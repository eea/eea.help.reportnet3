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4D47D" w14:textId="77777777" w:rsidR="001261E7" w:rsidRPr="00767DD9" w:rsidRDefault="001261E7" w:rsidP="00E25EC4">
      <w:pPr>
        <w:rPr>
          <w:rFonts w:ascii="Calibri" w:hAnsi="Calibri" w:cs="CG Times (W1)"/>
          <w:color w:val="000000"/>
          <w:kern w:val="36"/>
          <w:sz w:val="36"/>
          <w:szCs w:val="36"/>
          <w:lang w:val="es-ES" w:eastAsia="ar-SA"/>
        </w:rPr>
      </w:pPr>
      <w:r w:rsidRPr="00767DD9">
        <w:rPr>
          <w:noProof/>
          <w:lang w:val="es-ES" w:eastAsia="es-ES"/>
        </w:rPr>
        <w:drawing>
          <wp:anchor distT="0" distB="0" distL="114300" distR="114300" simplePos="0" relativeHeight="251659264" behindDoc="0" locked="0" layoutInCell="1" allowOverlap="1" wp14:anchorId="5B16E9AE" wp14:editId="190FAA7B">
            <wp:simplePos x="0" y="0"/>
            <wp:positionH relativeFrom="column">
              <wp:posOffset>-14893</wp:posOffset>
            </wp:positionH>
            <wp:positionV relativeFrom="paragraph">
              <wp:posOffset>-27725</wp:posOffset>
            </wp:positionV>
            <wp:extent cx="1936338" cy="974785"/>
            <wp:effectExtent l="0" t="0" r="6985" b="0"/>
            <wp:wrapNone/>
            <wp:docPr id="1" name="Picture 1" descr="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1700" cy="9774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E8707C" w14:textId="77777777" w:rsidR="001261E7" w:rsidRPr="00767DD9" w:rsidRDefault="001261E7" w:rsidP="00E25EC4">
      <w:pPr>
        <w:rPr>
          <w:lang w:val="es-ES" w:eastAsia="ar-SA"/>
        </w:rPr>
      </w:pPr>
    </w:p>
    <w:p w14:paraId="36304447" w14:textId="77777777" w:rsidR="007B69A5" w:rsidRDefault="007B69A5" w:rsidP="00E25EC4">
      <w:pPr>
        <w:rPr>
          <w:lang w:eastAsia="ar-SA"/>
        </w:rPr>
      </w:pPr>
    </w:p>
    <w:p w14:paraId="74B81BC0" w14:textId="77777777" w:rsidR="007B69A5" w:rsidRDefault="007B69A5" w:rsidP="00E25EC4">
      <w:pPr>
        <w:rPr>
          <w:lang w:eastAsia="ar-SA"/>
        </w:rPr>
      </w:pPr>
    </w:p>
    <w:p w14:paraId="560D8B49" w14:textId="77777777" w:rsidR="00D22966" w:rsidRPr="005E7D85" w:rsidRDefault="00657D65" w:rsidP="005E7D85">
      <w:pPr>
        <w:spacing w:before="2720" w:after="400"/>
        <w:jc w:val="center"/>
        <w:rPr>
          <w:b/>
          <w:sz w:val="44"/>
          <w:szCs w:val="44"/>
          <w:lang w:eastAsia="ar-SA"/>
        </w:rPr>
      </w:pPr>
      <w:r>
        <w:rPr>
          <w:b/>
          <w:sz w:val="44"/>
          <w:szCs w:val="44"/>
        </w:rPr>
        <w:t>Technical Architecture</w:t>
      </w:r>
    </w:p>
    <w:p w14:paraId="60A55725" w14:textId="77777777" w:rsidR="0003712E" w:rsidRPr="00585818" w:rsidRDefault="00922095" w:rsidP="0003712E">
      <w:pPr>
        <w:jc w:val="center"/>
      </w:pPr>
      <w:sdt>
        <w:sdtPr>
          <w:rPr>
            <w:rFonts w:eastAsia="PMingLiU"/>
            <w:b/>
            <w:color w:val="984806"/>
            <w:sz w:val="40"/>
            <w:szCs w:val="40"/>
          </w:rPr>
          <w:alias w:val="Subject"/>
          <w:tag w:val=""/>
          <w:id w:val="-1841923533"/>
          <w:placeholder>
            <w:docPart w:val="EA4E425B8CEF459384B313A0F4010EF3"/>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03712E">
            <w:rPr>
              <w:rFonts w:eastAsia="PMingLiU"/>
              <w:b/>
              <w:color w:val="984806"/>
              <w:sz w:val="40"/>
              <w:szCs w:val="40"/>
            </w:rPr>
            <w:t>Reportnet</w:t>
          </w:r>
          <w:proofErr w:type="spellEnd"/>
          <w:r w:rsidR="0003712E">
            <w:rPr>
              <w:rFonts w:eastAsia="PMingLiU"/>
              <w:b/>
              <w:color w:val="984806"/>
              <w:sz w:val="40"/>
              <w:szCs w:val="40"/>
            </w:rPr>
            <w:t xml:space="preserve"> </w:t>
          </w:r>
          <w:r w:rsidR="002D7721">
            <w:rPr>
              <w:rFonts w:eastAsia="PMingLiU"/>
              <w:b/>
              <w:color w:val="984806"/>
              <w:sz w:val="40"/>
              <w:szCs w:val="40"/>
            </w:rPr>
            <w:t>3.0 Design and Development</w:t>
          </w:r>
        </w:sdtContent>
      </w:sdt>
    </w:p>
    <w:p w14:paraId="420D084C" w14:textId="77777777" w:rsidR="001261E7" w:rsidRPr="007B69A5" w:rsidRDefault="001261E7" w:rsidP="00E25EC4">
      <w:pPr>
        <w:rPr>
          <w:lang w:eastAsia="ar-SA"/>
        </w:rPr>
      </w:pPr>
    </w:p>
    <w:p w14:paraId="09042DFE" w14:textId="77777777" w:rsidR="00030824" w:rsidRPr="007B69A5" w:rsidRDefault="00030824" w:rsidP="00E25EC4">
      <w:r w:rsidRPr="007B69A5">
        <w:t xml:space="preserve">Date: </w:t>
      </w:r>
      <w:sdt>
        <w:sdtPr>
          <w:rPr>
            <w:rFonts w:eastAsia="PMingLiU"/>
            <w:color w:val="984806" w:themeColor="accent6" w:themeShade="80"/>
            <w:sz w:val="20"/>
          </w:rPr>
          <w:alias w:val="Date"/>
          <w:tag w:val="Date"/>
          <w:id w:val="-1069183700"/>
          <w:placeholder>
            <w:docPart w:val="3B7126021617424F8C4AA49C0DD5ED86"/>
          </w:placeholder>
          <w:dataBinding w:prefixMappings="xmlns:ns0='http://schemas.microsoft.com/office/2006/coverPageProps' " w:xpath="/ns0:CoverPageProperties[1]/ns0:PublishDate[1]" w:storeItemID="{55AF091B-3C7A-41E3-B477-F2FDAA23CFDA}"/>
          <w:date w:fullDate="2019-03-15T00:00:00Z">
            <w:dateFormat w:val="dd/MM/yyyy"/>
            <w:lid w:val="en-GB"/>
            <w:storeMappedDataAs w:val="dateTime"/>
            <w:calendar w:val="gregorian"/>
          </w:date>
        </w:sdtPr>
        <w:sdtContent>
          <w:r w:rsidR="00657D65">
            <w:rPr>
              <w:rFonts w:eastAsia="PMingLiU"/>
              <w:color w:val="984806" w:themeColor="accent6" w:themeShade="80"/>
              <w:sz w:val="20"/>
            </w:rPr>
            <w:t>15/03/2019</w:t>
          </w:r>
        </w:sdtContent>
      </w:sdt>
    </w:p>
    <w:p w14:paraId="00652FB6" w14:textId="77777777" w:rsidR="0003712E" w:rsidRPr="007B69A5" w:rsidRDefault="0003712E" w:rsidP="0003712E">
      <w:pPr>
        <w:rPr>
          <w:rFonts w:ascii="Calibri" w:hAnsi="Calibri"/>
        </w:rPr>
      </w:pPr>
      <w:r w:rsidRPr="00030824">
        <w:t>Doc</w:t>
      </w:r>
      <w:r>
        <w:t>.</w:t>
      </w:r>
      <w:r w:rsidRPr="00030824">
        <w:t xml:space="preserve"> Version</w:t>
      </w:r>
      <w:r w:rsidRPr="007B69A5">
        <w:t xml:space="preserve">: </w:t>
      </w:r>
      <w:r w:rsidRPr="007B69A5">
        <w:tab/>
      </w:r>
      <w:sdt>
        <w:sdtPr>
          <w:rPr>
            <w:rFonts w:eastAsia="PMingLiU"/>
            <w:color w:val="984806" w:themeColor="accent6" w:themeShade="80"/>
          </w:rPr>
          <w:alias w:val="Version"/>
          <w:id w:val="962387778"/>
          <w:placeholder>
            <w:docPart w:val="1B72633ABCB6477C8ADE3E5C2581B4E1"/>
          </w:placeholder>
          <w:dataBinding w:prefixMappings="xmlns:ns0='http://purl.org/dc/elements/1.1/' xmlns:ns1='http://schemas.openxmlformats.org/package/2006/metadata/core-properties' " w:xpath="/ns1:coreProperties[1]/ns1:contentStatus[1]" w:storeItemID="{6C3C8BC8-F283-45AE-878A-BAB7291924A1}"/>
          <w:text/>
        </w:sdtPr>
        <w:sdtContent>
          <w:r w:rsidR="007B69A5">
            <w:rPr>
              <w:rFonts w:eastAsia="PMingLiU"/>
              <w:color w:val="984806" w:themeColor="accent6" w:themeShade="80"/>
            </w:rPr>
            <w:t>v</w:t>
          </w:r>
          <w:r w:rsidR="00657D65">
            <w:rPr>
              <w:rFonts w:eastAsia="PMingLiU"/>
              <w:color w:val="984806" w:themeColor="accent6" w:themeShade="80"/>
            </w:rPr>
            <w:t>0.</w:t>
          </w:r>
          <w:r w:rsidR="007B69A5">
            <w:rPr>
              <w:rFonts w:eastAsia="PMingLiU"/>
              <w:color w:val="984806" w:themeColor="accent6" w:themeShade="80"/>
            </w:rPr>
            <w:t>1</w:t>
          </w:r>
        </w:sdtContent>
      </w:sdt>
    </w:p>
    <w:p w14:paraId="44E402B4" w14:textId="77777777" w:rsidR="001261E7" w:rsidRDefault="001261E7" w:rsidP="00E25EC4"/>
    <w:p w14:paraId="7A4885F6" w14:textId="77777777" w:rsidR="00ED1B1D" w:rsidRPr="007B69A5" w:rsidRDefault="00ED1B1D" w:rsidP="00E25EC4">
      <w:r w:rsidRPr="00ED1B1D">
        <w:rPr>
          <w:noProof/>
          <w:lang w:val="es-ES" w:eastAsia="es-ES"/>
        </w:rPr>
        <w:drawing>
          <wp:inline distT="0" distB="0" distL="0" distR="0" wp14:anchorId="090BE43D" wp14:editId="283FAA70">
            <wp:extent cx="2639695" cy="362585"/>
            <wp:effectExtent l="0" t="0" r="825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9695" cy="362585"/>
                    </a:xfrm>
                    <a:prstGeom prst="rect">
                      <a:avLst/>
                    </a:prstGeom>
                    <a:noFill/>
                    <a:ln>
                      <a:noFill/>
                    </a:ln>
                  </pic:spPr>
                </pic:pic>
              </a:graphicData>
            </a:graphic>
          </wp:inline>
        </w:drawing>
      </w:r>
    </w:p>
    <w:p w14:paraId="4B481D09" w14:textId="77777777" w:rsidR="009E00C6" w:rsidRPr="007B69A5" w:rsidRDefault="009E00C6" w:rsidP="00E25EC4"/>
    <w:p w14:paraId="288EC70D" w14:textId="77777777" w:rsidR="007E6622" w:rsidRPr="007B69A5" w:rsidRDefault="007E6622" w:rsidP="00E25EC4"/>
    <w:p w14:paraId="0876FCF7" w14:textId="77777777" w:rsidR="001261E7" w:rsidRPr="007B69A5" w:rsidRDefault="001261E7" w:rsidP="00E25EC4">
      <w:r w:rsidRPr="007B69A5">
        <w:br w:type="page"/>
      </w:r>
    </w:p>
    <w:p w14:paraId="57D34EE5" w14:textId="77777777" w:rsidR="001261E7" w:rsidRPr="007B69A5" w:rsidRDefault="001261E7" w:rsidP="00E25EC4"/>
    <w:p w14:paraId="608685C0" w14:textId="77777777" w:rsidR="001261E7" w:rsidRPr="00AE0928" w:rsidRDefault="001261E7" w:rsidP="00E25EC4">
      <w:pPr>
        <w:rPr>
          <w:rFonts w:eastAsia="Calibri"/>
          <w:b/>
        </w:rPr>
      </w:pPr>
      <w:r w:rsidRPr="00AE0928">
        <w:rPr>
          <w:b/>
          <w:noProof/>
          <w:lang w:val="es-ES" w:eastAsia="es-ES"/>
        </w:rPr>
        <mc:AlternateContent>
          <mc:Choice Requires="wps">
            <w:drawing>
              <wp:anchor distT="0" distB="0" distL="114300" distR="114300" simplePos="0" relativeHeight="251661312" behindDoc="1" locked="0" layoutInCell="1" allowOverlap="1" wp14:anchorId="2D7A5FF5" wp14:editId="4AC0089A">
                <wp:simplePos x="0" y="0"/>
                <wp:positionH relativeFrom="column">
                  <wp:posOffset>0</wp:posOffset>
                </wp:positionH>
                <wp:positionV relativeFrom="paragraph">
                  <wp:posOffset>10328275</wp:posOffset>
                </wp:positionV>
                <wp:extent cx="7553325" cy="45720"/>
                <wp:effectExtent l="0" t="0" r="2857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78FEC8ED" w14:textId="77777777" w:rsidR="00922095" w:rsidRDefault="00922095" w:rsidP="00E25E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A5FF5" id="Rectangle 5" o:spid="_x0000_s1026" style="position:absolute;margin-left:0;margin-top:813.25pt;width:594.75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" fillcolor="#4f81bc" strokecolor="#4f81bc">
                <v:textbox>
                  <w:txbxContent>
                    <w:p w14:paraId="78FEC8ED" w14:textId="77777777" w:rsidR="00922095" w:rsidRDefault="00922095" w:rsidP="00E25EC4"/>
                  </w:txbxContent>
                </v:textbox>
              </v:rect>
            </w:pict>
          </mc:Fallback>
        </mc:AlternateContent>
      </w:r>
      <w:r w:rsidRPr="00AE0928">
        <w:rPr>
          <w:rFonts w:eastAsia="Calibri"/>
          <w:b/>
        </w:rPr>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50"/>
        <w:gridCol w:w="6522"/>
      </w:tblGrid>
      <w:tr w:rsidR="001261E7" w:rsidRPr="00AE0928" w14:paraId="56FBBD88"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23C5F96F" w14:textId="77777777" w:rsidR="001261E7" w:rsidRPr="00AE0928" w:rsidRDefault="001261E7" w:rsidP="006754DD">
            <w:pPr>
              <w:spacing w:after="0"/>
              <w:rPr>
                <w:rFonts w:eastAsia="PMingLiU"/>
                <w:b/>
                <w:sz w:val="20"/>
                <w:szCs w:val="20"/>
              </w:rPr>
            </w:pPr>
            <w:r w:rsidRPr="00AE0928">
              <w:rPr>
                <w:b/>
                <w:sz w:val="20"/>
                <w:szCs w:val="20"/>
              </w:rPr>
              <w:t>Settings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CFED343" w14:textId="77777777" w:rsidR="001261E7" w:rsidRPr="00AE0928" w:rsidRDefault="001261E7" w:rsidP="006754DD">
            <w:pPr>
              <w:spacing w:after="0"/>
              <w:rPr>
                <w:rFonts w:eastAsia="PMingLiU"/>
                <w:b/>
                <w:sz w:val="20"/>
                <w:szCs w:val="20"/>
              </w:rPr>
            </w:pPr>
            <w:r w:rsidRPr="00AE0928">
              <w:rPr>
                <w:b/>
                <w:sz w:val="20"/>
                <w:szCs w:val="20"/>
              </w:rPr>
              <w:t>Value</w:t>
            </w:r>
          </w:p>
        </w:tc>
      </w:tr>
      <w:tr w:rsidR="001261E7" w:rsidRPr="00AE0928" w14:paraId="0355D5A7"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2A2DE8E" w14:textId="77777777" w:rsidR="001261E7" w:rsidRPr="00AE0928" w:rsidRDefault="001261E7" w:rsidP="006754DD">
            <w:pPr>
              <w:spacing w:after="0"/>
              <w:rPr>
                <w:rFonts w:eastAsia="PMingLiU"/>
                <w:b/>
                <w:sz w:val="20"/>
                <w:szCs w:val="20"/>
              </w:rPr>
            </w:pPr>
            <w:r w:rsidRPr="00AE0928">
              <w:rPr>
                <w:b/>
                <w:sz w:val="20"/>
                <w:szCs w:val="20"/>
              </w:rPr>
              <w:t>Document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D40A064" w14:textId="77777777" w:rsidR="001261E7" w:rsidRPr="00AE0928" w:rsidRDefault="00657D65" w:rsidP="006754DD">
            <w:pPr>
              <w:spacing w:after="0"/>
              <w:rPr>
                <w:rFonts w:eastAsia="PMingLiU"/>
                <w:sz w:val="20"/>
                <w:szCs w:val="20"/>
              </w:rPr>
            </w:pPr>
            <w:r>
              <w:rPr>
                <w:rFonts w:eastAsia="PMingLiU"/>
                <w:sz w:val="20"/>
                <w:szCs w:val="20"/>
              </w:rPr>
              <w:t>Technical Architecture</w:t>
            </w:r>
          </w:p>
        </w:tc>
      </w:tr>
      <w:tr w:rsidR="001261E7" w:rsidRPr="00AE0928" w14:paraId="613DAA70"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EF2196C" w14:textId="77777777" w:rsidR="001261E7" w:rsidRPr="00AE0928" w:rsidRDefault="001261E7" w:rsidP="006754DD">
            <w:pPr>
              <w:spacing w:after="0"/>
              <w:rPr>
                <w:rFonts w:eastAsia="PMingLiU"/>
                <w:b/>
                <w:sz w:val="20"/>
                <w:szCs w:val="20"/>
              </w:rPr>
            </w:pPr>
            <w:r w:rsidRPr="00AE0928">
              <w:rPr>
                <w:b/>
                <w:sz w:val="20"/>
                <w:szCs w:val="20"/>
              </w:rPr>
              <w:t>Project Title:</w:t>
            </w:r>
          </w:p>
        </w:tc>
        <w:sdt>
          <w:sdtPr>
            <w:rPr>
              <w:sz w:val="20"/>
              <w:szCs w:val="20"/>
            </w:rPr>
            <w:alias w:val="Subject"/>
            <w:id w:val="505097928"/>
            <w:placeholder>
              <w:docPart w:val="007407551F3F4608884FCFBE89C282FF"/>
            </w:placeholder>
            <w:dataBinding w:prefixMappings="xmlns:ns0='http://purl.org/dc/elements/1.1/' xmlns:ns1='http://schemas.openxmlformats.org/package/2006/metadata/core-properties' " w:xpath="/ns1:coreProperties[1]/ns0:subject[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8C60F16" w14:textId="77777777" w:rsidR="001261E7" w:rsidRPr="00AE0928" w:rsidRDefault="002D7721" w:rsidP="006754DD">
                <w:pPr>
                  <w:spacing w:after="0"/>
                  <w:rPr>
                    <w:sz w:val="20"/>
                    <w:szCs w:val="20"/>
                  </w:rPr>
                </w:pPr>
                <w:proofErr w:type="spellStart"/>
                <w:r w:rsidRPr="00AE0928">
                  <w:rPr>
                    <w:sz w:val="20"/>
                    <w:szCs w:val="20"/>
                  </w:rPr>
                  <w:t>Reportnet</w:t>
                </w:r>
                <w:proofErr w:type="spellEnd"/>
                <w:r w:rsidRPr="00AE0928">
                  <w:rPr>
                    <w:sz w:val="20"/>
                    <w:szCs w:val="20"/>
                  </w:rPr>
                  <w:t xml:space="preserve"> 3.0 Design and Development</w:t>
                </w:r>
              </w:p>
            </w:tc>
          </w:sdtContent>
        </w:sdt>
      </w:tr>
      <w:tr w:rsidR="001261E7" w:rsidRPr="00AE0928" w14:paraId="32F11331"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5C076D0" w14:textId="77777777" w:rsidR="001261E7" w:rsidRPr="00AE0928" w:rsidRDefault="001261E7" w:rsidP="006754DD">
            <w:pPr>
              <w:spacing w:after="0"/>
              <w:rPr>
                <w:rFonts w:eastAsia="PMingLiU"/>
                <w:b/>
                <w:sz w:val="20"/>
                <w:szCs w:val="20"/>
              </w:rPr>
            </w:pPr>
            <w:r w:rsidRPr="00AE0928">
              <w:rPr>
                <w:b/>
                <w:sz w:val="20"/>
                <w:szCs w:val="20"/>
              </w:rPr>
              <w:t>Document Author: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39AC12A" w14:textId="77777777" w:rsidR="001261E7" w:rsidRPr="00AE0928" w:rsidRDefault="00657D65" w:rsidP="006754DD">
            <w:pPr>
              <w:spacing w:after="0"/>
              <w:rPr>
                <w:rFonts w:eastAsia="PMingLiU"/>
                <w:sz w:val="20"/>
                <w:szCs w:val="20"/>
              </w:rPr>
            </w:pPr>
            <w:r>
              <w:rPr>
                <w:rFonts w:eastAsia="PMingLiU"/>
                <w:sz w:val="20"/>
                <w:szCs w:val="20"/>
              </w:rPr>
              <w:t xml:space="preserve">Jose Luis </w:t>
            </w:r>
            <w:proofErr w:type="spellStart"/>
            <w:r>
              <w:rPr>
                <w:rFonts w:eastAsia="PMingLiU"/>
                <w:sz w:val="20"/>
                <w:szCs w:val="20"/>
              </w:rPr>
              <w:t>Antón</w:t>
            </w:r>
            <w:proofErr w:type="spellEnd"/>
            <w:r>
              <w:rPr>
                <w:rFonts w:eastAsia="PMingLiU"/>
                <w:sz w:val="20"/>
                <w:szCs w:val="20"/>
              </w:rPr>
              <w:t xml:space="preserve"> Bueno</w:t>
            </w:r>
          </w:p>
        </w:tc>
      </w:tr>
      <w:tr w:rsidR="001261E7" w:rsidRPr="00AE0928" w14:paraId="6685EF28"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57A1BB6" w14:textId="77777777" w:rsidR="001261E7" w:rsidRPr="00AE0928" w:rsidRDefault="001261E7" w:rsidP="006754DD">
            <w:pPr>
              <w:spacing w:after="0"/>
              <w:rPr>
                <w:b/>
                <w:sz w:val="20"/>
                <w:szCs w:val="20"/>
              </w:rPr>
            </w:pPr>
            <w:r w:rsidRPr="00AE0928">
              <w:rPr>
                <w:b/>
                <w:sz w:val="20"/>
                <w:szCs w:val="20"/>
              </w:rPr>
              <w:t>Leader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85F7F3" w14:textId="77777777" w:rsidR="001261E7" w:rsidRPr="00AE0928" w:rsidRDefault="00657D65" w:rsidP="006754DD">
            <w:pPr>
              <w:spacing w:after="0"/>
              <w:rPr>
                <w:rFonts w:eastAsia="PMingLiU"/>
                <w:sz w:val="20"/>
                <w:szCs w:val="20"/>
              </w:rPr>
            </w:pPr>
            <w:r>
              <w:rPr>
                <w:rFonts w:eastAsia="PMingLiU"/>
                <w:sz w:val="20"/>
                <w:szCs w:val="20"/>
              </w:rPr>
              <w:t>Jorge Sáenz Puchau</w:t>
            </w:r>
          </w:p>
        </w:tc>
      </w:tr>
      <w:tr w:rsidR="001261E7" w:rsidRPr="00AE0928" w14:paraId="7555EBFE"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B34AF1E" w14:textId="77777777" w:rsidR="001261E7" w:rsidRPr="00AE0928" w:rsidRDefault="001261E7" w:rsidP="006754DD">
            <w:pPr>
              <w:spacing w:after="0"/>
              <w:rPr>
                <w:b/>
                <w:sz w:val="20"/>
                <w:szCs w:val="20"/>
              </w:rPr>
            </w:pPr>
            <w:r w:rsidRPr="00AE0928">
              <w:rPr>
                <w:b/>
                <w:sz w:val="20"/>
                <w:szCs w:val="20"/>
              </w:rPr>
              <w:t>Reviewer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F2EE6B7" w14:textId="77777777" w:rsidR="001261E7" w:rsidRPr="00AE0928" w:rsidRDefault="00657D65" w:rsidP="006754DD">
            <w:pPr>
              <w:spacing w:after="0"/>
              <w:rPr>
                <w:rFonts w:eastAsia="PMingLiU"/>
                <w:sz w:val="20"/>
                <w:szCs w:val="20"/>
              </w:rPr>
            </w:pPr>
            <w:r>
              <w:rPr>
                <w:rFonts w:eastAsia="PMingLiU"/>
                <w:sz w:val="20"/>
                <w:szCs w:val="20"/>
              </w:rPr>
              <w:t>Jorge Sáenz Puchau</w:t>
            </w:r>
          </w:p>
        </w:tc>
      </w:tr>
      <w:tr w:rsidR="001261E7" w:rsidRPr="00AE0928" w14:paraId="06CCBB1E"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C4B76AA" w14:textId="77777777" w:rsidR="001261E7" w:rsidRPr="00AE0928" w:rsidRDefault="001261E7" w:rsidP="006754DD">
            <w:pPr>
              <w:spacing w:after="0"/>
              <w:rPr>
                <w:rFonts w:eastAsia="PMingLiU"/>
                <w:b/>
                <w:sz w:val="20"/>
                <w:szCs w:val="20"/>
              </w:rPr>
            </w:pPr>
            <w:r w:rsidRPr="00AE0928">
              <w:rPr>
                <w:b/>
                <w:sz w:val="20"/>
                <w:szCs w:val="20"/>
              </w:rPr>
              <w:t xml:space="preserve">Project Owner: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61460A6" w14:textId="77777777" w:rsidR="001261E7" w:rsidRPr="00AE0928" w:rsidRDefault="001261E7" w:rsidP="006754DD">
            <w:pPr>
              <w:spacing w:after="0"/>
              <w:rPr>
                <w:rFonts w:eastAsia="PMingLiU"/>
                <w:sz w:val="20"/>
                <w:szCs w:val="20"/>
              </w:rPr>
            </w:pPr>
            <w:r w:rsidRPr="00AE0928">
              <w:rPr>
                <w:rFonts w:eastAsia="PMingLiU"/>
                <w:sz w:val="20"/>
                <w:szCs w:val="20"/>
              </w:rPr>
              <w:t>Stefan Jensen</w:t>
            </w:r>
          </w:p>
        </w:tc>
      </w:tr>
      <w:tr w:rsidR="001261E7" w:rsidRPr="00AE0928" w14:paraId="32886995"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7331648" w14:textId="77777777" w:rsidR="001261E7" w:rsidRPr="00AE0928" w:rsidRDefault="001261E7" w:rsidP="006754DD">
            <w:pPr>
              <w:spacing w:after="0"/>
              <w:rPr>
                <w:b/>
                <w:sz w:val="20"/>
                <w:szCs w:val="20"/>
                <w:lang w:eastAsia="ar-SA"/>
              </w:rPr>
            </w:pPr>
            <w:r w:rsidRPr="00AE0928">
              <w:rPr>
                <w:b/>
                <w:sz w:val="20"/>
                <w:szCs w:val="20"/>
                <w:lang w:eastAsia="ar-SA"/>
              </w:rPr>
              <w:t>Business Manager (BM):</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DEAC4AF" w14:textId="77777777" w:rsidR="001261E7" w:rsidRPr="00AE0928" w:rsidRDefault="001261E7" w:rsidP="006754DD">
            <w:pPr>
              <w:spacing w:after="0"/>
              <w:rPr>
                <w:rFonts w:eastAsia="PMingLiU"/>
                <w:sz w:val="20"/>
                <w:szCs w:val="20"/>
              </w:rPr>
            </w:pPr>
            <w:r w:rsidRPr="00AE0928">
              <w:rPr>
                <w:rFonts w:eastAsia="PMingLiU"/>
                <w:sz w:val="20"/>
                <w:szCs w:val="20"/>
              </w:rPr>
              <w:t>Jonathan Maidens</w:t>
            </w:r>
          </w:p>
        </w:tc>
      </w:tr>
      <w:tr w:rsidR="001261E7" w:rsidRPr="00AE0928" w14:paraId="6D34B705"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6474448" w14:textId="77777777" w:rsidR="001261E7" w:rsidRPr="00AE0928" w:rsidRDefault="001261E7" w:rsidP="006754DD">
            <w:pPr>
              <w:spacing w:after="0"/>
              <w:rPr>
                <w:b/>
                <w:sz w:val="20"/>
                <w:szCs w:val="20"/>
                <w:lang w:eastAsia="ar-SA"/>
              </w:rPr>
            </w:pPr>
            <w:r w:rsidRPr="00AE0928">
              <w:rPr>
                <w:b/>
                <w:sz w:val="20"/>
                <w:szCs w:val="20"/>
                <w:lang w:eastAsia="ar-SA"/>
              </w:rPr>
              <w:t>Solution Provider (SP):</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7135F1D" w14:textId="77777777" w:rsidR="001261E7" w:rsidRPr="00AE0928" w:rsidRDefault="001261E7" w:rsidP="006754DD">
            <w:pPr>
              <w:spacing w:after="0"/>
              <w:rPr>
                <w:rFonts w:eastAsia="PMingLiU"/>
                <w:sz w:val="20"/>
                <w:szCs w:val="20"/>
              </w:rPr>
            </w:pPr>
            <w:r w:rsidRPr="00AE0928">
              <w:rPr>
                <w:rFonts w:eastAsia="PMingLiU"/>
                <w:sz w:val="20"/>
                <w:szCs w:val="20"/>
              </w:rPr>
              <w:t xml:space="preserve">Søren Roug </w:t>
            </w:r>
          </w:p>
        </w:tc>
      </w:tr>
      <w:tr w:rsidR="001261E7" w:rsidRPr="00AE0928" w14:paraId="6C96AAEF"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A5E32B4" w14:textId="77777777" w:rsidR="001261E7" w:rsidRPr="00AE0928" w:rsidRDefault="001261E7" w:rsidP="006754DD">
            <w:pPr>
              <w:spacing w:after="0"/>
              <w:rPr>
                <w:rFonts w:eastAsia="PMingLiU"/>
                <w:b/>
                <w:sz w:val="20"/>
                <w:szCs w:val="20"/>
              </w:rPr>
            </w:pPr>
            <w:r w:rsidRPr="00AE0928">
              <w:rPr>
                <w:b/>
                <w:sz w:val="20"/>
                <w:szCs w:val="20"/>
                <w:lang w:eastAsia="ar-SA"/>
              </w:rPr>
              <w:t>Project Manager:</w:t>
            </w:r>
            <w:r w:rsidRPr="00AE0928">
              <w:rPr>
                <w:b/>
                <w:sz w:val="20"/>
                <w:szCs w:val="20"/>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ACBEED8" w14:textId="77777777" w:rsidR="001261E7" w:rsidRPr="00AE0928" w:rsidRDefault="001261E7" w:rsidP="006754DD">
            <w:pPr>
              <w:spacing w:after="0"/>
              <w:rPr>
                <w:rFonts w:eastAsia="PMingLiU"/>
                <w:sz w:val="20"/>
                <w:szCs w:val="20"/>
              </w:rPr>
            </w:pPr>
            <w:r w:rsidRPr="00AE0928">
              <w:rPr>
                <w:rFonts w:eastAsia="PMingLiU"/>
                <w:sz w:val="20"/>
                <w:szCs w:val="20"/>
              </w:rPr>
              <w:t>Christian-Xavier Prosperini</w:t>
            </w:r>
          </w:p>
        </w:tc>
      </w:tr>
      <w:tr w:rsidR="001261E7" w:rsidRPr="00AE0928" w14:paraId="780221F6"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B288430" w14:textId="77777777" w:rsidR="001261E7" w:rsidRPr="00AE0928" w:rsidRDefault="001261E7" w:rsidP="006754DD">
            <w:pPr>
              <w:spacing w:after="0"/>
              <w:rPr>
                <w:rFonts w:eastAsia="PMingLiU"/>
                <w:b/>
                <w:sz w:val="20"/>
                <w:szCs w:val="20"/>
              </w:rPr>
            </w:pPr>
            <w:r w:rsidRPr="00AE0928">
              <w:rPr>
                <w:b/>
                <w:sz w:val="20"/>
                <w:szCs w:val="20"/>
              </w:rPr>
              <w:t xml:space="preserve">Doc. Version: </w:t>
            </w:r>
          </w:p>
        </w:tc>
        <w:sdt>
          <w:sdtPr>
            <w:rPr>
              <w:rFonts w:eastAsia="PMingLiU"/>
              <w:sz w:val="20"/>
              <w:szCs w:val="20"/>
            </w:rPr>
            <w:alias w:val="Version"/>
            <w:id w:val="234590168"/>
            <w:placeholder>
              <w:docPart w:val="86ED6F8CB5A640318C0C9A71834D572E"/>
            </w:placeholder>
            <w:dataBinding w:prefixMappings="xmlns:ns0='http://purl.org/dc/elements/1.1/' xmlns:ns1='http://schemas.openxmlformats.org/package/2006/metadata/core-properties' " w:xpath="/ns1:coreProperties[1]/ns1:contentStatus[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C641EE6" w14:textId="77777777" w:rsidR="001261E7" w:rsidRPr="00AE0928" w:rsidRDefault="00657D65" w:rsidP="006754DD">
                <w:pPr>
                  <w:spacing w:after="0"/>
                  <w:rPr>
                    <w:rFonts w:eastAsia="PMingLiU"/>
                    <w:sz w:val="20"/>
                    <w:szCs w:val="20"/>
                  </w:rPr>
                </w:pPr>
                <w:r>
                  <w:rPr>
                    <w:rFonts w:eastAsia="PMingLiU"/>
                    <w:sz w:val="20"/>
                    <w:szCs w:val="20"/>
                    <w:lang w:val="es-ES"/>
                  </w:rPr>
                  <w:t>v0.1</w:t>
                </w:r>
              </w:p>
            </w:tc>
          </w:sdtContent>
        </w:sdt>
      </w:tr>
      <w:tr w:rsidR="001261E7" w:rsidRPr="00AE0928" w14:paraId="1E7C9E95"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4DDD45B" w14:textId="77777777" w:rsidR="001261E7" w:rsidRPr="00AE0928" w:rsidRDefault="001261E7" w:rsidP="006754DD">
            <w:pPr>
              <w:spacing w:after="0"/>
              <w:rPr>
                <w:rFonts w:eastAsia="PMingLiU"/>
                <w:b/>
                <w:sz w:val="20"/>
                <w:szCs w:val="20"/>
              </w:rPr>
            </w:pPr>
            <w:r w:rsidRPr="00AE0928">
              <w:rPr>
                <w:b/>
                <w:sz w:val="20"/>
                <w:szCs w:val="20"/>
              </w:rPr>
              <w:t xml:space="preserve">Sensitivity: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D284F72" w14:textId="77777777" w:rsidR="001261E7" w:rsidRPr="00AE0928" w:rsidRDefault="00922095" w:rsidP="006754DD">
            <w:pPr>
              <w:spacing w:after="0"/>
              <w:rPr>
                <w:rFonts w:eastAsia="PMingLiU"/>
                <w:sz w:val="20"/>
                <w:szCs w:val="20"/>
              </w:rPr>
            </w:pPr>
            <w:sdt>
              <w:sdtPr>
                <w:rPr>
                  <w:sz w:val="20"/>
                  <w:szCs w:val="20"/>
                </w:rPr>
                <w:alias w:val="Sensitivity"/>
                <w:id w:val="-191997488"/>
                <w:placeholder>
                  <w:docPart w:val="3E609D617E5F4723A2B44EB622798DF0"/>
                </w:placeholder>
                <w:dataBinding w:prefixMappings="xmlns:ns0='http://purl.org/dc/elements/1.1/' xmlns:ns1='http://schemas.openxmlformats.org/package/2006/metadata/core-properties' " w:xpath="/ns1:coreProperties[1]/ns1:category[1]" w:storeItemID="{6C3C8BC8-F283-45AE-878A-BAB7291924A1}"/>
                <w:text/>
              </w:sdtPr>
              <w:sdtContent>
                <w:r w:rsidR="00657D65">
                  <w:rPr>
                    <w:sz w:val="20"/>
                    <w:szCs w:val="20"/>
                  </w:rPr>
                  <w:t>Limited</w:t>
                </w:r>
              </w:sdtContent>
            </w:sdt>
          </w:p>
        </w:tc>
      </w:tr>
      <w:tr w:rsidR="001261E7" w:rsidRPr="00AE0928" w14:paraId="7356D4EE"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DDC8FA0" w14:textId="77777777" w:rsidR="001261E7" w:rsidRPr="00AE0928" w:rsidRDefault="001261E7" w:rsidP="006754DD">
            <w:pPr>
              <w:spacing w:after="0"/>
              <w:rPr>
                <w:rFonts w:eastAsia="PMingLiU"/>
                <w:b/>
                <w:sz w:val="20"/>
                <w:szCs w:val="20"/>
              </w:rPr>
            </w:pPr>
            <w:r w:rsidRPr="00AE0928">
              <w:rPr>
                <w:b/>
                <w:sz w:val="20"/>
                <w:szCs w:val="20"/>
              </w:rPr>
              <w:t xml:space="preserve">Date: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17EAA45" w14:textId="77777777" w:rsidR="001261E7" w:rsidRPr="00AE0928" w:rsidRDefault="00922095" w:rsidP="006754DD">
            <w:pPr>
              <w:spacing w:after="0"/>
              <w:rPr>
                <w:rFonts w:eastAsia="PMingLiU"/>
                <w:bCs/>
                <w:sz w:val="20"/>
                <w:szCs w:val="20"/>
              </w:rPr>
            </w:pPr>
            <w:sdt>
              <w:sdtPr>
                <w:rPr>
                  <w:rFonts w:eastAsia="PMingLiU"/>
                  <w:sz w:val="20"/>
                  <w:szCs w:val="20"/>
                </w:rPr>
                <w:alias w:val="Date"/>
                <w:tag w:val="Date"/>
                <w:id w:val="742447056"/>
                <w:placeholder>
                  <w:docPart w:val="B629FB97134346FBB6C89B212BE18FFD"/>
                </w:placeholder>
                <w:dataBinding w:prefixMappings="xmlns:ns0='http://schemas.microsoft.com/office/2006/coverPageProps' " w:xpath="/ns0:CoverPageProperties[1]/ns0:PublishDate[1]" w:storeItemID="{55AF091B-3C7A-41E3-B477-F2FDAA23CFDA}"/>
                <w:date w:fullDate="2019-03-15T00:00:00Z">
                  <w:dateFormat w:val="dd/MM/yyyy"/>
                  <w:lid w:val="en-GB"/>
                  <w:storeMappedDataAs w:val="dateTime"/>
                  <w:calendar w:val="gregorian"/>
                </w:date>
              </w:sdtPr>
              <w:sdtContent>
                <w:r w:rsidR="00657D65">
                  <w:rPr>
                    <w:rFonts w:eastAsia="PMingLiU"/>
                    <w:sz w:val="20"/>
                    <w:szCs w:val="20"/>
                  </w:rPr>
                  <w:t>15/03/2019</w:t>
                </w:r>
              </w:sdtContent>
            </w:sdt>
          </w:p>
        </w:tc>
      </w:tr>
    </w:tbl>
    <w:p w14:paraId="6533B3AF" w14:textId="77777777" w:rsidR="001261E7" w:rsidRPr="00AE0928" w:rsidRDefault="001261E7" w:rsidP="00E25EC4">
      <w:pPr>
        <w:rPr>
          <w:rFonts w:eastAsia="Calibri"/>
        </w:rPr>
      </w:pPr>
    </w:p>
    <w:p w14:paraId="0B81244F" w14:textId="77777777" w:rsidR="001261E7" w:rsidRPr="00AE0928" w:rsidRDefault="001261E7" w:rsidP="00E25EC4">
      <w:pPr>
        <w:rPr>
          <w:rFonts w:eastAsia="Calibri"/>
          <w:b/>
        </w:rPr>
      </w:pPr>
      <w:r w:rsidRPr="00AE0928">
        <w:rPr>
          <w:rFonts w:eastAsia="Calibri"/>
          <w:b/>
        </w:rPr>
        <w:t>Document Approver(s) and Reviewer(s):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313"/>
        <w:gridCol w:w="2387"/>
        <w:gridCol w:w="2387"/>
        <w:gridCol w:w="2385"/>
      </w:tblGrid>
      <w:tr w:rsidR="001261E7" w:rsidRPr="00AE0928" w14:paraId="74542AAD" w14:textId="77777777" w:rsidTr="003248D2">
        <w:tc>
          <w:tcPr>
            <w:tcW w:w="1221"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45A951B" w14:textId="77777777" w:rsidR="001261E7" w:rsidRPr="00AE0928" w:rsidRDefault="001261E7" w:rsidP="00AE0928">
            <w:pPr>
              <w:spacing w:after="0"/>
              <w:rPr>
                <w:rFonts w:eastAsia="PMingLiU"/>
                <w:b/>
                <w:sz w:val="20"/>
                <w:szCs w:val="20"/>
              </w:rPr>
            </w:pPr>
            <w:r w:rsidRPr="00AE0928">
              <w:rPr>
                <w:rFonts w:eastAsia="Calibri"/>
                <w:b/>
                <w:sz w:val="20"/>
                <w:szCs w:val="20"/>
              </w:rPr>
              <w:t>Name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21725AB" w14:textId="77777777" w:rsidR="001261E7" w:rsidRPr="00AE0928" w:rsidRDefault="001261E7" w:rsidP="00AE0928">
            <w:pPr>
              <w:spacing w:after="0"/>
              <w:rPr>
                <w:rFonts w:eastAsia="PMingLiU"/>
                <w:b/>
                <w:sz w:val="20"/>
                <w:szCs w:val="20"/>
              </w:rPr>
            </w:pPr>
            <w:r w:rsidRPr="00AE0928">
              <w:rPr>
                <w:rFonts w:eastAsia="Calibri"/>
                <w:b/>
                <w:sz w:val="20"/>
                <w:szCs w:val="20"/>
              </w:rPr>
              <w:t>Role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D0CEA82" w14:textId="77777777" w:rsidR="001261E7" w:rsidRPr="00AE0928" w:rsidRDefault="001261E7" w:rsidP="00AE0928">
            <w:pPr>
              <w:spacing w:after="0"/>
              <w:rPr>
                <w:rFonts w:eastAsia="Calibri"/>
                <w:b/>
                <w:sz w:val="20"/>
                <w:szCs w:val="20"/>
              </w:rPr>
            </w:pPr>
            <w:r w:rsidRPr="00AE0928">
              <w:rPr>
                <w:rFonts w:eastAsia="Calibri"/>
                <w:b/>
                <w:sz w:val="20"/>
                <w:szCs w:val="20"/>
              </w:rPr>
              <w:t>Action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38D71D0" w14:textId="77777777" w:rsidR="001261E7" w:rsidRPr="00AE0928" w:rsidRDefault="001261E7" w:rsidP="00AE0928">
            <w:pPr>
              <w:spacing w:after="0"/>
              <w:rPr>
                <w:rFonts w:eastAsia="Calibri"/>
                <w:b/>
                <w:sz w:val="20"/>
                <w:szCs w:val="20"/>
              </w:rPr>
            </w:pPr>
            <w:r w:rsidRPr="00AE0928">
              <w:rPr>
                <w:rFonts w:eastAsia="Calibri"/>
                <w:b/>
                <w:sz w:val="20"/>
                <w:szCs w:val="20"/>
              </w:rPr>
              <w:t>Date</w:t>
            </w:r>
          </w:p>
        </w:tc>
      </w:tr>
      <w:tr w:rsidR="001261E7" w:rsidRPr="00AE0928" w14:paraId="1DBBF088" w14:textId="77777777" w:rsidTr="003248D2">
        <w:tc>
          <w:tcPr>
            <w:tcW w:w="1221"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BF62130" w14:textId="77777777" w:rsidR="001261E7" w:rsidRPr="00AE0928" w:rsidRDefault="001261E7" w:rsidP="00AE0928">
            <w:pPr>
              <w:spacing w:after="0"/>
              <w:rPr>
                <w:rFonts w:eastAsia="PMingLiU"/>
                <w:sz w:val="20"/>
                <w:szCs w:val="20"/>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C640F79" w14:textId="77777777" w:rsidR="001261E7" w:rsidRPr="00AE0928" w:rsidRDefault="001261E7" w:rsidP="00AE0928">
            <w:pPr>
              <w:spacing w:after="0"/>
              <w:rPr>
                <w:rFonts w:eastAsia="PMingLiU"/>
                <w:sz w:val="20"/>
                <w:szCs w:val="20"/>
              </w:rPr>
            </w:pPr>
            <w:r w:rsidRPr="00AE0928">
              <w:rPr>
                <w:rFonts w:eastAsia="PMingLiU"/>
                <w:sz w:val="20"/>
                <w:szCs w:val="20"/>
              </w:rPr>
              <w:t>Project owner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5B2510C" w14:textId="77777777" w:rsidR="001261E7" w:rsidRPr="00AE0928" w:rsidRDefault="001261E7" w:rsidP="00AE0928">
            <w:pPr>
              <w:spacing w:after="0"/>
              <w:rPr>
                <w:rFonts w:eastAsia="Calibri"/>
                <w:i/>
                <w:color w:val="808080"/>
                <w:sz w:val="20"/>
                <w:szCs w:val="20"/>
              </w:rPr>
            </w:pPr>
            <w:r w:rsidRPr="00AE0928">
              <w:rPr>
                <w:rFonts w:eastAsia="Calibri"/>
                <w:sz w:val="20"/>
                <w:szCs w:val="20"/>
              </w:rPr>
              <w:t>Review</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4DC2D1F" w14:textId="77777777" w:rsidR="001261E7" w:rsidRPr="00AE0928" w:rsidRDefault="001261E7" w:rsidP="00AE0928">
            <w:pPr>
              <w:spacing w:after="0"/>
              <w:rPr>
                <w:rFonts w:eastAsia="Calibri"/>
                <w:sz w:val="20"/>
                <w:szCs w:val="20"/>
              </w:rPr>
            </w:pPr>
          </w:p>
        </w:tc>
      </w:tr>
      <w:tr w:rsidR="001261E7" w:rsidRPr="00AE0928" w14:paraId="04DB5094" w14:textId="77777777" w:rsidTr="003248D2">
        <w:tc>
          <w:tcPr>
            <w:tcW w:w="1221"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E0744F5" w14:textId="77777777" w:rsidR="001261E7" w:rsidRPr="00AE0928" w:rsidRDefault="001261E7" w:rsidP="00AE0928">
            <w:pPr>
              <w:spacing w:after="0"/>
              <w:rPr>
                <w:rFonts w:eastAsia="PMingLiU"/>
                <w:color w:val="000000" w:themeColor="text1"/>
                <w:sz w:val="20"/>
                <w:szCs w:val="20"/>
              </w:rPr>
            </w:pPr>
            <w:r w:rsidRPr="00AE0928">
              <w:rPr>
                <w:rFonts w:eastAsia="MS Mincho"/>
                <w:sz w:val="20"/>
                <w:szCs w:val="20"/>
              </w:rPr>
              <w:t>Christian Xavier Prosperini</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7ED43A6" w14:textId="77777777" w:rsidR="001261E7" w:rsidRPr="00AE0928" w:rsidRDefault="001261E7" w:rsidP="00AE0928">
            <w:pPr>
              <w:spacing w:after="0"/>
              <w:rPr>
                <w:rFonts w:eastAsia="PMingLiU"/>
                <w:sz w:val="20"/>
                <w:szCs w:val="20"/>
              </w:rPr>
            </w:pPr>
            <w:r w:rsidRPr="00AE0928">
              <w:rPr>
                <w:rFonts w:eastAsia="PMingLiU"/>
                <w:sz w:val="20"/>
                <w:szCs w:val="20"/>
              </w:rPr>
              <w:t>Project manager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448E636" w14:textId="77777777" w:rsidR="001261E7" w:rsidRPr="00AE0928" w:rsidRDefault="001261E7" w:rsidP="00AE0928">
            <w:pPr>
              <w:spacing w:after="0"/>
              <w:rPr>
                <w:rFonts w:eastAsia="Calibri"/>
                <w:sz w:val="20"/>
                <w:szCs w:val="20"/>
              </w:rPr>
            </w:pPr>
            <w:r w:rsidRPr="00AE0928">
              <w:rPr>
                <w:rFonts w:eastAsia="Calibri"/>
                <w:sz w:val="20"/>
                <w:szCs w:val="20"/>
              </w:rPr>
              <w:t>Review/Approve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BB47437" w14:textId="77777777" w:rsidR="001261E7" w:rsidRPr="00AE0928" w:rsidRDefault="001261E7" w:rsidP="00AE0928">
            <w:pPr>
              <w:spacing w:after="0"/>
              <w:rPr>
                <w:rFonts w:eastAsia="Calibri"/>
                <w:sz w:val="20"/>
                <w:szCs w:val="20"/>
              </w:rPr>
            </w:pPr>
          </w:p>
        </w:tc>
      </w:tr>
    </w:tbl>
    <w:p w14:paraId="6CAEF523" w14:textId="77777777" w:rsidR="001261E7" w:rsidRPr="00AE0928" w:rsidRDefault="001261E7" w:rsidP="00E25EC4">
      <w:pPr>
        <w:rPr>
          <w:rFonts w:eastAsia="Calibri"/>
        </w:rPr>
      </w:pPr>
    </w:p>
    <w:p w14:paraId="0EFF2279" w14:textId="77777777" w:rsidR="001261E7" w:rsidRPr="00AE0928" w:rsidRDefault="001261E7" w:rsidP="00E25EC4">
      <w:pPr>
        <w:rPr>
          <w:rFonts w:eastAsia="Calibri"/>
          <w:b/>
        </w:rPr>
      </w:pPr>
      <w:r w:rsidRPr="00AE0928">
        <w:rPr>
          <w:rFonts w:eastAsia="Calibri"/>
          <w:b/>
        </w:rPr>
        <w:t>Document history:</w:t>
      </w:r>
    </w:p>
    <w:p w14:paraId="6CDA3F04" w14:textId="77777777" w:rsidR="001261E7" w:rsidRDefault="001261E7" w:rsidP="00E25EC4">
      <w:pPr>
        <w:rPr>
          <w:rFonts w:eastAsia="Calibri"/>
        </w:rPr>
      </w:pPr>
      <w:r w:rsidRPr="00AE0928">
        <w:rPr>
          <w:rFonts w:eastAsia="Calibri"/>
        </w:rPr>
        <w:t>The Document Author is authorized to make the following types of changes to the document without requiring that the document be re-approved:</w:t>
      </w:r>
    </w:p>
    <w:p w14:paraId="0BB06C1A" w14:textId="77777777" w:rsidR="00AE0928" w:rsidRPr="00AE0928" w:rsidRDefault="00AE0928" w:rsidP="00D453AE">
      <w:pPr>
        <w:pStyle w:val="Prrafodelista"/>
        <w:numPr>
          <w:ilvl w:val="0"/>
          <w:numId w:val="3"/>
        </w:numPr>
        <w:rPr>
          <w:rFonts w:eastAsia="Calibri"/>
        </w:rPr>
      </w:pPr>
      <w:r w:rsidRPr="00AE0928">
        <w:rPr>
          <w:rFonts w:eastAsia="Calibri"/>
        </w:rPr>
        <w:t>Editorial, formatting, and spelling</w:t>
      </w:r>
    </w:p>
    <w:p w14:paraId="0A2FC770" w14:textId="77777777" w:rsidR="00AE0928" w:rsidRPr="00AE0928" w:rsidRDefault="00AE0928" w:rsidP="00D453AE">
      <w:pPr>
        <w:pStyle w:val="Prrafodelista"/>
        <w:numPr>
          <w:ilvl w:val="0"/>
          <w:numId w:val="3"/>
        </w:numPr>
        <w:rPr>
          <w:rFonts w:eastAsia="Calibri"/>
        </w:rPr>
      </w:pPr>
      <w:r w:rsidRPr="00AE0928">
        <w:rPr>
          <w:rFonts w:eastAsia="Calibri"/>
        </w:rPr>
        <w:t>Clarification</w:t>
      </w:r>
    </w:p>
    <w:p w14:paraId="6602CAAF" w14:textId="77777777" w:rsidR="001261E7" w:rsidRPr="00AE0928" w:rsidRDefault="001261E7" w:rsidP="00E25EC4">
      <w:pPr>
        <w:rPr>
          <w:rFonts w:eastAsia="Calibri"/>
        </w:rPr>
      </w:pPr>
      <w:r w:rsidRPr="00AE0928">
        <w:rPr>
          <w:rFonts w:eastAsia="Calibri"/>
        </w:rPr>
        <w:t>To request a change to this document, contact the Document Author or Owner.</w:t>
      </w:r>
    </w:p>
    <w:p w14:paraId="142681DB" w14:textId="77777777" w:rsidR="001261E7" w:rsidRPr="00AE0928" w:rsidRDefault="001261E7" w:rsidP="00E25EC4">
      <w:pPr>
        <w:rPr>
          <w:rFonts w:eastAsia="Calibri"/>
        </w:rPr>
      </w:pPr>
      <w:r w:rsidRPr="00AE0928">
        <w:rPr>
          <w:rFonts w:eastAsia="Calibri"/>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089"/>
        <w:gridCol w:w="1277"/>
        <w:gridCol w:w="2758"/>
        <w:gridCol w:w="4348"/>
      </w:tblGrid>
      <w:tr w:rsidR="001261E7" w:rsidRPr="00AE0928" w14:paraId="6D8BE29B" w14:textId="77777777" w:rsidTr="00071585">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24505FB7" w14:textId="77777777" w:rsidR="001261E7" w:rsidRPr="00AE0928" w:rsidRDefault="001261E7" w:rsidP="00AE0928">
            <w:pPr>
              <w:spacing w:after="0"/>
              <w:rPr>
                <w:rFonts w:eastAsia="PMingLiU"/>
                <w:b/>
                <w:sz w:val="20"/>
                <w:szCs w:val="20"/>
              </w:rPr>
            </w:pPr>
            <w:r w:rsidRPr="00AE0928">
              <w:rPr>
                <w:rFonts w:eastAsia="Calibri"/>
                <w:b/>
                <w:sz w:val="20"/>
                <w:szCs w:val="20"/>
              </w:rPr>
              <w:t>Revision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3A74A8F3" w14:textId="77777777" w:rsidR="001261E7" w:rsidRPr="00AE0928" w:rsidRDefault="001261E7" w:rsidP="00AE0928">
            <w:pPr>
              <w:spacing w:after="0"/>
              <w:rPr>
                <w:rFonts w:eastAsia="PMingLiU"/>
                <w:b/>
                <w:sz w:val="20"/>
                <w:szCs w:val="20"/>
              </w:rPr>
            </w:pPr>
            <w:r w:rsidRPr="00AE0928">
              <w:rPr>
                <w:rFonts w:eastAsia="Calibri"/>
                <w:b/>
                <w:sz w:val="20"/>
                <w:szCs w:val="20"/>
              </w:rPr>
              <w:t>Date</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28825855" w14:textId="77777777" w:rsidR="001261E7" w:rsidRPr="00AE0928" w:rsidRDefault="001261E7" w:rsidP="00AE0928">
            <w:pPr>
              <w:spacing w:after="0"/>
              <w:rPr>
                <w:rFonts w:eastAsia="PMingLiU"/>
                <w:b/>
                <w:sz w:val="20"/>
                <w:szCs w:val="20"/>
              </w:rPr>
            </w:pPr>
            <w:r w:rsidRPr="00AE0928">
              <w:rPr>
                <w:rFonts w:eastAsia="Calibri"/>
                <w:b/>
                <w:sz w:val="20"/>
                <w:szCs w:val="20"/>
              </w:rPr>
              <w:t>Created by</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2B83777E" w14:textId="77777777" w:rsidR="001261E7" w:rsidRPr="00AE0928" w:rsidRDefault="001261E7" w:rsidP="00AE0928">
            <w:pPr>
              <w:spacing w:after="0"/>
              <w:rPr>
                <w:rFonts w:eastAsia="PMingLiU"/>
                <w:b/>
                <w:sz w:val="20"/>
                <w:szCs w:val="20"/>
              </w:rPr>
            </w:pPr>
            <w:r w:rsidRPr="00AE0928">
              <w:rPr>
                <w:rFonts w:eastAsia="Calibri"/>
                <w:b/>
                <w:sz w:val="20"/>
                <w:szCs w:val="20"/>
              </w:rPr>
              <w:t>Short Description of Changes</w:t>
            </w:r>
          </w:p>
        </w:tc>
      </w:tr>
      <w:tr w:rsidR="001261E7" w:rsidRPr="00AE0928" w14:paraId="0D65188A" w14:textId="77777777" w:rsidTr="00071585">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A81393D" w14:textId="77777777" w:rsidR="001261E7" w:rsidRPr="00AE0928" w:rsidRDefault="00657D65" w:rsidP="00AE0928">
            <w:pPr>
              <w:spacing w:after="0"/>
              <w:rPr>
                <w:rFonts w:eastAsia="MS Mincho"/>
                <w:sz w:val="20"/>
                <w:szCs w:val="20"/>
              </w:rPr>
            </w:pPr>
            <w:r>
              <w:rPr>
                <w:rFonts w:eastAsia="MS Mincho"/>
                <w:sz w:val="20"/>
                <w:szCs w:val="20"/>
              </w:rPr>
              <w:t>0.1</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A7DA669" w14:textId="77777777" w:rsidR="001261E7" w:rsidRPr="00AE0928" w:rsidRDefault="00657D65" w:rsidP="00AE0928">
            <w:pPr>
              <w:spacing w:after="0"/>
              <w:rPr>
                <w:rFonts w:eastAsia="MS Mincho"/>
                <w:sz w:val="20"/>
                <w:szCs w:val="20"/>
              </w:rPr>
            </w:pPr>
            <w:r>
              <w:rPr>
                <w:rFonts w:eastAsia="MS Mincho"/>
                <w:sz w:val="20"/>
                <w:szCs w:val="20"/>
              </w:rPr>
              <w:t>15.03</w:t>
            </w:r>
            <w:r w:rsidR="001261E7" w:rsidRPr="00AE0928">
              <w:rPr>
                <w:rFonts w:eastAsia="MS Mincho"/>
                <w:sz w:val="20"/>
                <w:szCs w:val="20"/>
              </w:rPr>
              <w:t>.201</w:t>
            </w:r>
            <w:r>
              <w:rPr>
                <w:rFonts w:eastAsia="MS Mincho"/>
                <w:sz w:val="20"/>
                <w:szCs w:val="20"/>
              </w:rPr>
              <w:t>9</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165EE67" w14:textId="77777777" w:rsidR="001261E7" w:rsidRPr="00AE0928" w:rsidRDefault="00657D65" w:rsidP="00AE0928">
            <w:pPr>
              <w:spacing w:after="0"/>
              <w:rPr>
                <w:rFonts w:eastAsia="MS Mincho"/>
                <w:sz w:val="20"/>
                <w:szCs w:val="20"/>
              </w:rPr>
            </w:pPr>
            <w:r>
              <w:rPr>
                <w:rFonts w:eastAsia="MS Mincho"/>
                <w:sz w:val="20"/>
                <w:szCs w:val="20"/>
              </w:rPr>
              <w:t xml:space="preserve">Jose Luis </w:t>
            </w:r>
            <w:proofErr w:type="spellStart"/>
            <w:r>
              <w:rPr>
                <w:rFonts w:eastAsia="MS Mincho"/>
                <w:sz w:val="20"/>
                <w:szCs w:val="20"/>
              </w:rPr>
              <w:t>Antón</w:t>
            </w:r>
            <w:proofErr w:type="spellEnd"/>
            <w:r>
              <w:rPr>
                <w:rFonts w:eastAsia="MS Mincho"/>
                <w:sz w:val="20"/>
                <w:szCs w:val="20"/>
              </w:rPr>
              <w:t xml:space="preserve"> Bueno</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E779A3E" w14:textId="77777777" w:rsidR="001261E7" w:rsidRPr="00AE0928" w:rsidRDefault="00657D65" w:rsidP="00AE0928">
            <w:pPr>
              <w:spacing w:after="0"/>
              <w:rPr>
                <w:rFonts w:eastAsia="MS Mincho"/>
                <w:sz w:val="20"/>
                <w:szCs w:val="20"/>
              </w:rPr>
            </w:pPr>
            <w:r>
              <w:rPr>
                <w:rFonts w:eastAsia="MS Mincho"/>
                <w:sz w:val="20"/>
                <w:szCs w:val="20"/>
              </w:rPr>
              <w:t>Early draft</w:t>
            </w:r>
          </w:p>
        </w:tc>
      </w:tr>
      <w:tr w:rsidR="001261E7" w:rsidRPr="00AE0928" w14:paraId="68938A9B" w14:textId="77777777" w:rsidTr="00071585">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A6B272B" w14:textId="7970C3A9" w:rsidR="001261E7" w:rsidRPr="00AE0928" w:rsidRDefault="00071585" w:rsidP="00AE0928">
            <w:pPr>
              <w:spacing w:after="0"/>
              <w:rPr>
                <w:rFonts w:eastAsia="PMingLiU"/>
                <w:sz w:val="20"/>
                <w:szCs w:val="20"/>
              </w:rPr>
            </w:pPr>
            <w:ins w:id="0" w:author="Jose Luis Anton Bueso" w:date="2019-05-10T10:19:00Z">
              <w:r>
                <w:rPr>
                  <w:rFonts w:eastAsia="PMingLiU"/>
                  <w:sz w:val="20"/>
                  <w:szCs w:val="20"/>
                </w:rPr>
                <w:t>0.2</w:t>
              </w:r>
            </w:ins>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BCA8FEF" w14:textId="106F1A9C" w:rsidR="001261E7" w:rsidRPr="00AE0928" w:rsidRDefault="00071585" w:rsidP="00AE0928">
            <w:pPr>
              <w:spacing w:after="0"/>
              <w:rPr>
                <w:rFonts w:eastAsia="PMingLiU"/>
                <w:sz w:val="20"/>
                <w:szCs w:val="20"/>
              </w:rPr>
            </w:pPr>
            <w:ins w:id="1" w:author="Jose Luis Anton Bueso" w:date="2019-05-10T10:19:00Z">
              <w:r>
                <w:rPr>
                  <w:rFonts w:eastAsia="PMingLiU"/>
                  <w:sz w:val="20"/>
                  <w:szCs w:val="20"/>
                </w:rPr>
                <w:t>22.03.2019</w:t>
              </w:r>
            </w:ins>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500B2A5" w14:textId="21ACD3D1" w:rsidR="001261E7" w:rsidRPr="00AE0928" w:rsidRDefault="00071585" w:rsidP="00AE0928">
            <w:pPr>
              <w:spacing w:after="0"/>
              <w:rPr>
                <w:rFonts w:eastAsia="PMingLiU"/>
                <w:sz w:val="20"/>
                <w:szCs w:val="20"/>
              </w:rPr>
            </w:pPr>
            <w:ins w:id="2" w:author="Jose Luis Anton Bueso" w:date="2019-05-10T10:19:00Z">
              <w:r>
                <w:rPr>
                  <w:rFonts w:eastAsia="PMingLiU"/>
                  <w:sz w:val="20"/>
                  <w:szCs w:val="20"/>
                </w:rPr>
                <w:t>Jose Luis</w:t>
              </w:r>
            </w:ins>
            <w:ins w:id="3" w:author="Jose Luis Anton Bueso" w:date="2019-05-10T10:20:00Z">
              <w:r>
                <w:rPr>
                  <w:rFonts w:eastAsia="MS Mincho"/>
                  <w:sz w:val="20"/>
                  <w:szCs w:val="20"/>
                </w:rPr>
                <w:t xml:space="preserve"> </w:t>
              </w:r>
              <w:proofErr w:type="spellStart"/>
              <w:r>
                <w:rPr>
                  <w:rFonts w:eastAsia="MS Mincho"/>
                  <w:sz w:val="20"/>
                  <w:szCs w:val="20"/>
                </w:rPr>
                <w:t>Antón</w:t>
              </w:r>
              <w:proofErr w:type="spellEnd"/>
              <w:r>
                <w:rPr>
                  <w:rFonts w:eastAsia="MS Mincho"/>
                  <w:sz w:val="20"/>
                  <w:szCs w:val="20"/>
                </w:rPr>
                <w:t xml:space="preserve"> Bueno</w:t>
              </w:r>
            </w:ins>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6D2304C" w14:textId="58C80C10" w:rsidR="001261E7" w:rsidRPr="00AE0928" w:rsidRDefault="00071585" w:rsidP="00AE0928">
            <w:pPr>
              <w:spacing w:after="0"/>
              <w:rPr>
                <w:rFonts w:eastAsia="PMingLiU"/>
                <w:sz w:val="20"/>
                <w:szCs w:val="20"/>
              </w:rPr>
            </w:pPr>
            <w:ins w:id="4" w:author="Jose Luis Anton Bueso" w:date="2019-05-10T10:19:00Z">
              <w:r>
                <w:rPr>
                  <w:rFonts w:eastAsia="PMingLiU"/>
                  <w:sz w:val="20"/>
                  <w:szCs w:val="20"/>
                </w:rPr>
                <w:t>Updated Transversal layer</w:t>
              </w:r>
            </w:ins>
            <w:ins w:id="5" w:author="Jose Luis Anton Bueso" w:date="2019-05-10T10:23:00Z">
              <w:r w:rsidR="003B46B7">
                <w:rPr>
                  <w:rFonts w:eastAsia="PMingLiU"/>
                  <w:sz w:val="20"/>
                  <w:szCs w:val="20"/>
                </w:rPr>
                <w:t xml:space="preserve"> (</w:t>
              </w:r>
              <w:proofErr w:type="spellStart"/>
              <w:r w:rsidR="003B46B7">
                <w:rPr>
                  <w:rFonts w:eastAsia="PMingLiU"/>
                  <w:sz w:val="20"/>
                  <w:szCs w:val="20"/>
                </w:rPr>
                <w:t>CheckMK</w:t>
              </w:r>
              <w:proofErr w:type="spellEnd"/>
              <w:r w:rsidR="003B46B7">
                <w:rPr>
                  <w:rFonts w:eastAsia="PMingLiU"/>
                  <w:sz w:val="20"/>
                  <w:szCs w:val="20"/>
                </w:rPr>
                <w:t xml:space="preserve">, Kafka </w:t>
              </w:r>
              <w:proofErr w:type="spellStart"/>
              <w:r w:rsidR="003B46B7">
                <w:rPr>
                  <w:rFonts w:eastAsia="PMingLiU"/>
                  <w:sz w:val="20"/>
                  <w:szCs w:val="20"/>
                </w:rPr>
                <w:t>explaination</w:t>
              </w:r>
              <w:proofErr w:type="spellEnd"/>
              <w:r w:rsidR="003B46B7">
                <w:rPr>
                  <w:rFonts w:eastAsia="PMingLiU"/>
                  <w:sz w:val="20"/>
                  <w:szCs w:val="20"/>
                </w:rPr>
                <w:t xml:space="preserve">, </w:t>
              </w:r>
              <w:proofErr w:type="spellStart"/>
              <w:r w:rsidR="003B46B7">
                <w:rPr>
                  <w:rFonts w:eastAsia="PMingLiU"/>
                  <w:sz w:val="20"/>
                  <w:szCs w:val="20"/>
                </w:rPr>
                <w:t>ElasticSearch</w:t>
              </w:r>
              <w:proofErr w:type="spellEnd"/>
              <w:r w:rsidR="003B46B7">
                <w:rPr>
                  <w:rFonts w:eastAsia="PMingLiU"/>
                  <w:sz w:val="20"/>
                  <w:szCs w:val="20"/>
                </w:rPr>
                <w:t>)</w:t>
              </w:r>
            </w:ins>
            <w:ins w:id="6" w:author="Jose Luis Anton Bueso" w:date="2019-05-10T10:19:00Z">
              <w:r>
                <w:rPr>
                  <w:rFonts w:eastAsia="PMingLiU"/>
                  <w:sz w:val="20"/>
                  <w:szCs w:val="20"/>
                </w:rPr>
                <w:t>, Added Use Cases and Permissi</w:t>
              </w:r>
              <w:r w:rsidR="003B46B7">
                <w:rPr>
                  <w:rFonts w:eastAsia="PMingLiU"/>
                  <w:sz w:val="20"/>
                  <w:szCs w:val="20"/>
                </w:rPr>
                <w:t>on and Conceptual Data Model</w:t>
              </w:r>
            </w:ins>
          </w:p>
        </w:tc>
      </w:tr>
      <w:tr w:rsidR="00402A56" w:rsidRPr="00AE0928" w14:paraId="36DE74FA" w14:textId="77777777" w:rsidTr="00071585">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F394295" w14:textId="3C551D95" w:rsidR="00402A56" w:rsidRPr="00AE0928" w:rsidRDefault="00402A56" w:rsidP="00402A56">
            <w:pPr>
              <w:spacing w:after="0"/>
              <w:rPr>
                <w:rFonts w:eastAsia="PMingLiU"/>
                <w:sz w:val="20"/>
                <w:szCs w:val="20"/>
              </w:rPr>
            </w:pPr>
            <w:ins w:id="7" w:author="Jose Luis Anton Bueso" w:date="2019-05-10T11:03:00Z">
              <w:r>
                <w:rPr>
                  <w:rFonts w:eastAsia="PMingLiU"/>
                  <w:sz w:val="20"/>
                  <w:szCs w:val="20"/>
                </w:rPr>
                <w:t>0.3</w:t>
              </w:r>
            </w:ins>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2BC4C02" w14:textId="58412326" w:rsidR="00402A56" w:rsidRPr="00AE0928" w:rsidRDefault="00402A56" w:rsidP="00402A56">
            <w:pPr>
              <w:spacing w:after="0"/>
              <w:rPr>
                <w:rFonts w:eastAsia="PMingLiU"/>
                <w:sz w:val="20"/>
                <w:szCs w:val="20"/>
              </w:rPr>
            </w:pPr>
            <w:ins w:id="8" w:author="Jose Luis Anton Bueso" w:date="2019-05-10T11:03:00Z">
              <w:r>
                <w:rPr>
                  <w:rFonts w:eastAsia="PMingLiU"/>
                  <w:sz w:val="20"/>
                  <w:szCs w:val="20"/>
                </w:rPr>
                <w:t>01.04.2019</w:t>
              </w:r>
            </w:ins>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CBCC890" w14:textId="133E4890" w:rsidR="00402A56" w:rsidRPr="00AE0928" w:rsidRDefault="00402A56" w:rsidP="00402A56">
            <w:pPr>
              <w:spacing w:after="0"/>
              <w:rPr>
                <w:rFonts w:eastAsia="PMingLiU"/>
                <w:sz w:val="20"/>
                <w:szCs w:val="20"/>
              </w:rPr>
            </w:pPr>
            <w:ins w:id="9" w:author="Jose Luis Anton Bueso" w:date="2019-05-10T11:03:00Z">
              <w:r>
                <w:rPr>
                  <w:rFonts w:eastAsia="PMingLiU"/>
                  <w:sz w:val="20"/>
                  <w:szCs w:val="20"/>
                </w:rPr>
                <w:t>Jose Luis</w:t>
              </w:r>
              <w:r>
                <w:rPr>
                  <w:rFonts w:eastAsia="MS Mincho"/>
                  <w:sz w:val="20"/>
                  <w:szCs w:val="20"/>
                </w:rPr>
                <w:t xml:space="preserve"> </w:t>
              </w:r>
              <w:proofErr w:type="spellStart"/>
              <w:r>
                <w:rPr>
                  <w:rFonts w:eastAsia="MS Mincho"/>
                  <w:sz w:val="20"/>
                  <w:szCs w:val="20"/>
                </w:rPr>
                <w:t>Antón</w:t>
              </w:r>
              <w:proofErr w:type="spellEnd"/>
              <w:r>
                <w:rPr>
                  <w:rFonts w:eastAsia="MS Mincho"/>
                  <w:sz w:val="20"/>
                  <w:szCs w:val="20"/>
                </w:rPr>
                <w:t xml:space="preserve"> Bueno</w:t>
              </w:r>
            </w:ins>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166FC01" w14:textId="4E7D2B11" w:rsidR="00402A56" w:rsidRPr="00AE0928" w:rsidRDefault="00402A56" w:rsidP="00402A56">
            <w:pPr>
              <w:spacing w:after="0"/>
              <w:rPr>
                <w:rFonts w:eastAsia="PMingLiU"/>
                <w:sz w:val="20"/>
                <w:szCs w:val="20"/>
              </w:rPr>
            </w:pPr>
            <w:ins w:id="10" w:author="Jose Luis Anton Bueso" w:date="2019-05-10T11:03:00Z">
              <w:r>
                <w:rPr>
                  <w:rFonts w:eastAsia="PMingLiU"/>
                  <w:sz w:val="20"/>
                  <w:szCs w:val="20"/>
                </w:rPr>
                <w:t xml:space="preserve">Detailed </w:t>
              </w:r>
            </w:ins>
            <w:ins w:id="11" w:author="Jose Luis Anton Bueso" w:date="2019-05-10T11:04:00Z">
              <w:r>
                <w:rPr>
                  <w:rFonts w:eastAsia="PMingLiU"/>
                  <w:sz w:val="20"/>
                  <w:szCs w:val="20"/>
                </w:rPr>
                <w:t xml:space="preserve">Harvester </w:t>
              </w:r>
              <w:proofErr w:type="spellStart"/>
              <w:r>
                <w:rPr>
                  <w:rFonts w:eastAsia="PMingLiU"/>
                  <w:sz w:val="20"/>
                  <w:szCs w:val="20"/>
                </w:rPr>
                <w:t>microservice</w:t>
              </w:r>
              <w:proofErr w:type="spellEnd"/>
              <w:r>
                <w:rPr>
                  <w:rFonts w:eastAsia="PMingLiU"/>
                  <w:sz w:val="20"/>
                  <w:szCs w:val="20"/>
                </w:rPr>
                <w:t xml:space="preserve"> and </w:t>
              </w:r>
              <w:proofErr w:type="spellStart"/>
              <w:r>
                <w:rPr>
                  <w:rFonts w:eastAsia="PMingLiU"/>
                  <w:sz w:val="20"/>
                  <w:szCs w:val="20"/>
                </w:rPr>
                <w:t>IndexSearch</w:t>
              </w:r>
              <w:proofErr w:type="spellEnd"/>
              <w:r>
                <w:rPr>
                  <w:rFonts w:eastAsia="PMingLiU"/>
                  <w:sz w:val="20"/>
                  <w:szCs w:val="20"/>
                </w:rPr>
                <w:t xml:space="preserve"> </w:t>
              </w:r>
              <w:proofErr w:type="spellStart"/>
              <w:r>
                <w:rPr>
                  <w:rFonts w:eastAsia="PMingLiU"/>
                  <w:sz w:val="20"/>
                  <w:szCs w:val="20"/>
                </w:rPr>
                <w:t>microservice</w:t>
              </w:r>
              <w:proofErr w:type="spellEnd"/>
              <w:r>
                <w:rPr>
                  <w:rFonts w:eastAsia="PMingLiU"/>
                  <w:sz w:val="20"/>
                  <w:szCs w:val="20"/>
                </w:rPr>
                <w:t xml:space="preserve">. Added schema of Roles Hierarchy, deployment schema of Harvester </w:t>
              </w:r>
              <w:proofErr w:type="spellStart"/>
              <w:r>
                <w:rPr>
                  <w:rFonts w:eastAsia="PMingLiU"/>
                  <w:sz w:val="20"/>
                  <w:szCs w:val="20"/>
                </w:rPr>
                <w:t>microservices</w:t>
              </w:r>
              <w:proofErr w:type="spellEnd"/>
              <w:r>
                <w:rPr>
                  <w:rFonts w:eastAsia="PMingLiU"/>
                  <w:sz w:val="20"/>
                  <w:szCs w:val="20"/>
                </w:rPr>
                <w:t xml:space="preserve"> and </w:t>
              </w:r>
              <w:proofErr w:type="spellStart"/>
              <w:r>
                <w:rPr>
                  <w:rFonts w:eastAsia="PMingLiU"/>
                  <w:sz w:val="20"/>
                  <w:szCs w:val="20"/>
                </w:rPr>
                <w:t>RecordStore</w:t>
              </w:r>
              <w:proofErr w:type="spellEnd"/>
              <w:r>
                <w:rPr>
                  <w:rFonts w:eastAsia="PMingLiU"/>
                  <w:sz w:val="20"/>
                  <w:szCs w:val="20"/>
                </w:rPr>
                <w:t xml:space="preserve"> </w:t>
              </w:r>
              <w:proofErr w:type="spellStart"/>
              <w:r>
                <w:rPr>
                  <w:rFonts w:eastAsia="PMingLiU"/>
                  <w:sz w:val="20"/>
                  <w:szCs w:val="20"/>
                </w:rPr>
                <w:t>microservice</w:t>
              </w:r>
            </w:ins>
            <w:proofErr w:type="spellEnd"/>
          </w:p>
        </w:tc>
      </w:tr>
      <w:tr w:rsidR="00D46A44" w:rsidRPr="00AE0928" w14:paraId="4B8B034F" w14:textId="77777777" w:rsidTr="00071585">
        <w:trPr>
          <w:ins w:id="12" w:author="Jose Luis Anton Bueso" w:date="2019-05-14T12:19:00Z"/>
        </w:trPr>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012FD17" w14:textId="3676FD53" w:rsidR="00D46A44" w:rsidRDefault="00D46A44" w:rsidP="00402A56">
            <w:pPr>
              <w:spacing w:after="0"/>
              <w:rPr>
                <w:ins w:id="13" w:author="Jose Luis Anton Bueso" w:date="2019-05-14T12:19:00Z"/>
                <w:rFonts w:eastAsia="PMingLiU"/>
                <w:sz w:val="20"/>
                <w:szCs w:val="20"/>
              </w:rPr>
            </w:pPr>
            <w:ins w:id="14" w:author="Jose Luis Anton Bueso" w:date="2019-05-14T12:19:00Z">
              <w:r>
                <w:rPr>
                  <w:rFonts w:eastAsia="PMingLiU"/>
                  <w:sz w:val="20"/>
                  <w:szCs w:val="20"/>
                </w:rPr>
                <w:t>0.4</w:t>
              </w:r>
            </w:ins>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38407EF" w14:textId="170848AC" w:rsidR="00D46A44" w:rsidRDefault="00D46A44" w:rsidP="00402A56">
            <w:pPr>
              <w:spacing w:after="0"/>
              <w:rPr>
                <w:ins w:id="15" w:author="Jose Luis Anton Bueso" w:date="2019-05-14T12:19:00Z"/>
                <w:rFonts w:eastAsia="PMingLiU"/>
                <w:sz w:val="20"/>
                <w:szCs w:val="20"/>
              </w:rPr>
            </w:pPr>
            <w:ins w:id="16" w:author="Jose Luis Anton Bueso" w:date="2019-05-14T12:19:00Z">
              <w:r>
                <w:rPr>
                  <w:rFonts w:eastAsia="PMingLiU"/>
                  <w:sz w:val="20"/>
                  <w:szCs w:val="20"/>
                </w:rPr>
                <w:t>14.05.2019</w:t>
              </w:r>
            </w:ins>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B315EF4" w14:textId="63448BAE" w:rsidR="00D46A44" w:rsidRDefault="00B65FE1" w:rsidP="00402A56">
            <w:pPr>
              <w:spacing w:after="0"/>
              <w:rPr>
                <w:ins w:id="17" w:author="Jose Luis Anton Bueso" w:date="2019-05-14T12:19:00Z"/>
                <w:rFonts w:eastAsia="PMingLiU"/>
                <w:sz w:val="20"/>
                <w:szCs w:val="20"/>
              </w:rPr>
            </w:pPr>
            <w:ins w:id="18" w:author="Jose Luis Anton Bueso" w:date="2019-05-14T12:19:00Z">
              <w:r>
                <w:rPr>
                  <w:rFonts w:eastAsia="PMingLiU"/>
                  <w:sz w:val="20"/>
                  <w:szCs w:val="20"/>
                </w:rPr>
                <w:t xml:space="preserve">Jose Luis </w:t>
              </w:r>
              <w:proofErr w:type="spellStart"/>
              <w:r>
                <w:rPr>
                  <w:rFonts w:eastAsia="PMingLiU"/>
                  <w:sz w:val="20"/>
                  <w:szCs w:val="20"/>
                </w:rPr>
                <w:t>Ant</w:t>
              </w:r>
              <w:r w:rsidR="00D46A44">
                <w:rPr>
                  <w:rFonts w:eastAsia="PMingLiU"/>
                  <w:sz w:val="20"/>
                  <w:szCs w:val="20"/>
                </w:rPr>
                <w:t>ón</w:t>
              </w:r>
              <w:proofErr w:type="spellEnd"/>
              <w:r w:rsidR="00D46A44">
                <w:rPr>
                  <w:rFonts w:eastAsia="PMingLiU"/>
                  <w:sz w:val="20"/>
                  <w:szCs w:val="20"/>
                </w:rPr>
                <w:t xml:space="preserve"> Bueso</w:t>
              </w:r>
            </w:ins>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01472F6" w14:textId="403B0AA3" w:rsidR="00D46A44" w:rsidRDefault="00D46A44" w:rsidP="00402A56">
            <w:pPr>
              <w:spacing w:after="0"/>
              <w:rPr>
                <w:ins w:id="19" w:author="Jose Luis Anton Bueso" w:date="2019-05-14T12:19:00Z"/>
                <w:rFonts w:eastAsia="PMingLiU"/>
                <w:sz w:val="20"/>
                <w:szCs w:val="20"/>
              </w:rPr>
            </w:pPr>
            <w:ins w:id="20" w:author="Jose Luis Anton Bueso" w:date="2019-05-14T12:19:00Z">
              <w:r>
                <w:rPr>
                  <w:rFonts w:eastAsia="PMingLiU"/>
                  <w:sz w:val="20"/>
                  <w:szCs w:val="20"/>
                </w:rPr>
                <w:t xml:space="preserve">Services Layer restructured, Added </w:t>
              </w:r>
            </w:ins>
            <w:proofErr w:type="spellStart"/>
            <w:ins w:id="21" w:author="Jose Luis Anton Bueso" w:date="2019-05-14T12:20:00Z">
              <w:r>
                <w:rPr>
                  <w:rFonts w:eastAsia="PMingLiU"/>
                  <w:sz w:val="20"/>
                  <w:szCs w:val="20"/>
                </w:rPr>
                <w:t>Mockito</w:t>
              </w:r>
              <w:proofErr w:type="spellEnd"/>
              <w:r>
                <w:rPr>
                  <w:rFonts w:eastAsia="PMingLiU"/>
                  <w:sz w:val="20"/>
                  <w:szCs w:val="20"/>
                </w:rPr>
                <w:t xml:space="preserve"> last version, Lombok, </w:t>
              </w:r>
            </w:ins>
            <w:ins w:id="22" w:author="Jose Luis Anton Bueso" w:date="2019-05-14T12:19:00Z">
              <w:r>
                <w:rPr>
                  <w:rFonts w:eastAsia="PMingLiU"/>
                  <w:sz w:val="20"/>
                  <w:szCs w:val="20"/>
                </w:rPr>
                <w:t xml:space="preserve">Drools, Apache </w:t>
              </w:r>
              <w:proofErr w:type="spellStart"/>
              <w:r>
                <w:rPr>
                  <w:rFonts w:eastAsia="PMingLiU"/>
                  <w:sz w:val="20"/>
                  <w:szCs w:val="20"/>
                </w:rPr>
                <w:t>JackRabbit</w:t>
              </w:r>
              <w:proofErr w:type="spellEnd"/>
              <w:r>
                <w:rPr>
                  <w:rFonts w:eastAsia="PMingLiU"/>
                  <w:sz w:val="20"/>
                  <w:szCs w:val="20"/>
                </w:rPr>
                <w:t xml:space="preserve"> and </w:t>
              </w:r>
              <w:proofErr w:type="spellStart"/>
              <w:r>
                <w:rPr>
                  <w:rFonts w:eastAsia="PMingLiU"/>
                  <w:sz w:val="20"/>
                  <w:szCs w:val="20"/>
                </w:rPr>
                <w:t>Reddis</w:t>
              </w:r>
              <w:proofErr w:type="spellEnd"/>
              <w:r>
                <w:rPr>
                  <w:rFonts w:eastAsia="PMingLiU"/>
                  <w:sz w:val="20"/>
                  <w:szCs w:val="20"/>
                </w:rPr>
                <w:t xml:space="preserve"> to technological stack.</w:t>
              </w:r>
            </w:ins>
            <w:ins w:id="23" w:author="Jose Luis Anton Bueso" w:date="2019-05-14T12:20:00Z">
              <w:r>
                <w:rPr>
                  <w:rFonts w:eastAsia="PMingLiU"/>
                  <w:sz w:val="20"/>
                  <w:szCs w:val="20"/>
                </w:rPr>
                <w:t xml:space="preserve"> Detailed Use Cases and Permission System</w:t>
              </w:r>
            </w:ins>
          </w:p>
        </w:tc>
      </w:tr>
      <w:tr w:rsidR="00B65FE1" w:rsidRPr="00AE0928" w14:paraId="189A16A1" w14:textId="77777777" w:rsidTr="00071585">
        <w:trPr>
          <w:ins w:id="24" w:author="Jose Luis Anton Bueso" w:date="2019-06-10T16:07:00Z"/>
        </w:trPr>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782C880" w14:textId="16791C98" w:rsidR="00B65FE1" w:rsidRDefault="00B65FE1" w:rsidP="00402A56">
            <w:pPr>
              <w:spacing w:after="0"/>
              <w:rPr>
                <w:ins w:id="25" w:author="Jose Luis Anton Bueso" w:date="2019-06-10T16:07:00Z"/>
                <w:rFonts w:eastAsia="PMingLiU"/>
                <w:sz w:val="20"/>
                <w:szCs w:val="20"/>
              </w:rPr>
            </w:pPr>
            <w:ins w:id="26" w:author="Jose Luis Anton Bueso" w:date="2019-06-10T16:07:00Z">
              <w:r>
                <w:rPr>
                  <w:rFonts w:eastAsia="PMingLiU"/>
                  <w:sz w:val="20"/>
                  <w:szCs w:val="20"/>
                </w:rPr>
                <w:t>0.5</w:t>
              </w:r>
            </w:ins>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F529344" w14:textId="03A19BF0" w:rsidR="00B65FE1" w:rsidRDefault="00B65FE1" w:rsidP="00402A56">
            <w:pPr>
              <w:spacing w:after="0"/>
              <w:rPr>
                <w:ins w:id="27" w:author="Jose Luis Anton Bueso" w:date="2019-06-10T16:07:00Z"/>
                <w:rFonts w:eastAsia="PMingLiU"/>
                <w:sz w:val="20"/>
                <w:szCs w:val="20"/>
              </w:rPr>
            </w:pPr>
            <w:ins w:id="28" w:author="Jose Luis Anton Bueso" w:date="2019-06-10T16:07:00Z">
              <w:r>
                <w:rPr>
                  <w:rFonts w:eastAsia="PMingLiU"/>
                  <w:sz w:val="20"/>
                  <w:szCs w:val="20"/>
                </w:rPr>
                <w:t>10.06.2019</w:t>
              </w:r>
            </w:ins>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DE87D74" w14:textId="69105BA4" w:rsidR="00B65FE1" w:rsidRDefault="00B65FE1" w:rsidP="00402A56">
            <w:pPr>
              <w:spacing w:after="0"/>
              <w:rPr>
                <w:ins w:id="29" w:author="Jose Luis Anton Bueso" w:date="2019-06-10T16:07:00Z"/>
                <w:rFonts w:eastAsia="PMingLiU"/>
                <w:sz w:val="20"/>
                <w:szCs w:val="20"/>
              </w:rPr>
            </w:pPr>
            <w:ins w:id="30" w:author="Jose Luis Anton Bueso" w:date="2019-06-10T16:07:00Z">
              <w:r>
                <w:rPr>
                  <w:rFonts w:eastAsia="PMingLiU"/>
                  <w:sz w:val="20"/>
                  <w:szCs w:val="20"/>
                </w:rPr>
                <w:t xml:space="preserve">Jose Luis </w:t>
              </w:r>
              <w:proofErr w:type="spellStart"/>
              <w:r>
                <w:rPr>
                  <w:rFonts w:eastAsia="PMingLiU"/>
                  <w:sz w:val="20"/>
                  <w:szCs w:val="20"/>
                </w:rPr>
                <w:t>Antón</w:t>
              </w:r>
              <w:proofErr w:type="spellEnd"/>
              <w:r>
                <w:rPr>
                  <w:rFonts w:eastAsia="PMingLiU"/>
                  <w:sz w:val="20"/>
                  <w:szCs w:val="20"/>
                </w:rPr>
                <w:t xml:space="preserve"> Bueso</w:t>
              </w:r>
            </w:ins>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B21BE9B" w14:textId="70F95DDA" w:rsidR="00B65FE1" w:rsidRDefault="00B65FE1">
            <w:pPr>
              <w:spacing w:after="0"/>
              <w:rPr>
                <w:ins w:id="31" w:author="Jose Luis Anton Bueso" w:date="2019-06-10T16:07:00Z"/>
                <w:rFonts w:eastAsia="PMingLiU"/>
                <w:sz w:val="20"/>
                <w:szCs w:val="20"/>
              </w:rPr>
            </w:pPr>
            <w:ins w:id="32" w:author="Jose Luis Anton Bueso" w:date="2019-06-10T16:07:00Z">
              <w:r>
                <w:rPr>
                  <w:rFonts w:eastAsia="PMingLiU"/>
                  <w:sz w:val="20"/>
                  <w:szCs w:val="20"/>
                </w:rPr>
                <w:t xml:space="preserve">Removed ROD </w:t>
              </w:r>
              <w:proofErr w:type="spellStart"/>
              <w:r>
                <w:rPr>
                  <w:rFonts w:eastAsia="PMingLiU"/>
                  <w:sz w:val="20"/>
                  <w:szCs w:val="20"/>
                </w:rPr>
                <w:t>Microproxy</w:t>
              </w:r>
              <w:proofErr w:type="spellEnd"/>
              <w:r>
                <w:rPr>
                  <w:rFonts w:eastAsia="PMingLiU"/>
                  <w:sz w:val="20"/>
                  <w:szCs w:val="20"/>
                </w:rPr>
                <w:t xml:space="preserve"> from Context Model. </w:t>
              </w:r>
            </w:ins>
            <w:ins w:id="33" w:author="Jose Luis Anton Bueso" w:date="2019-06-10T16:08:00Z">
              <w:r>
                <w:rPr>
                  <w:rFonts w:eastAsia="PMingLiU"/>
                  <w:sz w:val="20"/>
                  <w:szCs w:val="20"/>
                </w:rPr>
                <w:t xml:space="preserve">Clarified unclear points on the different databases. Added </w:t>
              </w:r>
              <w:proofErr w:type="spellStart"/>
              <w:r>
                <w:rPr>
                  <w:rFonts w:eastAsia="PMingLiU"/>
                  <w:sz w:val="20"/>
                  <w:szCs w:val="20"/>
                </w:rPr>
                <w:t>Keycloak</w:t>
              </w:r>
              <w:proofErr w:type="spellEnd"/>
              <w:r>
                <w:rPr>
                  <w:rFonts w:eastAsia="PMingLiU"/>
                  <w:sz w:val="20"/>
                  <w:szCs w:val="20"/>
                </w:rPr>
                <w:t xml:space="preserve"> Feasibility Study as proposal for IAM System</w:t>
              </w:r>
            </w:ins>
            <w:ins w:id="34" w:author="Jose Luis Anton Bueso" w:date="2019-06-10T16:09:00Z">
              <w:r w:rsidR="008050B5">
                <w:rPr>
                  <w:rFonts w:eastAsia="PMingLiU"/>
                  <w:sz w:val="20"/>
                  <w:szCs w:val="20"/>
                </w:rPr>
                <w:t xml:space="preserve"> and removed EIONET as Authentication Provider</w:t>
              </w:r>
            </w:ins>
          </w:p>
        </w:tc>
      </w:tr>
      <w:tr w:rsidR="00A053C0" w:rsidRPr="00AE0928" w14:paraId="2FFF3432" w14:textId="77777777" w:rsidTr="00071585">
        <w:trPr>
          <w:ins w:id="35" w:author="Jose Luis Anton Bueso" w:date="2019-07-04T14:10:00Z"/>
        </w:trPr>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EE8484C" w14:textId="19AF2B62" w:rsidR="00A053C0" w:rsidRDefault="00A053C0" w:rsidP="00402A56">
            <w:pPr>
              <w:spacing w:after="0"/>
              <w:rPr>
                <w:ins w:id="36" w:author="Jose Luis Anton Bueso" w:date="2019-07-04T14:10:00Z"/>
                <w:rFonts w:eastAsia="PMingLiU"/>
                <w:sz w:val="20"/>
                <w:szCs w:val="20"/>
              </w:rPr>
            </w:pPr>
            <w:ins w:id="37" w:author="Jose Luis Anton Bueso" w:date="2019-07-04T14:10:00Z">
              <w:r>
                <w:rPr>
                  <w:rFonts w:eastAsia="PMingLiU"/>
                  <w:sz w:val="20"/>
                  <w:szCs w:val="20"/>
                </w:rPr>
                <w:lastRenderedPageBreak/>
                <w:t>0.6</w:t>
              </w:r>
            </w:ins>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02A7F14" w14:textId="193C2FA8" w:rsidR="00A053C0" w:rsidRDefault="00890D1B">
            <w:pPr>
              <w:spacing w:after="0"/>
              <w:rPr>
                <w:ins w:id="38" w:author="Jose Luis Anton Bueso" w:date="2019-07-04T14:10:00Z"/>
                <w:rFonts w:eastAsia="PMingLiU"/>
                <w:sz w:val="20"/>
                <w:szCs w:val="20"/>
              </w:rPr>
            </w:pPr>
            <w:ins w:id="39" w:author="Jose Luis Anton Bueso" w:date="2019-08-06T11:55:00Z">
              <w:r>
                <w:rPr>
                  <w:rFonts w:eastAsia="PMingLiU"/>
                  <w:sz w:val="20"/>
                  <w:szCs w:val="20"/>
                </w:rPr>
                <w:t>06</w:t>
              </w:r>
            </w:ins>
            <w:ins w:id="40" w:author="Jose Luis Anton Bueso" w:date="2019-07-04T14:11:00Z">
              <w:r w:rsidR="00A053C0">
                <w:rPr>
                  <w:rFonts w:eastAsia="PMingLiU"/>
                  <w:sz w:val="20"/>
                  <w:szCs w:val="20"/>
                </w:rPr>
                <w:t>.0</w:t>
              </w:r>
            </w:ins>
            <w:ins w:id="41" w:author="Jose Luis Anton Bueso" w:date="2019-08-06T11:55:00Z">
              <w:r>
                <w:rPr>
                  <w:rFonts w:eastAsia="PMingLiU"/>
                  <w:sz w:val="20"/>
                  <w:szCs w:val="20"/>
                </w:rPr>
                <w:t>8</w:t>
              </w:r>
            </w:ins>
            <w:ins w:id="42" w:author="Jose Luis Anton Bueso" w:date="2019-07-04T14:11:00Z">
              <w:r w:rsidR="00A053C0">
                <w:rPr>
                  <w:rFonts w:eastAsia="PMingLiU"/>
                  <w:sz w:val="20"/>
                  <w:szCs w:val="20"/>
                </w:rPr>
                <w:t>.2019</w:t>
              </w:r>
            </w:ins>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959D238" w14:textId="1CB1A14B" w:rsidR="00A053C0" w:rsidRDefault="00A053C0" w:rsidP="00402A56">
            <w:pPr>
              <w:spacing w:after="0"/>
              <w:rPr>
                <w:ins w:id="43" w:author="Jose Luis Anton Bueso" w:date="2019-07-04T14:10:00Z"/>
                <w:rFonts w:eastAsia="PMingLiU"/>
                <w:sz w:val="20"/>
                <w:szCs w:val="20"/>
              </w:rPr>
            </w:pPr>
            <w:ins w:id="44" w:author="Jose Luis Anton Bueso" w:date="2019-07-04T14:11:00Z">
              <w:r>
                <w:rPr>
                  <w:rFonts w:eastAsia="PMingLiU"/>
                  <w:sz w:val="20"/>
                  <w:szCs w:val="20"/>
                </w:rPr>
                <w:t xml:space="preserve">Jose Luis </w:t>
              </w:r>
              <w:proofErr w:type="spellStart"/>
              <w:r>
                <w:rPr>
                  <w:rFonts w:eastAsia="PMingLiU"/>
                  <w:sz w:val="20"/>
                  <w:szCs w:val="20"/>
                </w:rPr>
                <w:t>Antón</w:t>
              </w:r>
              <w:proofErr w:type="spellEnd"/>
              <w:r>
                <w:rPr>
                  <w:rFonts w:eastAsia="PMingLiU"/>
                  <w:sz w:val="20"/>
                  <w:szCs w:val="20"/>
                </w:rPr>
                <w:t xml:space="preserve"> Bueso</w:t>
              </w:r>
            </w:ins>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5E291C7" w14:textId="06036715" w:rsidR="00A053C0" w:rsidRDefault="00A053C0">
            <w:pPr>
              <w:spacing w:after="0"/>
              <w:rPr>
                <w:ins w:id="45" w:author="Jose Luis Anton Bueso" w:date="2019-07-04T14:10:00Z"/>
                <w:rFonts w:eastAsia="PMingLiU"/>
                <w:sz w:val="20"/>
                <w:szCs w:val="20"/>
              </w:rPr>
            </w:pPr>
            <w:ins w:id="46" w:author="Jose Luis Anton Bueso" w:date="2019-07-04T14:11:00Z">
              <w:r>
                <w:rPr>
                  <w:rFonts w:eastAsia="PMingLiU"/>
                  <w:sz w:val="20"/>
                  <w:szCs w:val="20"/>
                </w:rPr>
                <w:t>Updated point 3.3.5 and added Gatling as Performance Test engine</w:t>
              </w:r>
            </w:ins>
            <w:ins w:id="47" w:author="Jose Luis Anton Bueso" w:date="2019-07-09T09:59:00Z">
              <w:r w:rsidR="008533C4">
                <w:rPr>
                  <w:rFonts w:eastAsia="PMingLiU"/>
                  <w:sz w:val="20"/>
                  <w:szCs w:val="20"/>
                </w:rPr>
                <w:t>. Corrected Spring Security Version</w:t>
              </w:r>
            </w:ins>
            <w:ins w:id="48" w:author="Jose Luis Anton Bueso" w:date="2019-08-06T11:55:00Z">
              <w:r w:rsidR="00890D1B">
                <w:rPr>
                  <w:rFonts w:eastAsia="PMingLiU"/>
                  <w:sz w:val="20"/>
                  <w:szCs w:val="20"/>
                </w:rPr>
                <w:t xml:space="preserve">. Added </w:t>
              </w:r>
              <w:proofErr w:type="spellStart"/>
              <w:r w:rsidR="00890D1B">
                <w:rPr>
                  <w:rFonts w:eastAsia="PMingLiU"/>
                  <w:sz w:val="20"/>
                  <w:szCs w:val="20"/>
                </w:rPr>
                <w:t>Keycloak</w:t>
              </w:r>
              <w:proofErr w:type="spellEnd"/>
              <w:r w:rsidR="00890D1B">
                <w:rPr>
                  <w:rFonts w:eastAsia="PMingLiU"/>
                  <w:sz w:val="20"/>
                  <w:szCs w:val="20"/>
                </w:rPr>
                <w:t xml:space="preserve"> references and Deployment Model </w:t>
              </w:r>
            </w:ins>
          </w:p>
        </w:tc>
      </w:tr>
      <w:tr w:rsidR="00211BC5" w:rsidRPr="00AE0928" w14:paraId="4466428F" w14:textId="77777777" w:rsidTr="00071585">
        <w:trPr>
          <w:ins w:id="49" w:author="Jose Luis Anton Bueso" w:date="2019-12-17T12:03:00Z"/>
        </w:trPr>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85BAA78" w14:textId="6E4324EB" w:rsidR="00211BC5" w:rsidRDefault="00211BC5" w:rsidP="00402A56">
            <w:pPr>
              <w:spacing w:after="0"/>
              <w:rPr>
                <w:ins w:id="50" w:author="Jose Luis Anton Bueso" w:date="2019-12-17T12:03:00Z"/>
                <w:rFonts w:eastAsia="PMingLiU"/>
                <w:sz w:val="20"/>
                <w:szCs w:val="20"/>
              </w:rPr>
            </w:pPr>
            <w:ins w:id="51" w:author="Jose Luis Anton Bueso" w:date="2019-12-17T12:03:00Z">
              <w:r>
                <w:rPr>
                  <w:rFonts w:eastAsia="PMingLiU"/>
                  <w:sz w:val="20"/>
                  <w:szCs w:val="20"/>
                </w:rPr>
                <w:t>0.7</w:t>
              </w:r>
            </w:ins>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FA7AB70" w14:textId="44011551" w:rsidR="00211BC5" w:rsidRDefault="00211BC5">
            <w:pPr>
              <w:spacing w:after="0"/>
              <w:rPr>
                <w:ins w:id="52" w:author="Jose Luis Anton Bueso" w:date="2019-12-17T12:03:00Z"/>
                <w:rFonts w:eastAsia="PMingLiU"/>
                <w:sz w:val="20"/>
                <w:szCs w:val="20"/>
              </w:rPr>
            </w:pPr>
            <w:ins w:id="53" w:author="Jose Luis Anton Bueso" w:date="2019-12-17T12:03:00Z">
              <w:r>
                <w:rPr>
                  <w:rFonts w:eastAsia="PMingLiU"/>
                  <w:sz w:val="20"/>
                  <w:szCs w:val="20"/>
                </w:rPr>
                <w:t>17.12.2019</w:t>
              </w:r>
            </w:ins>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E68CC9F" w14:textId="6B801820" w:rsidR="00211BC5" w:rsidRDefault="00211BC5" w:rsidP="00402A56">
            <w:pPr>
              <w:spacing w:after="0"/>
              <w:rPr>
                <w:ins w:id="54" w:author="Jose Luis Anton Bueso" w:date="2019-12-17T12:03:00Z"/>
                <w:rFonts w:eastAsia="PMingLiU"/>
                <w:sz w:val="20"/>
                <w:szCs w:val="20"/>
              </w:rPr>
            </w:pPr>
            <w:ins w:id="55" w:author="Jose Luis Anton Bueso" w:date="2019-12-17T12:03:00Z">
              <w:r>
                <w:rPr>
                  <w:rFonts w:eastAsia="PMingLiU"/>
                  <w:sz w:val="20"/>
                  <w:szCs w:val="20"/>
                </w:rPr>
                <w:t xml:space="preserve">Jose Luis </w:t>
              </w:r>
              <w:proofErr w:type="spellStart"/>
              <w:r>
                <w:rPr>
                  <w:rFonts w:eastAsia="PMingLiU"/>
                  <w:sz w:val="20"/>
                  <w:szCs w:val="20"/>
                </w:rPr>
                <w:t>Antón</w:t>
              </w:r>
              <w:proofErr w:type="spellEnd"/>
              <w:r>
                <w:rPr>
                  <w:rFonts w:eastAsia="PMingLiU"/>
                  <w:sz w:val="20"/>
                  <w:szCs w:val="20"/>
                </w:rPr>
                <w:t xml:space="preserve"> Bueso</w:t>
              </w:r>
            </w:ins>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57E96A6" w14:textId="1CB9A17C" w:rsidR="00211BC5" w:rsidRDefault="00B04386">
            <w:pPr>
              <w:spacing w:after="0"/>
              <w:rPr>
                <w:ins w:id="56" w:author="Jose Luis Anton Bueso" w:date="2019-12-17T12:03:00Z"/>
                <w:rFonts w:eastAsia="PMingLiU"/>
                <w:sz w:val="20"/>
                <w:szCs w:val="20"/>
              </w:rPr>
            </w:pPr>
            <w:ins w:id="57" w:author="Jose Luis Anton Bueso" w:date="2019-12-17T12:47:00Z">
              <w:r>
                <w:rPr>
                  <w:rFonts w:eastAsia="PMingLiU"/>
                  <w:sz w:val="20"/>
                  <w:szCs w:val="20"/>
                </w:rPr>
                <w:t xml:space="preserve">Updated Context Model to restructure </w:t>
              </w:r>
            </w:ins>
            <w:ins w:id="58" w:author="Jose Luis Anton Bueso" w:date="2019-12-17T12:48:00Z">
              <w:r>
                <w:rPr>
                  <w:rFonts w:eastAsia="PMingLiU"/>
                  <w:sz w:val="20"/>
                  <w:szCs w:val="20"/>
                </w:rPr>
                <w:t xml:space="preserve">ROD </w:t>
              </w:r>
              <w:proofErr w:type="spellStart"/>
              <w:r>
                <w:rPr>
                  <w:rFonts w:eastAsia="PMingLiU"/>
                  <w:sz w:val="20"/>
                  <w:szCs w:val="20"/>
                </w:rPr>
                <w:t>Microproxy</w:t>
              </w:r>
              <w:proofErr w:type="spellEnd"/>
              <w:r>
                <w:rPr>
                  <w:rFonts w:eastAsia="PMingLiU"/>
                  <w:sz w:val="20"/>
                  <w:szCs w:val="20"/>
                </w:rPr>
                <w:t xml:space="preserve"> approach, added Helm v3 and list of charts to deploy side services.</w:t>
              </w:r>
            </w:ins>
          </w:p>
        </w:tc>
      </w:tr>
      <w:tr w:rsidR="00922095" w:rsidRPr="00AE0928" w14:paraId="46011820" w14:textId="77777777" w:rsidTr="00071585">
        <w:trPr>
          <w:ins w:id="59" w:author="Jose Luis Anton Bueso" w:date="2020-06-29T16:04:00Z"/>
        </w:trPr>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69CA3BF" w14:textId="3A76851F" w:rsidR="00922095" w:rsidRDefault="00922095" w:rsidP="00402A56">
            <w:pPr>
              <w:spacing w:after="0"/>
              <w:rPr>
                <w:ins w:id="60" w:author="Jose Luis Anton Bueso" w:date="2020-06-29T16:04:00Z"/>
                <w:rFonts w:eastAsia="PMingLiU"/>
                <w:sz w:val="20"/>
                <w:szCs w:val="20"/>
              </w:rPr>
            </w:pPr>
            <w:ins w:id="61" w:author="Jose Luis Anton Bueso" w:date="2020-06-29T16:04:00Z">
              <w:r>
                <w:rPr>
                  <w:rFonts w:eastAsia="PMingLiU"/>
                  <w:sz w:val="20"/>
                  <w:szCs w:val="20"/>
                </w:rPr>
                <w:t>0.8</w:t>
              </w:r>
            </w:ins>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2427F39" w14:textId="076F4147" w:rsidR="00922095" w:rsidRDefault="00922095">
            <w:pPr>
              <w:spacing w:after="0"/>
              <w:rPr>
                <w:ins w:id="62" w:author="Jose Luis Anton Bueso" w:date="2020-06-29T16:04:00Z"/>
                <w:rFonts w:eastAsia="PMingLiU"/>
                <w:sz w:val="20"/>
                <w:szCs w:val="20"/>
              </w:rPr>
            </w:pPr>
            <w:ins w:id="63" w:author="Jose Luis Anton Bueso" w:date="2020-06-29T16:04:00Z">
              <w:r>
                <w:rPr>
                  <w:rFonts w:eastAsia="PMingLiU"/>
                  <w:sz w:val="20"/>
                  <w:szCs w:val="20"/>
                </w:rPr>
                <w:t>29.06.2020</w:t>
              </w:r>
            </w:ins>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C178753" w14:textId="6F49DC39" w:rsidR="00922095" w:rsidRDefault="00922095" w:rsidP="00402A56">
            <w:pPr>
              <w:spacing w:after="0"/>
              <w:rPr>
                <w:ins w:id="64" w:author="Jose Luis Anton Bueso" w:date="2020-06-29T16:04:00Z"/>
                <w:rFonts w:eastAsia="PMingLiU"/>
                <w:sz w:val="20"/>
                <w:szCs w:val="20"/>
              </w:rPr>
            </w:pPr>
            <w:ins w:id="65" w:author="Jose Luis Anton Bueso" w:date="2020-06-29T16:04:00Z">
              <w:r>
                <w:rPr>
                  <w:rFonts w:eastAsia="PMingLiU"/>
                  <w:sz w:val="20"/>
                  <w:szCs w:val="20"/>
                </w:rPr>
                <w:t xml:space="preserve">Jose Luis </w:t>
              </w:r>
              <w:proofErr w:type="spellStart"/>
              <w:r>
                <w:rPr>
                  <w:rFonts w:eastAsia="PMingLiU"/>
                  <w:sz w:val="20"/>
                  <w:szCs w:val="20"/>
                </w:rPr>
                <w:t>Antón</w:t>
              </w:r>
              <w:proofErr w:type="spellEnd"/>
              <w:r>
                <w:rPr>
                  <w:rFonts w:eastAsia="PMingLiU"/>
                  <w:sz w:val="20"/>
                  <w:szCs w:val="20"/>
                </w:rPr>
                <w:t xml:space="preserve"> Bueso</w:t>
              </w:r>
            </w:ins>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808EF99" w14:textId="77777777" w:rsidR="00922095" w:rsidRDefault="00922095">
            <w:pPr>
              <w:spacing w:after="0"/>
              <w:rPr>
                <w:ins w:id="66" w:author="Jose Luis Anton Bueso" w:date="2020-06-29T16:29:00Z"/>
                <w:rFonts w:eastAsia="PMingLiU"/>
                <w:sz w:val="20"/>
                <w:szCs w:val="20"/>
              </w:rPr>
            </w:pPr>
            <w:ins w:id="67" w:author="Jose Luis Anton Bueso" w:date="2020-06-29T16:04:00Z">
              <w:r>
                <w:rPr>
                  <w:rFonts w:eastAsia="PMingLiU"/>
                  <w:sz w:val="20"/>
                  <w:szCs w:val="20"/>
                </w:rPr>
                <w:t>Added</w:t>
              </w:r>
              <w:r w:rsidR="006E679F">
                <w:rPr>
                  <w:rFonts w:eastAsia="PMingLiU"/>
                  <w:sz w:val="20"/>
                  <w:szCs w:val="20"/>
                </w:rPr>
                <w:t xml:space="preserve"> ROD </w:t>
              </w:r>
              <w:proofErr w:type="spellStart"/>
              <w:r w:rsidR="006E679F">
                <w:rPr>
                  <w:rFonts w:eastAsia="PMingLiU"/>
                  <w:sz w:val="20"/>
                  <w:szCs w:val="20"/>
                </w:rPr>
                <w:t>microservice</w:t>
              </w:r>
              <w:proofErr w:type="spellEnd"/>
              <w:r w:rsidR="006E679F">
                <w:rPr>
                  <w:rFonts w:eastAsia="PMingLiU"/>
                  <w:sz w:val="20"/>
                  <w:szCs w:val="20"/>
                </w:rPr>
                <w:t xml:space="preserve"> to </w:t>
              </w:r>
              <w:proofErr w:type="spellStart"/>
              <w:r w:rsidR="006E679F">
                <w:rPr>
                  <w:rFonts w:eastAsia="PMingLiU"/>
                  <w:sz w:val="20"/>
                  <w:szCs w:val="20"/>
                </w:rPr>
                <w:t>Reportnet</w:t>
              </w:r>
              <w:proofErr w:type="spellEnd"/>
              <w:r w:rsidR="006E679F">
                <w:rPr>
                  <w:rFonts w:eastAsia="PMingLiU"/>
                  <w:sz w:val="20"/>
                  <w:szCs w:val="20"/>
                </w:rPr>
                <w:t xml:space="preserve"> 3. </w:t>
              </w:r>
            </w:ins>
          </w:p>
          <w:p w14:paraId="679B2786" w14:textId="77777777" w:rsidR="006E679F" w:rsidRDefault="006E679F">
            <w:pPr>
              <w:spacing w:after="0"/>
              <w:rPr>
                <w:ins w:id="68" w:author="Jose Luis Anton Bueso" w:date="2020-06-29T16:47:00Z"/>
                <w:rFonts w:eastAsia="PMingLiU"/>
                <w:sz w:val="20"/>
                <w:szCs w:val="20"/>
              </w:rPr>
            </w:pPr>
            <w:ins w:id="69" w:author="Jose Luis Anton Bueso" w:date="2020-06-29T16:30:00Z">
              <w:r>
                <w:rPr>
                  <w:rFonts w:eastAsia="PMingLiU"/>
                  <w:sz w:val="20"/>
                  <w:szCs w:val="20"/>
                </w:rPr>
                <w:t xml:space="preserve">Added new Interaction between </w:t>
              </w:r>
              <w:proofErr w:type="spellStart"/>
              <w:r>
                <w:rPr>
                  <w:rFonts w:eastAsia="PMingLiU"/>
                  <w:sz w:val="20"/>
                  <w:szCs w:val="20"/>
                </w:rPr>
                <w:t>Keycloak</w:t>
              </w:r>
              <w:proofErr w:type="spellEnd"/>
              <w:r>
                <w:rPr>
                  <w:rFonts w:eastAsia="PMingLiU"/>
                  <w:sz w:val="20"/>
                  <w:szCs w:val="20"/>
                </w:rPr>
                <w:t xml:space="preserve"> and </w:t>
              </w:r>
              <w:proofErr w:type="spellStart"/>
              <w:r>
                <w:rPr>
                  <w:rFonts w:eastAsia="PMingLiU"/>
                  <w:sz w:val="20"/>
                  <w:szCs w:val="20"/>
                </w:rPr>
                <w:t>EULogin</w:t>
              </w:r>
              <w:proofErr w:type="spellEnd"/>
              <w:r>
                <w:rPr>
                  <w:rFonts w:eastAsia="PMingLiU"/>
                  <w:sz w:val="20"/>
                  <w:szCs w:val="20"/>
                </w:rPr>
                <w:t xml:space="preserve"> based on </w:t>
              </w:r>
              <w:proofErr w:type="spellStart"/>
              <w:r>
                <w:rPr>
                  <w:rFonts w:eastAsia="PMingLiU"/>
                  <w:sz w:val="20"/>
                  <w:szCs w:val="20"/>
                </w:rPr>
                <w:t>OpenId</w:t>
              </w:r>
              <w:proofErr w:type="spellEnd"/>
              <w:r>
                <w:rPr>
                  <w:rFonts w:eastAsia="PMingLiU"/>
                  <w:sz w:val="20"/>
                  <w:szCs w:val="20"/>
                </w:rPr>
                <w:t xml:space="preserve">. CAS is dismissed. </w:t>
              </w:r>
            </w:ins>
          </w:p>
          <w:p w14:paraId="7DAF37EA" w14:textId="69305AA1" w:rsidR="00804695" w:rsidRDefault="00804695">
            <w:pPr>
              <w:spacing w:after="0"/>
              <w:rPr>
                <w:ins w:id="70" w:author="Jose Luis Anton Bueso" w:date="2020-06-29T16:04:00Z"/>
                <w:rFonts w:eastAsia="PMingLiU"/>
                <w:sz w:val="20"/>
                <w:szCs w:val="20"/>
              </w:rPr>
            </w:pPr>
            <w:ins w:id="71" w:author="Jose Luis Anton Bueso" w:date="2020-06-29T16:47:00Z">
              <w:r>
                <w:rPr>
                  <w:rFonts w:eastAsia="PMingLiU"/>
                  <w:sz w:val="20"/>
                  <w:szCs w:val="20"/>
                </w:rPr>
                <w:t>Update technological Stack</w:t>
              </w:r>
            </w:ins>
            <w:bookmarkStart w:id="72" w:name="_GoBack"/>
            <w:bookmarkEnd w:id="72"/>
          </w:p>
        </w:tc>
      </w:tr>
    </w:tbl>
    <w:p w14:paraId="0F3A60A8" w14:textId="77777777" w:rsidR="001261E7" w:rsidRPr="00AE0928" w:rsidRDefault="001261E7" w:rsidP="00E25EC4">
      <w:pPr>
        <w:rPr>
          <w:rFonts w:eastAsia="Calibri"/>
        </w:rPr>
      </w:pPr>
    </w:p>
    <w:p w14:paraId="4D9ACB99" w14:textId="77777777" w:rsidR="001261E7" w:rsidRPr="00AE0928" w:rsidRDefault="001261E7" w:rsidP="00E25EC4">
      <w:pPr>
        <w:rPr>
          <w:rFonts w:eastAsia="Calibri"/>
          <w:b/>
        </w:rPr>
      </w:pPr>
      <w:r w:rsidRPr="00AE0928">
        <w:rPr>
          <w:rFonts w:eastAsia="Calibri"/>
          <w:b/>
        </w:rPr>
        <w:t xml:space="preserve">Configuration Management: Document Location </w:t>
      </w:r>
    </w:p>
    <w:p w14:paraId="468179C2" w14:textId="13E21B5A" w:rsidR="001261E7" w:rsidRPr="00AE0928" w:rsidRDefault="001261E7" w:rsidP="00E25EC4">
      <w:pPr>
        <w:rPr>
          <w:rFonts w:eastAsia="Calibri"/>
          <w:color w:val="000000" w:themeColor="text1"/>
        </w:rPr>
      </w:pPr>
      <w:r w:rsidRPr="00AE0928">
        <w:rPr>
          <w:rFonts w:eastAsia="Calibri"/>
        </w:rPr>
        <w:t xml:space="preserve">The latest version of this controlled document is stored in </w:t>
      </w:r>
      <w:commentRangeStart w:id="73"/>
      <w:r w:rsidR="005473D9">
        <w:fldChar w:fldCharType="begin"/>
      </w:r>
      <w:r w:rsidR="005473D9">
        <w:instrText xml:space="preserve"> HYPERLINK "https://projects.eionet.europa.eu/reportnet-3.0/" </w:instrText>
      </w:r>
      <w:r w:rsidR="005473D9">
        <w:fldChar w:fldCharType="separate"/>
      </w:r>
      <w:r w:rsidR="00AE0928">
        <w:rPr>
          <w:rStyle w:val="Hipervnculo"/>
          <w:rFonts w:eastAsia="Calibri"/>
          <w:sz w:val="20"/>
        </w:rPr>
        <w:t>XXXXXX</w:t>
      </w:r>
      <w:r w:rsidR="005473D9">
        <w:rPr>
          <w:rStyle w:val="Hipervnculo"/>
          <w:rFonts w:eastAsia="Calibri"/>
          <w:sz w:val="20"/>
        </w:rPr>
        <w:fldChar w:fldCharType="end"/>
      </w:r>
      <w:commentRangeEnd w:id="73"/>
      <w:r w:rsidR="00657D65">
        <w:rPr>
          <w:rStyle w:val="Refdecomentario"/>
        </w:rPr>
        <w:commentReference w:id="73"/>
      </w:r>
    </w:p>
    <w:p w14:paraId="7028E4C2" w14:textId="77777777" w:rsidR="001261E7" w:rsidRDefault="001261E7" w:rsidP="00E25EC4">
      <w:pPr>
        <w:pStyle w:val="ZDGName"/>
      </w:pPr>
    </w:p>
    <w:p w14:paraId="6BDCEC25" w14:textId="77777777" w:rsidR="00AE0928" w:rsidRDefault="00AE0928" w:rsidP="00E25EC4">
      <w:pPr>
        <w:pStyle w:val="ZDGName"/>
        <w:sectPr w:rsidR="00AE0928" w:rsidSect="0051263C">
          <w:headerReference w:type="default" r:id="rId13"/>
          <w:footerReference w:type="default" r:id="rId14"/>
          <w:endnotePr>
            <w:numFmt w:val="decimal"/>
          </w:endnotePr>
          <w:pgSz w:w="11909" w:h="16834" w:code="9"/>
          <w:pgMar w:top="1242" w:right="1276" w:bottom="992" w:left="1151" w:header="720" w:footer="476" w:gutter="0"/>
          <w:cols w:space="0"/>
          <w:docGrid w:linePitch="272"/>
        </w:sectPr>
      </w:pPr>
    </w:p>
    <w:p w14:paraId="155C4972" w14:textId="77777777" w:rsidR="001261E7" w:rsidRPr="00AE0928" w:rsidRDefault="001261E7" w:rsidP="00E25EC4">
      <w:pPr>
        <w:rPr>
          <w:b/>
        </w:rPr>
      </w:pPr>
      <w:r w:rsidRPr="00AE0928">
        <w:rPr>
          <w:b/>
        </w:rPr>
        <w:lastRenderedPageBreak/>
        <w:t>TABLE OF CONTENTS</w:t>
      </w:r>
    </w:p>
    <w:p w14:paraId="31FB2B6F" w14:textId="6BE768D7" w:rsidR="00EF2211" w:rsidRPr="00EF2211" w:rsidRDefault="001261E7">
      <w:pPr>
        <w:pStyle w:val="TDC1"/>
        <w:rPr>
          <w:ins w:id="74" w:author="Jose Luis Anton Bueso" w:date="2019-06-10T16:10:00Z"/>
          <w:rFonts w:eastAsiaTheme="minorEastAsia" w:cstheme="minorBidi"/>
          <w:b w:val="0"/>
          <w:caps w:val="0"/>
          <w:lang w:eastAsia="es-ES"/>
          <w:rPrChange w:id="75" w:author="Jose Luis Anton Bueso" w:date="2019-06-10T16:10:00Z">
            <w:rPr>
              <w:ins w:id="76" w:author="Jose Luis Anton Bueso" w:date="2019-06-10T16:10:00Z"/>
              <w:rFonts w:eastAsiaTheme="minorEastAsia" w:cstheme="minorBidi"/>
              <w:b w:val="0"/>
              <w:caps w:val="0"/>
              <w:lang w:val="es-ES" w:eastAsia="es-ES"/>
            </w:rPr>
          </w:rPrChange>
        </w:rPr>
      </w:pPr>
      <w:r w:rsidRPr="00AE0928">
        <w:rPr>
          <w:noProof w:val="0"/>
        </w:rPr>
        <w:fldChar w:fldCharType="begin"/>
      </w:r>
      <w:r w:rsidRPr="00AE0928">
        <w:rPr>
          <w:noProof w:val="0"/>
        </w:rPr>
        <w:instrText xml:space="preserve"> TOC \o "1-3" </w:instrText>
      </w:r>
      <w:r w:rsidRPr="00AE0928">
        <w:rPr>
          <w:noProof w:val="0"/>
        </w:rPr>
        <w:fldChar w:fldCharType="separate"/>
      </w:r>
      <w:ins w:id="77" w:author="Jose Luis Anton Bueso" w:date="2019-06-10T16:10:00Z">
        <w:r w:rsidR="00EF2211">
          <w:t>1</w:t>
        </w:r>
        <w:r w:rsidR="00EF2211" w:rsidRPr="00EF2211">
          <w:rPr>
            <w:rFonts w:eastAsiaTheme="minorEastAsia" w:cstheme="minorBidi"/>
            <w:b w:val="0"/>
            <w:caps w:val="0"/>
            <w:lang w:eastAsia="es-ES"/>
            <w:rPrChange w:id="78" w:author="Jose Luis Anton Bueso" w:date="2019-06-10T16:10:00Z">
              <w:rPr>
                <w:rFonts w:eastAsiaTheme="minorEastAsia" w:cstheme="minorBidi"/>
                <w:b w:val="0"/>
                <w:caps w:val="0"/>
                <w:lang w:val="es-ES" w:eastAsia="es-ES"/>
              </w:rPr>
            </w:rPrChange>
          </w:rPr>
          <w:tab/>
        </w:r>
        <w:r w:rsidR="00EF2211">
          <w:t>Introduction</w:t>
        </w:r>
        <w:r w:rsidR="00EF2211">
          <w:tab/>
        </w:r>
        <w:r w:rsidR="00EF2211">
          <w:fldChar w:fldCharType="begin"/>
        </w:r>
        <w:r w:rsidR="00EF2211">
          <w:instrText xml:space="preserve"> PAGEREF _Toc11075508 \h </w:instrText>
        </w:r>
      </w:ins>
      <w:r w:rsidR="00EF2211">
        <w:fldChar w:fldCharType="separate"/>
      </w:r>
      <w:ins w:id="79" w:author="Jose Luis Anton Bueso" w:date="2019-06-10T16:10:00Z">
        <w:r w:rsidR="00EF2211">
          <w:t>7</w:t>
        </w:r>
        <w:r w:rsidR="00EF2211">
          <w:fldChar w:fldCharType="end"/>
        </w:r>
      </w:ins>
    </w:p>
    <w:p w14:paraId="0BBE16BF" w14:textId="309AFDE2" w:rsidR="00EF2211" w:rsidRPr="00EF2211" w:rsidRDefault="00EF2211">
      <w:pPr>
        <w:pStyle w:val="TDC2"/>
        <w:rPr>
          <w:ins w:id="80" w:author="Jose Luis Anton Bueso" w:date="2019-06-10T16:10:00Z"/>
          <w:rFonts w:asciiTheme="minorHAnsi" w:eastAsiaTheme="minorEastAsia" w:hAnsiTheme="minorHAnsi" w:cstheme="minorBidi"/>
          <w:lang w:eastAsia="es-ES"/>
          <w:rPrChange w:id="81" w:author="Jose Luis Anton Bueso" w:date="2019-06-10T16:10:00Z">
            <w:rPr>
              <w:ins w:id="82" w:author="Jose Luis Anton Bueso" w:date="2019-06-10T16:10:00Z"/>
              <w:rFonts w:asciiTheme="minorHAnsi" w:eastAsiaTheme="minorEastAsia" w:hAnsiTheme="minorHAnsi" w:cstheme="minorBidi"/>
              <w:lang w:val="es-ES" w:eastAsia="es-ES"/>
            </w:rPr>
          </w:rPrChange>
        </w:rPr>
      </w:pPr>
      <w:ins w:id="83" w:author="Jose Luis Anton Bueso" w:date="2019-06-10T16:10:00Z">
        <w:r>
          <w:t>1.1</w:t>
        </w:r>
        <w:r w:rsidRPr="00EF2211">
          <w:rPr>
            <w:rFonts w:asciiTheme="minorHAnsi" w:eastAsiaTheme="minorEastAsia" w:hAnsiTheme="minorHAnsi" w:cstheme="minorBidi"/>
            <w:lang w:eastAsia="es-ES"/>
            <w:rPrChange w:id="84" w:author="Jose Luis Anton Bueso" w:date="2019-06-10T16:10:00Z">
              <w:rPr>
                <w:rFonts w:asciiTheme="minorHAnsi" w:eastAsiaTheme="minorEastAsia" w:hAnsiTheme="minorHAnsi" w:cstheme="minorBidi"/>
                <w:lang w:val="es-ES" w:eastAsia="es-ES"/>
              </w:rPr>
            </w:rPrChange>
          </w:rPr>
          <w:tab/>
        </w:r>
        <w:r>
          <w:t>Overview</w:t>
        </w:r>
        <w:r>
          <w:tab/>
        </w:r>
        <w:r>
          <w:fldChar w:fldCharType="begin"/>
        </w:r>
        <w:r>
          <w:instrText xml:space="preserve"> PAGEREF _Toc11075509 \h </w:instrText>
        </w:r>
      </w:ins>
      <w:r>
        <w:fldChar w:fldCharType="separate"/>
      </w:r>
      <w:ins w:id="85" w:author="Jose Luis Anton Bueso" w:date="2019-06-10T16:10:00Z">
        <w:r>
          <w:t>7</w:t>
        </w:r>
        <w:r>
          <w:fldChar w:fldCharType="end"/>
        </w:r>
      </w:ins>
    </w:p>
    <w:p w14:paraId="167B5390" w14:textId="3D3C1AAD" w:rsidR="00EF2211" w:rsidRPr="00EF2211" w:rsidRDefault="00EF2211">
      <w:pPr>
        <w:pStyle w:val="TDC2"/>
        <w:rPr>
          <w:ins w:id="86" w:author="Jose Luis Anton Bueso" w:date="2019-06-10T16:10:00Z"/>
          <w:rFonts w:asciiTheme="minorHAnsi" w:eastAsiaTheme="minorEastAsia" w:hAnsiTheme="minorHAnsi" w:cstheme="minorBidi"/>
          <w:lang w:eastAsia="es-ES"/>
          <w:rPrChange w:id="87" w:author="Jose Luis Anton Bueso" w:date="2019-06-10T16:10:00Z">
            <w:rPr>
              <w:ins w:id="88" w:author="Jose Luis Anton Bueso" w:date="2019-06-10T16:10:00Z"/>
              <w:rFonts w:asciiTheme="minorHAnsi" w:eastAsiaTheme="minorEastAsia" w:hAnsiTheme="minorHAnsi" w:cstheme="minorBidi"/>
              <w:lang w:val="es-ES" w:eastAsia="es-ES"/>
            </w:rPr>
          </w:rPrChange>
        </w:rPr>
      </w:pPr>
      <w:ins w:id="89" w:author="Jose Luis Anton Bueso" w:date="2019-06-10T16:10:00Z">
        <w:r>
          <w:t>1.2</w:t>
        </w:r>
        <w:r w:rsidRPr="00EF2211">
          <w:rPr>
            <w:rFonts w:asciiTheme="minorHAnsi" w:eastAsiaTheme="minorEastAsia" w:hAnsiTheme="minorHAnsi" w:cstheme="minorBidi"/>
            <w:lang w:eastAsia="es-ES"/>
            <w:rPrChange w:id="90" w:author="Jose Luis Anton Bueso" w:date="2019-06-10T16:10:00Z">
              <w:rPr>
                <w:rFonts w:asciiTheme="minorHAnsi" w:eastAsiaTheme="minorEastAsia" w:hAnsiTheme="minorHAnsi" w:cstheme="minorBidi"/>
                <w:lang w:val="es-ES" w:eastAsia="es-ES"/>
              </w:rPr>
            </w:rPrChange>
          </w:rPr>
          <w:tab/>
        </w:r>
        <w:r>
          <w:t>Assumptions</w:t>
        </w:r>
        <w:r>
          <w:tab/>
        </w:r>
        <w:r>
          <w:fldChar w:fldCharType="begin"/>
        </w:r>
        <w:r>
          <w:instrText xml:space="preserve"> PAGEREF _Toc11075510 \h </w:instrText>
        </w:r>
      </w:ins>
      <w:r>
        <w:fldChar w:fldCharType="separate"/>
      </w:r>
      <w:ins w:id="91" w:author="Jose Luis Anton Bueso" w:date="2019-06-10T16:10:00Z">
        <w:r>
          <w:t>7</w:t>
        </w:r>
        <w:r>
          <w:fldChar w:fldCharType="end"/>
        </w:r>
      </w:ins>
    </w:p>
    <w:p w14:paraId="14417B4E" w14:textId="4A9753FC" w:rsidR="00EF2211" w:rsidRPr="00EF2211" w:rsidRDefault="00EF2211">
      <w:pPr>
        <w:pStyle w:val="TDC2"/>
        <w:rPr>
          <w:ins w:id="92" w:author="Jose Luis Anton Bueso" w:date="2019-06-10T16:10:00Z"/>
          <w:rFonts w:asciiTheme="minorHAnsi" w:eastAsiaTheme="minorEastAsia" w:hAnsiTheme="minorHAnsi" w:cstheme="minorBidi"/>
          <w:lang w:eastAsia="es-ES"/>
          <w:rPrChange w:id="93" w:author="Jose Luis Anton Bueso" w:date="2019-06-10T16:10:00Z">
            <w:rPr>
              <w:ins w:id="94" w:author="Jose Luis Anton Bueso" w:date="2019-06-10T16:10:00Z"/>
              <w:rFonts w:asciiTheme="minorHAnsi" w:eastAsiaTheme="minorEastAsia" w:hAnsiTheme="minorHAnsi" w:cstheme="minorBidi"/>
              <w:lang w:val="es-ES" w:eastAsia="es-ES"/>
            </w:rPr>
          </w:rPrChange>
        </w:rPr>
      </w:pPr>
      <w:ins w:id="95" w:author="Jose Luis Anton Bueso" w:date="2019-06-10T16:10:00Z">
        <w:r>
          <w:t>1.3</w:t>
        </w:r>
        <w:r w:rsidRPr="00EF2211">
          <w:rPr>
            <w:rFonts w:asciiTheme="minorHAnsi" w:eastAsiaTheme="minorEastAsia" w:hAnsiTheme="minorHAnsi" w:cstheme="minorBidi"/>
            <w:lang w:eastAsia="es-ES"/>
            <w:rPrChange w:id="96" w:author="Jose Luis Anton Bueso" w:date="2019-06-10T16:10:00Z">
              <w:rPr>
                <w:rFonts w:asciiTheme="minorHAnsi" w:eastAsiaTheme="minorEastAsia" w:hAnsiTheme="minorHAnsi" w:cstheme="minorBidi"/>
                <w:lang w:val="es-ES" w:eastAsia="es-ES"/>
              </w:rPr>
            </w:rPrChange>
          </w:rPr>
          <w:tab/>
        </w:r>
        <w:r>
          <w:t>References</w:t>
        </w:r>
        <w:r>
          <w:tab/>
        </w:r>
        <w:r>
          <w:fldChar w:fldCharType="begin"/>
        </w:r>
        <w:r>
          <w:instrText xml:space="preserve"> PAGEREF _Toc11075511 \h </w:instrText>
        </w:r>
      </w:ins>
      <w:r>
        <w:fldChar w:fldCharType="separate"/>
      </w:r>
      <w:ins w:id="97" w:author="Jose Luis Anton Bueso" w:date="2019-06-10T16:10:00Z">
        <w:r>
          <w:t>7</w:t>
        </w:r>
        <w:r>
          <w:fldChar w:fldCharType="end"/>
        </w:r>
      </w:ins>
    </w:p>
    <w:p w14:paraId="2F241775" w14:textId="00F1612E" w:rsidR="00EF2211" w:rsidRPr="00EF2211" w:rsidRDefault="00EF2211">
      <w:pPr>
        <w:pStyle w:val="TDC2"/>
        <w:rPr>
          <w:ins w:id="98" w:author="Jose Luis Anton Bueso" w:date="2019-06-10T16:10:00Z"/>
          <w:rFonts w:asciiTheme="minorHAnsi" w:eastAsiaTheme="minorEastAsia" w:hAnsiTheme="minorHAnsi" w:cstheme="minorBidi"/>
          <w:lang w:eastAsia="es-ES"/>
          <w:rPrChange w:id="99" w:author="Jose Luis Anton Bueso" w:date="2019-06-10T16:10:00Z">
            <w:rPr>
              <w:ins w:id="100" w:author="Jose Luis Anton Bueso" w:date="2019-06-10T16:10:00Z"/>
              <w:rFonts w:asciiTheme="minorHAnsi" w:eastAsiaTheme="minorEastAsia" w:hAnsiTheme="minorHAnsi" w:cstheme="minorBidi"/>
              <w:lang w:val="es-ES" w:eastAsia="es-ES"/>
            </w:rPr>
          </w:rPrChange>
        </w:rPr>
      </w:pPr>
      <w:ins w:id="101" w:author="Jose Luis Anton Bueso" w:date="2019-06-10T16:10:00Z">
        <w:r>
          <w:t>1.4</w:t>
        </w:r>
        <w:r w:rsidRPr="00EF2211">
          <w:rPr>
            <w:rFonts w:asciiTheme="minorHAnsi" w:eastAsiaTheme="minorEastAsia" w:hAnsiTheme="minorHAnsi" w:cstheme="minorBidi"/>
            <w:lang w:eastAsia="es-ES"/>
            <w:rPrChange w:id="102" w:author="Jose Luis Anton Bueso" w:date="2019-06-10T16:10:00Z">
              <w:rPr>
                <w:rFonts w:asciiTheme="minorHAnsi" w:eastAsiaTheme="minorEastAsia" w:hAnsiTheme="minorHAnsi" w:cstheme="minorBidi"/>
                <w:lang w:val="es-ES" w:eastAsia="es-ES"/>
              </w:rPr>
            </w:rPrChange>
          </w:rPr>
          <w:tab/>
        </w:r>
        <w:r>
          <w:t>Terms, acronyms and abbreviations</w:t>
        </w:r>
        <w:r>
          <w:tab/>
        </w:r>
        <w:r>
          <w:fldChar w:fldCharType="begin"/>
        </w:r>
        <w:r>
          <w:instrText xml:space="preserve"> PAGEREF _Toc11075512 \h </w:instrText>
        </w:r>
      </w:ins>
      <w:r>
        <w:fldChar w:fldCharType="separate"/>
      </w:r>
      <w:ins w:id="103" w:author="Jose Luis Anton Bueso" w:date="2019-06-10T16:10:00Z">
        <w:r>
          <w:t>7</w:t>
        </w:r>
        <w:r>
          <w:fldChar w:fldCharType="end"/>
        </w:r>
      </w:ins>
    </w:p>
    <w:p w14:paraId="16A4BF38" w14:textId="362977CC" w:rsidR="00EF2211" w:rsidRPr="00EF2211" w:rsidRDefault="00EF2211">
      <w:pPr>
        <w:pStyle w:val="TDC1"/>
        <w:rPr>
          <w:ins w:id="104" w:author="Jose Luis Anton Bueso" w:date="2019-06-10T16:10:00Z"/>
          <w:rFonts w:eastAsiaTheme="minorEastAsia" w:cstheme="minorBidi"/>
          <w:b w:val="0"/>
          <w:caps w:val="0"/>
          <w:lang w:eastAsia="es-ES"/>
          <w:rPrChange w:id="105" w:author="Jose Luis Anton Bueso" w:date="2019-06-10T16:10:00Z">
            <w:rPr>
              <w:ins w:id="106" w:author="Jose Luis Anton Bueso" w:date="2019-06-10T16:10:00Z"/>
              <w:rFonts w:eastAsiaTheme="minorEastAsia" w:cstheme="minorBidi"/>
              <w:b w:val="0"/>
              <w:caps w:val="0"/>
              <w:lang w:val="es-ES" w:eastAsia="es-ES"/>
            </w:rPr>
          </w:rPrChange>
        </w:rPr>
      </w:pPr>
      <w:ins w:id="107" w:author="Jose Luis Anton Bueso" w:date="2019-06-10T16:10:00Z">
        <w:r>
          <w:t>2</w:t>
        </w:r>
        <w:r w:rsidRPr="00EF2211">
          <w:rPr>
            <w:rFonts w:eastAsiaTheme="minorEastAsia" w:cstheme="minorBidi"/>
            <w:b w:val="0"/>
            <w:caps w:val="0"/>
            <w:lang w:eastAsia="es-ES"/>
            <w:rPrChange w:id="108" w:author="Jose Luis Anton Bueso" w:date="2019-06-10T16:10:00Z">
              <w:rPr>
                <w:rFonts w:eastAsiaTheme="minorEastAsia" w:cstheme="minorBidi"/>
                <w:b w:val="0"/>
                <w:caps w:val="0"/>
                <w:lang w:val="es-ES" w:eastAsia="es-ES"/>
              </w:rPr>
            </w:rPrChange>
          </w:rPr>
          <w:tab/>
        </w:r>
        <w:r>
          <w:t>High Level Architecture (HLA)</w:t>
        </w:r>
        <w:r>
          <w:tab/>
        </w:r>
        <w:r>
          <w:fldChar w:fldCharType="begin"/>
        </w:r>
        <w:r>
          <w:instrText xml:space="preserve"> PAGEREF _Toc11075513 \h </w:instrText>
        </w:r>
      </w:ins>
      <w:r>
        <w:fldChar w:fldCharType="separate"/>
      </w:r>
      <w:ins w:id="109" w:author="Jose Luis Anton Bueso" w:date="2019-06-10T16:10:00Z">
        <w:r>
          <w:t>8</w:t>
        </w:r>
        <w:r>
          <w:fldChar w:fldCharType="end"/>
        </w:r>
      </w:ins>
    </w:p>
    <w:p w14:paraId="49488768" w14:textId="3F372138" w:rsidR="00EF2211" w:rsidRPr="00EF2211" w:rsidRDefault="00EF2211">
      <w:pPr>
        <w:pStyle w:val="TDC2"/>
        <w:rPr>
          <w:ins w:id="110" w:author="Jose Luis Anton Bueso" w:date="2019-06-10T16:10:00Z"/>
          <w:rFonts w:asciiTheme="minorHAnsi" w:eastAsiaTheme="minorEastAsia" w:hAnsiTheme="minorHAnsi" w:cstheme="minorBidi"/>
          <w:lang w:eastAsia="es-ES"/>
          <w:rPrChange w:id="111" w:author="Jose Luis Anton Bueso" w:date="2019-06-10T16:10:00Z">
            <w:rPr>
              <w:ins w:id="112" w:author="Jose Luis Anton Bueso" w:date="2019-06-10T16:10:00Z"/>
              <w:rFonts w:asciiTheme="minorHAnsi" w:eastAsiaTheme="minorEastAsia" w:hAnsiTheme="minorHAnsi" w:cstheme="minorBidi"/>
              <w:lang w:val="es-ES" w:eastAsia="es-ES"/>
            </w:rPr>
          </w:rPrChange>
        </w:rPr>
      </w:pPr>
      <w:ins w:id="113" w:author="Jose Luis Anton Bueso" w:date="2019-06-10T16:10:00Z">
        <w:r>
          <w:t>2.1</w:t>
        </w:r>
        <w:r w:rsidRPr="00EF2211">
          <w:rPr>
            <w:rFonts w:asciiTheme="minorHAnsi" w:eastAsiaTheme="minorEastAsia" w:hAnsiTheme="minorHAnsi" w:cstheme="minorBidi"/>
            <w:lang w:eastAsia="es-ES"/>
            <w:rPrChange w:id="114" w:author="Jose Luis Anton Bueso" w:date="2019-06-10T16:10:00Z">
              <w:rPr>
                <w:rFonts w:asciiTheme="minorHAnsi" w:eastAsiaTheme="minorEastAsia" w:hAnsiTheme="minorHAnsi" w:cstheme="minorBidi"/>
                <w:lang w:val="es-ES" w:eastAsia="es-ES"/>
              </w:rPr>
            </w:rPrChange>
          </w:rPr>
          <w:tab/>
        </w:r>
        <w:r>
          <w:t>Reference Architecture Alignment</w:t>
        </w:r>
        <w:r>
          <w:tab/>
        </w:r>
        <w:r>
          <w:fldChar w:fldCharType="begin"/>
        </w:r>
        <w:r>
          <w:instrText xml:space="preserve"> PAGEREF _Toc11075514 \h </w:instrText>
        </w:r>
      </w:ins>
      <w:r>
        <w:fldChar w:fldCharType="separate"/>
      </w:r>
      <w:ins w:id="115" w:author="Jose Luis Anton Bueso" w:date="2019-06-10T16:10:00Z">
        <w:r>
          <w:t>8</w:t>
        </w:r>
        <w:r>
          <w:fldChar w:fldCharType="end"/>
        </w:r>
      </w:ins>
    </w:p>
    <w:p w14:paraId="7E7F863B" w14:textId="7F861CFB" w:rsidR="00EF2211" w:rsidRPr="00EF2211" w:rsidRDefault="00EF2211">
      <w:pPr>
        <w:pStyle w:val="TDC3"/>
        <w:tabs>
          <w:tab w:val="left" w:pos="1540"/>
        </w:tabs>
        <w:rPr>
          <w:ins w:id="116" w:author="Jose Luis Anton Bueso" w:date="2019-06-10T16:10:00Z"/>
          <w:rFonts w:eastAsiaTheme="minorEastAsia" w:cstheme="minorBidi"/>
          <w:lang w:eastAsia="es-ES"/>
          <w:rPrChange w:id="117" w:author="Jose Luis Anton Bueso" w:date="2019-06-10T16:10:00Z">
            <w:rPr>
              <w:ins w:id="118" w:author="Jose Luis Anton Bueso" w:date="2019-06-10T16:10:00Z"/>
              <w:rFonts w:eastAsiaTheme="minorEastAsia" w:cstheme="minorBidi"/>
              <w:lang w:val="es-ES" w:eastAsia="es-ES"/>
            </w:rPr>
          </w:rPrChange>
        </w:rPr>
      </w:pPr>
      <w:ins w:id="119" w:author="Jose Luis Anton Bueso" w:date="2019-06-10T16:10:00Z">
        <w:r>
          <w:t>2.1.1</w:t>
        </w:r>
        <w:r w:rsidRPr="00EF2211">
          <w:rPr>
            <w:rFonts w:eastAsiaTheme="minorEastAsia" w:cstheme="minorBidi"/>
            <w:lang w:eastAsia="es-ES"/>
            <w:rPrChange w:id="120" w:author="Jose Luis Anton Bueso" w:date="2019-06-10T16:10:00Z">
              <w:rPr>
                <w:rFonts w:eastAsiaTheme="minorEastAsia" w:cstheme="minorBidi"/>
                <w:lang w:val="es-ES" w:eastAsia="es-ES"/>
              </w:rPr>
            </w:rPrChange>
          </w:rPr>
          <w:tab/>
        </w:r>
        <w:r>
          <w:t>Reference Architecture</w:t>
        </w:r>
        <w:r>
          <w:tab/>
        </w:r>
        <w:r>
          <w:fldChar w:fldCharType="begin"/>
        </w:r>
        <w:r>
          <w:instrText xml:space="preserve"> PAGEREF _Toc11075515 \h </w:instrText>
        </w:r>
      </w:ins>
      <w:r>
        <w:fldChar w:fldCharType="separate"/>
      </w:r>
      <w:ins w:id="121" w:author="Jose Luis Anton Bueso" w:date="2019-06-10T16:10:00Z">
        <w:r>
          <w:t>8</w:t>
        </w:r>
        <w:r>
          <w:fldChar w:fldCharType="end"/>
        </w:r>
      </w:ins>
    </w:p>
    <w:p w14:paraId="7D4D8362" w14:textId="6F94B770" w:rsidR="00EF2211" w:rsidRPr="00EF2211" w:rsidRDefault="00EF2211">
      <w:pPr>
        <w:pStyle w:val="TDC3"/>
        <w:tabs>
          <w:tab w:val="left" w:pos="1540"/>
        </w:tabs>
        <w:rPr>
          <w:ins w:id="122" w:author="Jose Luis Anton Bueso" w:date="2019-06-10T16:10:00Z"/>
          <w:rFonts w:eastAsiaTheme="minorEastAsia" w:cstheme="minorBidi"/>
          <w:lang w:eastAsia="es-ES"/>
          <w:rPrChange w:id="123" w:author="Jose Luis Anton Bueso" w:date="2019-06-10T16:10:00Z">
            <w:rPr>
              <w:ins w:id="124" w:author="Jose Luis Anton Bueso" w:date="2019-06-10T16:10:00Z"/>
              <w:rFonts w:eastAsiaTheme="minorEastAsia" w:cstheme="minorBidi"/>
              <w:lang w:val="es-ES" w:eastAsia="es-ES"/>
            </w:rPr>
          </w:rPrChange>
        </w:rPr>
      </w:pPr>
      <w:ins w:id="125" w:author="Jose Luis Anton Bueso" w:date="2019-06-10T16:10:00Z">
        <w:r>
          <w:t>2.1.2</w:t>
        </w:r>
        <w:r w:rsidRPr="00EF2211">
          <w:rPr>
            <w:rFonts w:eastAsiaTheme="minorEastAsia" w:cstheme="minorBidi"/>
            <w:lang w:eastAsia="es-ES"/>
            <w:rPrChange w:id="126" w:author="Jose Luis Anton Bueso" w:date="2019-06-10T16:10:00Z">
              <w:rPr>
                <w:rFonts w:eastAsiaTheme="minorEastAsia" w:cstheme="minorBidi"/>
                <w:lang w:val="es-ES" w:eastAsia="es-ES"/>
              </w:rPr>
            </w:rPrChange>
          </w:rPr>
          <w:tab/>
        </w:r>
        <w:r>
          <w:t>Applicable Standards</w:t>
        </w:r>
        <w:r>
          <w:tab/>
        </w:r>
        <w:r>
          <w:fldChar w:fldCharType="begin"/>
        </w:r>
        <w:r>
          <w:instrText xml:space="preserve"> PAGEREF _Toc11075516 \h </w:instrText>
        </w:r>
      </w:ins>
      <w:r>
        <w:fldChar w:fldCharType="separate"/>
      </w:r>
      <w:ins w:id="127" w:author="Jose Luis Anton Bueso" w:date="2019-06-10T16:10:00Z">
        <w:r>
          <w:t>8</w:t>
        </w:r>
        <w:r>
          <w:fldChar w:fldCharType="end"/>
        </w:r>
      </w:ins>
    </w:p>
    <w:p w14:paraId="21B653D8" w14:textId="1FD16292" w:rsidR="00EF2211" w:rsidRPr="00EF2211" w:rsidRDefault="00EF2211">
      <w:pPr>
        <w:pStyle w:val="TDC3"/>
        <w:tabs>
          <w:tab w:val="left" w:pos="1540"/>
        </w:tabs>
        <w:rPr>
          <w:ins w:id="128" w:author="Jose Luis Anton Bueso" w:date="2019-06-10T16:10:00Z"/>
          <w:rFonts w:eastAsiaTheme="minorEastAsia" w:cstheme="minorBidi"/>
          <w:lang w:eastAsia="es-ES"/>
          <w:rPrChange w:id="129" w:author="Jose Luis Anton Bueso" w:date="2019-06-10T16:10:00Z">
            <w:rPr>
              <w:ins w:id="130" w:author="Jose Luis Anton Bueso" w:date="2019-06-10T16:10:00Z"/>
              <w:rFonts w:eastAsiaTheme="minorEastAsia" w:cstheme="minorBidi"/>
              <w:lang w:val="es-ES" w:eastAsia="es-ES"/>
            </w:rPr>
          </w:rPrChange>
        </w:rPr>
      </w:pPr>
      <w:ins w:id="131" w:author="Jose Luis Anton Bueso" w:date="2019-06-10T16:10:00Z">
        <w:r>
          <w:t>2.1.3</w:t>
        </w:r>
        <w:r w:rsidRPr="00EF2211">
          <w:rPr>
            <w:rFonts w:eastAsiaTheme="minorEastAsia" w:cstheme="minorBidi"/>
            <w:lang w:eastAsia="es-ES"/>
            <w:rPrChange w:id="132" w:author="Jose Luis Anton Bueso" w:date="2019-06-10T16:10:00Z">
              <w:rPr>
                <w:rFonts w:eastAsiaTheme="minorEastAsia" w:cstheme="minorBidi"/>
                <w:lang w:val="es-ES" w:eastAsia="es-ES"/>
              </w:rPr>
            </w:rPrChange>
          </w:rPr>
          <w:tab/>
        </w:r>
        <w:r>
          <w:t>Approved Exception Requests</w:t>
        </w:r>
        <w:r>
          <w:tab/>
        </w:r>
        <w:r>
          <w:fldChar w:fldCharType="begin"/>
        </w:r>
        <w:r>
          <w:instrText xml:space="preserve"> PAGEREF _Toc11075517 \h </w:instrText>
        </w:r>
      </w:ins>
      <w:r>
        <w:fldChar w:fldCharType="separate"/>
      </w:r>
      <w:ins w:id="133" w:author="Jose Luis Anton Bueso" w:date="2019-06-10T16:10:00Z">
        <w:r>
          <w:t>8</w:t>
        </w:r>
        <w:r>
          <w:fldChar w:fldCharType="end"/>
        </w:r>
      </w:ins>
    </w:p>
    <w:p w14:paraId="6ABB4814" w14:textId="0F20DC8F" w:rsidR="00EF2211" w:rsidRPr="00EF2211" w:rsidRDefault="00EF2211">
      <w:pPr>
        <w:pStyle w:val="TDC2"/>
        <w:rPr>
          <w:ins w:id="134" w:author="Jose Luis Anton Bueso" w:date="2019-06-10T16:10:00Z"/>
          <w:rFonts w:asciiTheme="minorHAnsi" w:eastAsiaTheme="minorEastAsia" w:hAnsiTheme="minorHAnsi" w:cstheme="minorBidi"/>
          <w:lang w:eastAsia="es-ES"/>
          <w:rPrChange w:id="135" w:author="Jose Luis Anton Bueso" w:date="2019-06-10T16:10:00Z">
            <w:rPr>
              <w:ins w:id="136" w:author="Jose Luis Anton Bueso" w:date="2019-06-10T16:10:00Z"/>
              <w:rFonts w:asciiTheme="minorHAnsi" w:eastAsiaTheme="minorEastAsia" w:hAnsiTheme="minorHAnsi" w:cstheme="minorBidi"/>
              <w:lang w:val="es-ES" w:eastAsia="es-ES"/>
            </w:rPr>
          </w:rPrChange>
        </w:rPr>
      </w:pPr>
      <w:ins w:id="137" w:author="Jose Luis Anton Bueso" w:date="2019-06-10T16:10:00Z">
        <w:r>
          <w:t>2.2</w:t>
        </w:r>
        <w:r w:rsidRPr="00EF2211">
          <w:rPr>
            <w:rFonts w:asciiTheme="minorHAnsi" w:eastAsiaTheme="minorEastAsia" w:hAnsiTheme="minorHAnsi" w:cstheme="minorBidi"/>
            <w:lang w:eastAsia="es-ES"/>
            <w:rPrChange w:id="138" w:author="Jose Luis Anton Bueso" w:date="2019-06-10T16:10:00Z">
              <w:rPr>
                <w:rFonts w:asciiTheme="minorHAnsi" w:eastAsiaTheme="minorEastAsia" w:hAnsiTheme="minorHAnsi" w:cstheme="minorBidi"/>
                <w:lang w:val="es-ES" w:eastAsia="es-ES"/>
              </w:rPr>
            </w:rPrChange>
          </w:rPr>
          <w:tab/>
        </w:r>
        <w:r>
          <w:t>Architecture Overview</w:t>
        </w:r>
        <w:r>
          <w:tab/>
        </w:r>
        <w:r>
          <w:fldChar w:fldCharType="begin"/>
        </w:r>
        <w:r>
          <w:instrText xml:space="preserve"> PAGEREF _Toc11075518 \h </w:instrText>
        </w:r>
      </w:ins>
      <w:r>
        <w:fldChar w:fldCharType="separate"/>
      </w:r>
      <w:ins w:id="139" w:author="Jose Luis Anton Bueso" w:date="2019-06-10T16:10:00Z">
        <w:r>
          <w:t>8</w:t>
        </w:r>
        <w:r>
          <w:fldChar w:fldCharType="end"/>
        </w:r>
      </w:ins>
    </w:p>
    <w:p w14:paraId="2DC91377" w14:textId="79AE91A5" w:rsidR="00EF2211" w:rsidRPr="00EF2211" w:rsidRDefault="00EF2211">
      <w:pPr>
        <w:pStyle w:val="TDC3"/>
        <w:tabs>
          <w:tab w:val="left" w:pos="1540"/>
        </w:tabs>
        <w:rPr>
          <w:ins w:id="140" w:author="Jose Luis Anton Bueso" w:date="2019-06-10T16:10:00Z"/>
          <w:rFonts w:eastAsiaTheme="minorEastAsia" w:cstheme="minorBidi"/>
          <w:lang w:eastAsia="es-ES"/>
          <w:rPrChange w:id="141" w:author="Jose Luis Anton Bueso" w:date="2019-06-10T16:10:00Z">
            <w:rPr>
              <w:ins w:id="142" w:author="Jose Luis Anton Bueso" w:date="2019-06-10T16:10:00Z"/>
              <w:rFonts w:eastAsiaTheme="minorEastAsia" w:cstheme="minorBidi"/>
              <w:lang w:val="es-ES" w:eastAsia="es-ES"/>
            </w:rPr>
          </w:rPrChange>
        </w:rPr>
      </w:pPr>
      <w:ins w:id="143" w:author="Jose Luis Anton Bueso" w:date="2019-06-10T16:10:00Z">
        <w:r>
          <w:t>2.2.1</w:t>
        </w:r>
        <w:r w:rsidRPr="00EF2211">
          <w:rPr>
            <w:rFonts w:eastAsiaTheme="minorEastAsia" w:cstheme="minorBidi"/>
            <w:lang w:eastAsia="es-ES"/>
            <w:rPrChange w:id="144" w:author="Jose Luis Anton Bueso" w:date="2019-06-10T16:10:00Z">
              <w:rPr>
                <w:rFonts w:eastAsiaTheme="minorEastAsia" w:cstheme="minorBidi"/>
                <w:lang w:val="es-ES" w:eastAsia="es-ES"/>
              </w:rPr>
            </w:rPrChange>
          </w:rPr>
          <w:tab/>
        </w:r>
        <w:r>
          <w:t>Constraints</w:t>
        </w:r>
        <w:r>
          <w:tab/>
        </w:r>
        <w:r>
          <w:fldChar w:fldCharType="begin"/>
        </w:r>
        <w:r>
          <w:instrText xml:space="preserve"> PAGEREF _Toc11075519 \h </w:instrText>
        </w:r>
      </w:ins>
      <w:r>
        <w:fldChar w:fldCharType="separate"/>
      </w:r>
      <w:ins w:id="145" w:author="Jose Luis Anton Bueso" w:date="2019-06-10T16:10:00Z">
        <w:r>
          <w:t>8</w:t>
        </w:r>
        <w:r>
          <w:fldChar w:fldCharType="end"/>
        </w:r>
      </w:ins>
    </w:p>
    <w:p w14:paraId="15FC7ACC" w14:textId="7224AA3F" w:rsidR="00EF2211" w:rsidRPr="00EF2211" w:rsidRDefault="00EF2211">
      <w:pPr>
        <w:pStyle w:val="TDC3"/>
        <w:tabs>
          <w:tab w:val="left" w:pos="1540"/>
        </w:tabs>
        <w:rPr>
          <w:ins w:id="146" w:author="Jose Luis Anton Bueso" w:date="2019-06-10T16:10:00Z"/>
          <w:rFonts w:eastAsiaTheme="minorEastAsia" w:cstheme="minorBidi"/>
          <w:lang w:eastAsia="es-ES"/>
          <w:rPrChange w:id="147" w:author="Jose Luis Anton Bueso" w:date="2019-06-10T16:10:00Z">
            <w:rPr>
              <w:ins w:id="148" w:author="Jose Luis Anton Bueso" w:date="2019-06-10T16:10:00Z"/>
              <w:rFonts w:eastAsiaTheme="minorEastAsia" w:cstheme="minorBidi"/>
              <w:lang w:val="es-ES" w:eastAsia="es-ES"/>
            </w:rPr>
          </w:rPrChange>
        </w:rPr>
      </w:pPr>
      <w:ins w:id="149" w:author="Jose Luis Anton Bueso" w:date="2019-06-10T16:10:00Z">
        <w:r>
          <w:t>2.2.2</w:t>
        </w:r>
        <w:r w:rsidRPr="00EF2211">
          <w:rPr>
            <w:rFonts w:eastAsiaTheme="minorEastAsia" w:cstheme="minorBidi"/>
            <w:lang w:eastAsia="es-ES"/>
            <w:rPrChange w:id="150" w:author="Jose Luis Anton Bueso" w:date="2019-06-10T16:10:00Z">
              <w:rPr>
                <w:rFonts w:eastAsiaTheme="minorEastAsia" w:cstheme="minorBidi"/>
                <w:lang w:val="es-ES" w:eastAsia="es-ES"/>
              </w:rPr>
            </w:rPrChange>
          </w:rPr>
          <w:tab/>
        </w:r>
        <w:r>
          <w:t>Architectural Principles</w:t>
        </w:r>
        <w:r>
          <w:tab/>
        </w:r>
        <w:r>
          <w:fldChar w:fldCharType="begin"/>
        </w:r>
        <w:r>
          <w:instrText xml:space="preserve"> PAGEREF _Toc11075520 \h </w:instrText>
        </w:r>
      </w:ins>
      <w:r>
        <w:fldChar w:fldCharType="separate"/>
      </w:r>
      <w:ins w:id="151" w:author="Jose Luis Anton Bueso" w:date="2019-06-10T16:10:00Z">
        <w:r>
          <w:t>8</w:t>
        </w:r>
        <w:r>
          <w:fldChar w:fldCharType="end"/>
        </w:r>
      </w:ins>
    </w:p>
    <w:p w14:paraId="11FFB14A" w14:textId="1EAD4163" w:rsidR="00EF2211" w:rsidRPr="00EF2211" w:rsidRDefault="00EF2211">
      <w:pPr>
        <w:pStyle w:val="TDC3"/>
        <w:tabs>
          <w:tab w:val="left" w:pos="1540"/>
        </w:tabs>
        <w:rPr>
          <w:ins w:id="152" w:author="Jose Luis Anton Bueso" w:date="2019-06-10T16:10:00Z"/>
          <w:rFonts w:eastAsiaTheme="minorEastAsia" w:cstheme="minorBidi"/>
          <w:lang w:eastAsia="es-ES"/>
          <w:rPrChange w:id="153" w:author="Jose Luis Anton Bueso" w:date="2019-06-10T16:10:00Z">
            <w:rPr>
              <w:ins w:id="154" w:author="Jose Luis Anton Bueso" w:date="2019-06-10T16:10:00Z"/>
              <w:rFonts w:eastAsiaTheme="minorEastAsia" w:cstheme="minorBidi"/>
              <w:lang w:val="es-ES" w:eastAsia="es-ES"/>
            </w:rPr>
          </w:rPrChange>
        </w:rPr>
      </w:pPr>
      <w:ins w:id="155" w:author="Jose Luis Anton Bueso" w:date="2019-06-10T16:10:00Z">
        <w:r>
          <w:t>2.2.3</w:t>
        </w:r>
        <w:r w:rsidRPr="00EF2211">
          <w:rPr>
            <w:rFonts w:eastAsiaTheme="minorEastAsia" w:cstheme="minorBidi"/>
            <w:lang w:eastAsia="es-ES"/>
            <w:rPrChange w:id="156" w:author="Jose Luis Anton Bueso" w:date="2019-06-10T16:10:00Z">
              <w:rPr>
                <w:rFonts w:eastAsiaTheme="minorEastAsia" w:cstheme="minorBidi"/>
                <w:lang w:val="es-ES" w:eastAsia="es-ES"/>
              </w:rPr>
            </w:rPrChange>
          </w:rPr>
          <w:tab/>
        </w:r>
        <w:r>
          <w:t>Architecture Decisions</w:t>
        </w:r>
        <w:r>
          <w:tab/>
        </w:r>
        <w:r>
          <w:fldChar w:fldCharType="begin"/>
        </w:r>
        <w:r>
          <w:instrText xml:space="preserve"> PAGEREF _Toc11075521 \h </w:instrText>
        </w:r>
      </w:ins>
      <w:r>
        <w:fldChar w:fldCharType="separate"/>
      </w:r>
      <w:ins w:id="157" w:author="Jose Luis Anton Bueso" w:date="2019-06-10T16:10:00Z">
        <w:r>
          <w:t>9</w:t>
        </w:r>
        <w:r>
          <w:fldChar w:fldCharType="end"/>
        </w:r>
      </w:ins>
    </w:p>
    <w:p w14:paraId="19411ACF" w14:textId="221D1AB3" w:rsidR="00EF2211" w:rsidRPr="00EF2211" w:rsidRDefault="00EF2211">
      <w:pPr>
        <w:pStyle w:val="TDC3"/>
        <w:tabs>
          <w:tab w:val="left" w:pos="1540"/>
        </w:tabs>
        <w:rPr>
          <w:ins w:id="158" w:author="Jose Luis Anton Bueso" w:date="2019-06-10T16:10:00Z"/>
          <w:rFonts w:eastAsiaTheme="minorEastAsia" w:cstheme="minorBidi"/>
          <w:lang w:eastAsia="es-ES"/>
          <w:rPrChange w:id="159" w:author="Jose Luis Anton Bueso" w:date="2019-06-10T16:10:00Z">
            <w:rPr>
              <w:ins w:id="160" w:author="Jose Luis Anton Bueso" w:date="2019-06-10T16:10:00Z"/>
              <w:rFonts w:eastAsiaTheme="minorEastAsia" w:cstheme="minorBidi"/>
              <w:lang w:val="es-ES" w:eastAsia="es-ES"/>
            </w:rPr>
          </w:rPrChange>
        </w:rPr>
      </w:pPr>
      <w:ins w:id="161" w:author="Jose Luis Anton Bueso" w:date="2019-06-10T16:10:00Z">
        <w:r>
          <w:t>2.2.4</w:t>
        </w:r>
        <w:r w:rsidRPr="00EF2211">
          <w:rPr>
            <w:rFonts w:eastAsiaTheme="minorEastAsia" w:cstheme="minorBidi"/>
            <w:lang w:eastAsia="es-ES"/>
            <w:rPrChange w:id="162" w:author="Jose Luis Anton Bueso" w:date="2019-06-10T16:10:00Z">
              <w:rPr>
                <w:rFonts w:eastAsiaTheme="minorEastAsia" w:cstheme="minorBidi"/>
                <w:lang w:val="es-ES" w:eastAsia="es-ES"/>
              </w:rPr>
            </w:rPrChange>
          </w:rPr>
          <w:tab/>
        </w:r>
        <w:r>
          <w:t>Context Model</w:t>
        </w:r>
        <w:r>
          <w:tab/>
        </w:r>
        <w:r>
          <w:fldChar w:fldCharType="begin"/>
        </w:r>
        <w:r>
          <w:instrText xml:space="preserve"> PAGEREF _Toc11075522 \h </w:instrText>
        </w:r>
      </w:ins>
      <w:r>
        <w:fldChar w:fldCharType="separate"/>
      </w:r>
      <w:ins w:id="163" w:author="Jose Luis Anton Bueso" w:date="2019-06-10T16:10:00Z">
        <w:r>
          <w:t>9</w:t>
        </w:r>
        <w:r>
          <w:fldChar w:fldCharType="end"/>
        </w:r>
      </w:ins>
    </w:p>
    <w:p w14:paraId="71AE3024" w14:textId="44EE1B77" w:rsidR="00EF2211" w:rsidRPr="00EF2211" w:rsidRDefault="00EF2211">
      <w:pPr>
        <w:pStyle w:val="TDC3"/>
        <w:tabs>
          <w:tab w:val="left" w:pos="1540"/>
        </w:tabs>
        <w:rPr>
          <w:ins w:id="164" w:author="Jose Luis Anton Bueso" w:date="2019-06-10T16:10:00Z"/>
          <w:rFonts w:eastAsiaTheme="minorEastAsia" w:cstheme="minorBidi"/>
          <w:lang w:eastAsia="es-ES"/>
          <w:rPrChange w:id="165" w:author="Jose Luis Anton Bueso" w:date="2019-06-10T16:10:00Z">
            <w:rPr>
              <w:ins w:id="166" w:author="Jose Luis Anton Bueso" w:date="2019-06-10T16:10:00Z"/>
              <w:rFonts w:eastAsiaTheme="minorEastAsia" w:cstheme="minorBidi"/>
              <w:lang w:val="es-ES" w:eastAsia="es-ES"/>
            </w:rPr>
          </w:rPrChange>
        </w:rPr>
      </w:pPr>
      <w:ins w:id="167" w:author="Jose Luis Anton Bueso" w:date="2019-06-10T16:10:00Z">
        <w:r>
          <w:t>2.2.5</w:t>
        </w:r>
        <w:r w:rsidRPr="00EF2211">
          <w:rPr>
            <w:rFonts w:eastAsiaTheme="minorEastAsia" w:cstheme="minorBidi"/>
            <w:lang w:eastAsia="es-ES"/>
            <w:rPrChange w:id="168" w:author="Jose Luis Anton Bueso" w:date="2019-06-10T16:10:00Z">
              <w:rPr>
                <w:rFonts w:eastAsiaTheme="minorEastAsia" w:cstheme="minorBidi"/>
                <w:lang w:val="es-ES" w:eastAsia="es-ES"/>
              </w:rPr>
            </w:rPrChange>
          </w:rPr>
          <w:tab/>
        </w:r>
        <w:r>
          <w:t>Logical Model</w:t>
        </w:r>
        <w:r>
          <w:tab/>
        </w:r>
        <w:r>
          <w:fldChar w:fldCharType="begin"/>
        </w:r>
        <w:r>
          <w:instrText xml:space="preserve"> PAGEREF _Toc11075523 \h </w:instrText>
        </w:r>
      </w:ins>
      <w:r>
        <w:fldChar w:fldCharType="separate"/>
      </w:r>
      <w:ins w:id="169" w:author="Jose Luis Anton Bueso" w:date="2019-06-10T16:10:00Z">
        <w:r>
          <w:t>10</w:t>
        </w:r>
        <w:r>
          <w:fldChar w:fldCharType="end"/>
        </w:r>
      </w:ins>
    </w:p>
    <w:p w14:paraId="4279D714" w14:textId="263F2B99" w:rsidR="00EF2211" w:rsidRPr="00EF2211" w:rsidRDefault="00EF2211">
      <w:pPr>
        <w:pStyle w:val="TDC3"/>
        <w:tabs>
          <w:tab w:val="left" w:pos="1540"/>
        </w:tabs>
        <w:rPr>
          <w:ins w:id="170" w:author="Jose Luis Anton Bueso" w:date="2019-06-10T16:10:00Z"/>
          <w:rFonts w:eastAsiaTheme="minorEastAsia" w:cstheme="minorBidi"/>
          <w:lang w:eastAsia="es-ES"/>
          <w:rPrChange w:id="171" w:author="Jose Luis Anton Bueso" w:date="2019-06-10T16:10:00Z">
            <w:rPr>
              <w:ins w:id="172" w:author="Jose Luis Anton Bueso" w:date="2019-06-10T16:10:00Z"/>
              <w:rFonts w:eastAsiaTheme="minorEastAsia" w:cstheme="minorBidi"/>
              <w:lang w:val="es-ES" w:eastAsia="es-ES"/>
            </w:rPr>
          </w:rPrChange>
        </w:rPr>
      </w:pPr>
      <w:ins w:id="173" w:author="Jose Luis Anton Bueso" w:date="2019-06-10T16:10:00Z">
        <w:r>
          <w:t>2.2.6</w:t>
        </w:r>
        <w:r w:rsidRPr="00EF2211">
          <w:rPr>
            <w:rFonts w:eastAsiaTheme="minorEastAsia" w:cstheme="minorBidi"/>
            <w:lang w:eastAsia="es-ES"/>
            <w:rPrChange w:id="174" w:author="Jose Luis Anton Bueso" w:date="2019-06-10T16:10:00Z">
              <w:rPr>
                <w:rFonts w:eastAsiaTheme="minorEastAsia" w:cstheme="minorBidi"/>
                <w:lang w:val="es-ES" w:eastAsia="es-ES"/>
              </w:rPr>
            </w:rPrChange>
          </w:rPr>
          <w:tab/>
        </w:r>
        <w:r>
          <w:t>Concern-Stakeholder Traceability</w:t>
        </w:r>
        <w:r>
          <w:tab/>
        </w:r>
        <w:r>
          <w:fldChar w:fldCharType="begin"/>
        </w:r>
        <w:r>
          <w:instrText xml:space="preserve"> PAGEREF _Toc11075524 \h </w:instrText>
        </w:r>
      </w:ins>
      <w:r>
        <w:fldChar w:fldCharType="separate"/>
      </w:r>
      <w:ins w:id="175" w:author="Jose Luis Anton Bueso" w:date="2019-06-10T16:10:00Z">
        <w:r>
          <w:t>22</w:t>
        </w:r>
        <w:r>
          <w:fldChar w:fldCharType="end"/>
        </w:r>
      </w:ins>
    </w:p>
    <w:p w14:paraId="573CF9CC" w14:textId="2EC17873" w:rsidR="00EF2211" w:rsidRPr="00EF2211" w:rsidRDefault="00EF2211">
      <w:pPr>
        <w:pStyle w:val="TDC3"/>
        <w:tabs>
          <w:tab w:val="left" w:pos="1540"/>
        </w:tabs>
        <w:rPr>
          <w:ins w:id="176" w:author="Jose Luis Anton Bueso" w:date="2019-06-10T16:10:00Z"/>
          <w:rFonts w:eastAsiaTheme="minorEastAsia" w:cstheme="minorBidi"/>
          <w:lang w:eastAsia="es-ES"/>
          <w:rPrChange w:id="177" w:author="Jose Luis Anton Bueso" w:date="2019-06-10T16:10:00Z">
            <w:rPr>
              <w:ins w:id="178" w:author="Jose Luis Anton Bueso" w:date="2019-06-10T16:10:00Z"/>
              <w:rFonts w:eastAsiaTheme="minorEastAsia" w:cstheme="minorBidi"/>
              <w:lang w:val="es-ES" w:eastAsia="es-ES"/>
            </w:rPr>
          </w:rPrChange>
        </w:rPr>
      </w:pPr>
      <w:ins w:id="179" w:author="Jose Luis Anton Bueso" w:date="2019-06-10T16:10:00Z">
        <w:r>
          <w:t>2.2.7</w:t>
        </w:r>
        <w:r w:rsidRPr="00EF2211">
          <w:rPr>
            <w:rFonts w:eastAsiaTheme="minorEastAsia" w:cstheme="minorBidi"/>
            <w:lang w:eastAsia="es-ES"/>
            <w:rPrChange w:id="180" w:author="Jose Luis Anton Bueso" w:date="2019-06-10T16:10:00Z">
              <w:rPr>
                <w:rFonts w:eastAsiaTheme="minorEastAsia" w:cstheme="minorBidi"/>
                <w:lang w:val="es-ES" w:eastAsia="es-ES"/>
              </w:rPr>
            </w:rPrChange>
          </w:rPr>
          <w:tab/>
        </w:r>
        <w:r>
          <w:t>Requirement Traceability</w:t>
        </w:r>
        <w:r>
          <w:tab/>
        </w:r>
        <w:r>
          <w:fldChar w:fldCharType="begin"/>
        </w:r>
        <w:r>
          <w:instrText xml:space="preserve"> PAGEREF _Toc11075525 \h </w:instrText>
        </w:r>
      </w:ins>
      <w:r>
        <w:fldChar w:fldCharType="separate"/>
      </w:r>
      <w:ins w:id="181" w:author="Jose Luis Anton Bueso" w:date="2019-06-10T16:10:00Z">
        <w:r>
          <w:t>22</w:t>
        </w:r>
        <w:r>
          <w:fldChar w:fldCharType="end"/>
        </w:r>
      </w:ins>
    </w:p>
    <w:p w14:paraId="5947F7A7" w14:textId="73790E07" w:rsidR="00EF2211" w:rsidRPr="00EF2211" w:rsidRDefault="00EF2211">
      <w:pPr>
        <w:pStyle w:val="TDC2"/>
        <w:rPr>
          <w:ins w:id="182" w:author="Jose Luis Anton Bueso" w:date="2019-06-10T16:10:00Z"/>
          <w:rFonts w:asciiTheme="minorHAnsi" w:eastAsiaTheme="minorEastAsia" w:hAnsiTheme="minorHAnsi" w:cstheme="minorBidi"/>
          <w:lang w:eastAsia="es-ES"/>
          <w:rPrChange w:id="183" w:author="Jose Luis Anton Bueso" w:date="2019-06-10T16:10:00Z">
            <w:rPr>
              <w:ins w:id="184" w:author="Jose Luis Anton Bueso" w:date="2019-06-10T16:10:00Z"/>
              <w:rFonts w:asciiTheme="minorHAnsi" w:eastAsiaTheme="minorEastAsia" w:hAnsiTheme="minorHAnsi" w:cstheme="minorBidi"/>
              <w:lang w:val="es-ES" w:eastAsia="es-ES"/>
            </w:rPr>
          </w:rPrChange>
        </w:rPr>
      </w:pPr>
      <w:ins w:id="185" w:author="Jose Luis Anton Bueso" w:date="2019-06-10T16:10:00Z">
        <w:r>
          <w:t>2.3</w:t>
        </w:r>
        <w:r w:rsidRPr="00EF2211">
          <w:rPr>
            <w:rFonts w:asciiTheme="minorHAnsi" w:eastAsiaTheme="minorEastAsia" w:hAnsiTheme="minorHAnsi" w:cstheme="minorBidi"/>
            <w:lang w:eastAsia="es-ES"/>
            <w:rPrChange w:id="186" w:author="Jose Luis Anton Bueso" w:date="2019-06-10T16:10:00Z">
              <w:rPr>
                <w:rFonts w:asciiTheme="minorHAnsi" w:eastAsiaTheme="minorEastAsia" w:hAnsiTheme="minorHAnsi" w:cstheme="minorBidi"/>
                <w:lang w:val="es-ES" w:eastAsia="es-ES"/>
              </w:rPr>
            </w:rPrChange>
          </w:rPr>
          <w:tab/>
        </w:r>
        <w:r>
          <w:t>Functional View</w:t>
        </w:r>
        <w:r>
          <w:tab/>
        </w:r>
        <w:r>
          <w:fldChar w:fldCharType="begin"/>
        </w:r>
        <w:r>
          <w:instrText xml:space="preserve"> PAGEREF _Toc11075526 \h </w:instrText>
        </w:r>
      </w:ins>
      <w:r>
        <w:fldChar w:fldCharType="separate"/>
      </w:r>
      <w:ins w:id="187" w:author="Jose Luis Anton Bueso" w:date="2019-06-10T16:10:00Z">
        <w:r>
          <w:t>23</w:t>
        </w:r>
        <w:r>
          <w:fldChar w:fldCharType="end"/>
        </w:r>
      </w:ins>
    </w:p>
    <w:p w14:paraId="38F494C4" w14:textId="18D7663F" w:rsidR="00EF2211" w:rsidRPr="00EF2211" w:rsidRDefault="00EF2211">
      <w:pPr>
        <w:pStyle w:val="TDC3"/>
        <w:tabs>
          <w:tab w:val="left" w:pos="1540"/>
        </w:tabs>
        <w:rPr>
          <w:ins w:id="188" w:author="Jose Luis Anton Bueso" w:date="2019-06-10T16:10:00Z"/>
          <w:rFonts w:eastAsiaTheme="minorEastAsia" w:cstheme="minorBidi"/>
          <w:lang w:eastAsia="es-ES"/>
          <w:rPrChange w:id="189" w:author="Jose Luis Anton Bueso" w:date="2019-06-10T16:10:00Z">
            <w:rPr>
              <w:ins w:id="190" w:author="Jose Luis Anton Bueso" w:date="2019-06-10T16:10:00Z"/>
              <w:rFonts w:eastAsiaTheme="minorEastAsia" w:cstheme="minorBidi"/>
              <w:lang w:val="es-ES" w:eastAsia="es-ES"/>
            </w:rPr>
          </w:rPrChange>
        </w:rPr>
      </w:pPr>
      <w:ins w:id="191" w:author="Jose Luis Anton Bueso" w:date="2019-06-10T16:10:00Z">
        <w:r>
          <w:t>2.3.1</w:t>
        </w:r>
        <w:r w:rsidRPr="00EF2211">
          <w:rPr>
            <w:rFonts w:eastAsiaTheme="minorEastAsia" w:cstheme="minorBidi"/>
            <w:lang w:eastAsia="es-ES"/>
            <w:rPrChange w:id="192" w:author="Jose Luis Anton Bueso" w:date="2019-06-10T16:10:00Z">
              <w:rPr>
                <w:rFonts w:eastAsiaTheme="minorEastAsia" w:cstheme="minorBidi"/>
                <w:lang w:val="es-ES" w:eastAsia="es-ES"/>
              </w:rPr>
            </w:rPrChange>
          </w:rPr>
          <w:tab/>
        </w:r>
        <w:r>
          <w:t>Functional Elements</w:t>
        </w:r>
        <w:r>
          <w:tab/>
        </w:r>
        <w:r>
          <w:fldChar w:fldCharType="begin"/>
        </w:r>
        <w:r>
          <w:instrText xml:space="preserve"> PAGEREF _Toc11075527 \h </w:instrText>
        </w:r>
      </w:ins>
      <w:r>
        <w:fldChar w:fldCharType="separate"/>
      </w:r>
      <w:ins w:id="193" w:author="Jose Luis Anton Bueso" w:date="2019-06-10T16:10:00Z">
        <w:r>
          <w:t>23</w:t>
        </w:r>
        <w:r>
          <w:fldChar w:fldCharType="end"/>
        </w:r>
      </w:ins>
    </w:p>
    <w:p w14:paraId="19FBE78A" w14:textId="781188AA" w:rsidR="00EF2211" w:rsidRPr="00EF2211" w:rsidRDefault="00EF2211">
      <w:pPr>
        <w:pStyle w:val="TDC3"/>
        <w:tabs>
          <w:tab w:val="left" w:pos="1540"/>
        </w:tabs>
        <w:rPr>
          <w:ins w:id="194" w:author="Jose Luis Anton Bueso" w:date="2019-06-10T16:10:00Z"/>
          <w:rFonts w:eastAsiaTheme="minorEastAsia" w:cstheme="minorBidi"/>
          <w:lang w:eastAsia="es-ES"/>
          <w:rPrChange w:id="195" w:author="Jose Luis Anton Bueso" w:date="2019-06-10T16:10:00Z">
            <w:rPr>
              <w:ins w:id="196" w:author="Jose Luis Anton Bueso" w:date="2019-06-10T16:10:00Z"/>
              <w:rFonts w:eastAsiaTheme="minorEastAsia" w:cstheme="minorBidi"/>
              <w:lang w:val="es-ES" w:eastAsia="es-ES"/>
            </w:rPr>
          </w:rPrChange>
        </w:rPr>
      </w:pPr>
      <w:ins w:id="197" w:author="Jose Luis Anton Bueso" w:date="2019-06-10T16:10:00Z">
        <w:r>
          <w:t>2.3.2</w:t>
        </w:r>
        <w:r w:rsidRPr="00EF2211">
          <w:rPr>
            <w:rFonts w:eastAsiaTheme="minorEastAsia" w:cstheme="minorBidi"/>
            <w:lang w:eastAsia="es-ES"/>
            <w:rPrChange w:id="198" w:author="Jose Luis Anton Bueso" w:date="2019-06-10T16:10:00Z">
              <w:rPr>
                <w:rFonts w:eastAsiaTheme="minorEastAsia" w:cstheme="minorBidi"/>
                <w:lang w:val="es-ES" w:eastAsia="es-ES"/>
              </w:rPr>
            </w:rPrChange>
          </w:rPr>
          <w:tab/>
        </w:r>
        <w:r>
          <w:t>Use Cases</w:t>
        </w:r>
        <w:r>
          <w:tab/>
        </w:r>
        <w:r>
          <w:fldChar w:fldCharType="begin"/>
        </w:r>
        <w:r>
          <w:instrText xml:space="preserve"> PAGEREF _Toc11075528 \h </w:instrText>
        </w:r>
      </w:ins>
      <w:r>
        <w:fldChar w:fldCharType="separate"/>
      </w:r>
      <w:ins w:id="199" w:author="Jose Luis Anton Bueso" w:date="2019-06-10T16:10:00Z">
        <w:r>
          <w:t>23</w:t>
        </w:r>
        <w:r>
          <w:fldChar w:fldCharType="end"/>
        </w:r>
      </w:ins>
    </w:p>
    <w:p w14:paraId="6FEE65C8" w14:textId="76436D2F" w:rsidR="00EF2211" w:rsidRPr="00EF2211" w:rsidRDefault="00EF2211">
      <w:pPr>
        <w:pStyle w:val="TDC3"/>
        <w:tabs>
          <w:tab w:val="left" w:pos="1540"/>
        </w:tabs>
        <w:rPr>
          <w:ins w:id="200" w:author="Jose Luis Anton Bueso" w:date="2019-06-10T16:10:00Z"/>
          <w:rFonts w:eastAsiaTheme="minorEastAsia" w:cstheme="minorBidi"/>
          <w:lang w:eastAsia="es-ES"/>
          <w:rPrChange w:id="201" w:author="Jose Luis Anton Bueso" w:date="2019-06-10T16:10:00Z">
            <w:rPr>
              <w:ins w:id="202" w:author="Jose Luis Anton Bueso" w:date="2019-06-10T16:10:00Z"/>
              <w:rFonts w:eastAsiaTheme="minorEastAsia" w:cstheme="minorBidi"/>
              <w:lang w:val="es-ES" w:eastAsia="es-ES"/>
            </w:rPr>
          </w:rPrChange>
        </w:rPr>
      </w:pPr>
      <w:ins w:id="203" w:author="Jose Luis Anton Bueso" w:date="2019-06-10T16:10:00Z">
        <w:r>
          <w:t>2.3.3</w:t>
        </w:r>
        <w:r w:rsidRPr="00EF2211">
          <w:rPr>
            <w:rFonts w:eastAsiaTheme="minorEastAsia" w:cstheme="minorBidi"/>
            <w:lang w:eastAsia="es-ES"/>
            <w:rPrChange w:id="204" w:author="Jose Luis Anton Bueso" w:date="2019-06-10T16:10:00Z">
              <w:rPr>
                <w:rFonts w:eastAsiaTheme="minorEastAsia" w:cstheme="minorBidi"/>
                <w:lang w:val="es-ES" w:eastAsia="es-ES"/>
              </w:rPr>
            </w:rPrChange>
          </w:rPr>
          <w:tab/>
        </w:r>
        <w:r>
          <w:t>System specific functions</w:t>
        </w:r>
        <w:r>
          <w:tab/>
        </w:r>
        <w:r>
          <w:fldChar w:fldCharType="begin"/>
        </w:r>
        <w:r>
          <w:instrText xml:space="preserve"> PAGEREF _Toc11075529 \h </w:instrText>
        </w:r>
      </w:ins>
      <w:r>
        <w:fldChar w:fldCharType="separate"/>
      </w:r>
      <w:ins w:id="205" w:author="Jose Luis Anton Bueso" w:date="2019-06-10T16:10:00Z">
        <w:r>
          <w:t>27</w:t>
        </w:r>
        <w:r>
          <w:fldChar w:fldCharType="end"/>
        </w:r>
      </w:ins>
    </w:p>
    <w:p w14:paraId="27C3A2E4" w14:textId="3699B096" w:rsidR="00EF2211" w:rsidRPr="00EF2211" w:rsidRDefault="00EF2211">
      <w:pPr>
        <w:pStyle w:val="TDC2"/>
        <w:rPr>
          <w:ins w:id="206" w:author="Jose Luis Anton Bueso" w:date="2019-06-10T16:10:00Z"/>
          <w:rFonts w:asciiTheme="minorHAnsi" w:eastAsiaTheme="minorEastAsia" w:hAnsiTheme="minorHAnsi" w:cstheme="minorBidi"/>
          <w:lang w:eastAsia="es-ES"/>
          <w:rPrChange w:id="207" w:author="Jose Luis Anton Bueso" w:date="2019-06-10T16:10:00Z">
            <w:rPr>
              <w:ins w:id="208" w:author="Jose Luis Anton Bueso" w:date="2019-06-10T16:10:00Z"/>
              <w:rFonts w:asciiTheme="minorHAnsi" w:eastAsiaTheme="minorEastAsia" w:hAnsiTheme="minorHAnsi" w:cstheme="minorBidi"/>
              <w:lang w:val="es-ES" w:eastAsia="es-ES"/>
            </w:rPr>
          </w:rPrChange>
        </w:rPr>
      </w:pPr>
      <w:ins w:id="209" w:author="Jose Luis Anton Bueso" w:date="2019-06-10T16:10:00Z">
        <w:r>
          <w:rPr>
            <w:lang w:eastAsia="en-IE"/>
          </w:rPr>
          <w:t>2.4</w:t>
        </w:r>
        <w:r w:rsidRPr="00EF2211">
          <w:rPr>
            <w:rFonts w:asciiTheme="minorHAnsi" w:eastAsiaTheme="minorEastAsia" w:hAnsiTheme="minorHAnsi" w:cstheme="minorBidi"/>
            <w:lang w:eastAsia="es-ES"/>
            <w:rPrChange w:id="210" w:author="Jose Luis Anton Bueso" w:date="2019-06-10T16:10:00Z">
              <w:rPr>
                <w:rFonts w:asciiTheme="minorHAnsi" w:eastAsiaTheme="minorEastAsia" w:hAnsiTheme="minorHAnsi" w:cstheme="minorBidi"/>
                <w:lang w:val="es-ES" w:eastAsia="es-ES"/>
              </w:rPr>
            </w:rPrChange>
          </w:rPr>
          <w:tab/>
        </w:r>
        <w:r>
          <w:rPr>
            <w:lang w:eastAsia="en-IE"/>
          </w:rPr>
          <w:t>Non-functional View</w:t>
        </w:r>
        <w:r>
          <w:tab/>
        </w:r>
        <w:r>
          <w:fldChar w:fldCharType="begin"/>
        </w:r>
        <w:r>
          <w:instrText xml:space="preserve"> PAGEREF _Toc11075530 \h </w:instrText>
        </w:r>
      </w:ins>
      <w:r>
        <w:fldChar w:fldCharType="separate"/>
      </w:r>
      <w:ins w:id="211" w:author="Jose Luis Anton Bueso" w:date="2019-06-10T16:10:00Z">
        <w:r>
          <w:t>32</w:t>
        </w:r>
        <w:r>
          <w:fldChar w:fldCharType="end"/>
        </w:r>
      </w:ins>
    </w:p>
    <w:p w14:paraId="174CDAC6" w14:textId="013C690B" w:rsidR="00EF2211" w:rsidRPr="00EF2211" w:rsidRDefault="00EF2211">
      <w:pPr>
        <w:pStyle w:val="TDC3"/>
        <w:tabs>
          <w:tab w:val="left" w:pos="1540"/>
        </w:tabs>
        <w:rPr>
          <w:ins w:id="212" w:author="Jose Luis Anton Bueso" w:date="2019-06-10T16:10:00Z"/>
          <w:rFonts w:eastAsiaTheme="minorEastAsia" w:cstheme="minorBidi"/>
          <w:lang w:eastAsia="es-ES"/>
          <w:rPrChange w:id="213" w:author="Jose Luis Anton Bueso" w:date="2019-06-10T16:10:00Z">
            <w:rPr>
              <w:ins w:id="214" w:author="Jose Luis Anton Bueso" w:date="2019-06-10T16:10:00Z"/>
              <w:rFonts w:eastAsiaTheme="minorEastAsia" w:cstheme="minorBidi"/>
              <w:lang w:val="es-ES" w:eastAsia="es-ES"/>
            </w:rPr>
          </w:rPrChange>
        </w:rPr>
      </w:pPr>
      <w:ins w:id="215" w:author="Jose Luis Anton Bueso" w:date="2019-06-10T16:10:00Z">
        <w:r>
          <w:t>2.4.1</w:t>
        </w:r>
        <w:r w:rsidRPr="00EF2211">
          <w:rPr>
            <w:rFonts w:eastAsiaTheme="minorEastAsia" w:cstheme="minorBidi"/>
            <w:lang w:eastAsia="es-ES"/>
            <w:rPrChange w:id="216" w:author="Jose Luis Anton Bueso" w:date="2019-06-10T16:10:00Z">
              <w:rPr>
                <w:rFonts w:eastAsiaTheme="minorEastAsia" w:cstheme="minorBidi"/>
                <w:lang w:val="es-ES" w:eastAsia="es-ES"/>
              </w:rPr>
            </w:rPrChange>
          </w:rPr>
          <w:tab/>
        </w:r>
        <w:r>
          <w:t>Availability</w:t>
        </w:r>
        <w:r>
          <w:tab/>
        </w:r>
        <w:r>
          <w:fldChar w:fldCharType="begin"/>
        </w:r>
        <w:r>
          <w:instrText xml:space="preserve"> PAGEREF _Toc11075531 \h </w:instrText>
        </w:r>
      </w:ins>
      <w:r>
        <w:fldChar w:fldCharType="separate"/>
      </w:r>
      <w:ins w:id="217" w:author="Jose Luis Anton Bueso" w:date="2019-06-10T16:10:00Z">
        <w:r>
          <w:t>32</w:t>
        </w:r>
        <w:r>
          <w:fldChar w:fldCharType="end"/>
        </w:r>
      </w:ins>
    </w:p>
    <w:p w14:paraId="7A719E84" w14:textId="71EBBB84" w:rsidR="00EF2211" w:rsidRPr="00EF2211" w:rsidRDefault="00EF2211">
      <w:pPr>
        <w:pStyle w:val="TDC3"/>
        <w:tabs>
          <w:tab w:val="left" w:pos="1540"/>
        </w:tabs>
        <w:rPr>
          <w:ins w:id="218" w:author="Jose Luis Anton Bueso" w:date="2019-06-10T16:10:00Z"/>
          <w:rFonts w:eastAsiaTheme="minorEastAsia" w:cstheme="minorBidi"/>
          <w:lang w:eastAsia="es-ES"/>
          <w:rPrChange w:id="219" w:author="Jose Luis Anton Bueso" w:date="2019-06-10T16:10:00Z">
            <w:rPr>
              <w:ins w:id="220" w:author="Jose Luis Anton Bueso" w:date="2019-06-10T16:10:00Z"/>
              <w:rFonts w:eastAsiaTheme="minorEastAsia" w:cstheme="minorBidi"/>
              <w:lang w:val="es-ES" w:eastAsia="es-ES"/>
            </w:rPr>
          </w:rPrChange>
        </w:rPr>
      </w:pPr>
      <w:ins w:id="221" w:author="Jose Luis Anton Bueso" w:date="2019-06-10T16:10:00Z">
        <w:r>
          <w:t>2.4.2</w:t>
        </w:r>
        <w:r w:rsidRPr="00EF2211">
          <w:rPr>
            <w:rFonts w:eastAsiaTheme="minorEastAsia" w:cstheme="minorBidi"/>
            <w:lang w:eastAsia="es-ES"/>
            <w:rPrChange w:id="222" w:author="Jose Luis Anton Bueso" w:date="2019-06-10T16:10:00Z">
              <w:rPr>
                <w:rFonts w:eastAsiaTheme="minorEastAsia" w:cstheme="minorBidi"/>
                <w:lang w:val="es-ES" w:eastAsia="es-ES"/>
              </w:rPr>
            </w:rPrChange>
          </w:rPr>
          <w:tab/>
        </w:r>
        <w:r>
          <w:t>Performance</w:t>
        </w:r>
        <w:r>
          <w:tab/>
        </w:r>
        <w:r>
          <w:fldChar w:fldCharType="begin"/>
        </w:r>
        <w:r>
          <w:instrText xml:space="preserve"> PAGEREF _Toc11075532 \h </w:instrText>
        </w:r>
      </w:ins>
      <w:r>
        <w:fldChar w:fldCharType="separate"/>
      </w:r>
      <w:ins w:id="223" w:author="Jose Luis Anton Bueso" w:date="2019-06-10T16:10:00Z">
        <w:r>
          <w:t>32</w:t>
        </w:r>
        <w:r>
          <w:fldChar w:fldCharType="end"/>
        </w:r>
      </w:ins>
    </w:p>
    <w:p w14:paraId="73DB1DD1" w14:textId="1AAF4599" w:rsidR="00EF2211" w:rsidRPr="00EF2211" w:rsidRDefault="00EF2211">
      <w:pPr>
        <w:pStyle w:val="TDC3"/>
        <w:tabs>
          <w:tab w:val="left" w:pos="1540"/>
        </w:tabs>
        <w:rPr>
          <w:ins w:id="224" w:author="Jose Luis Anton Bueso" w:date="2019-06-10T16:10:00Z"/>
          <w:rFonts w:eastAsiaTheme="minorEastAsia" w:cstheme="minorBidi"/>
          <w:lang w:eastAsia="es-ES"/>
          <w:rPrChange w:id="225" w:author="Jose Luis Anton Bueso" w:date="2019-06-10T16:10:00Z">
            <w:rPr>
              <w:ins w:id="226" w:author="Jose Luis Anton Bueso" w:date="2019-06-10T16:10:00Z"/>
              <w:rFonts w:eastAsiaTheme="minorEastAsia" w:cstheme="minorBidi"/>
              <w:lang w:val="es-ES" w:eastAsia="es-ES"/>
            </w:rPr>
          </w:rPrChange>
        </w:rPr>
      </w:pPr>
      <w:ins w:id="227" w:author="Jose Luis Anton Bueso" w:date="2019-06-10T16:10:00Z">
        <w:r>
          <w:t>2.4.3</w:t>
        </w:r>
        <w:r w:rsidRPr="00EF2211">
          <w:rPr>
            <w:rFonts w:eastAsiaTheme="minorEastAsia" w:cstheme="minorBidi"/>
            <w:lang w:eastAsia="es-ES"/>
            <w:rPrChange w:id="228" w:author="Jose Luis Anton Bueso" w:date="2019-06-10T16:10:00Z">
              <w:rPr>
                <w:rFonts w:eastAsiaTheme="minorEastAsia" w:cstheme="minorBidi"/>
                <w:lang w:val="es-ES" w:eastAsia="es-ES"/>
              </w:rPr>
            </w:rPrChange>
          </w:rPr>
          <w:tab/>
        </w:r>
        <w:r>
          <w:t>Scalability</w:t>
        </w:r>
        <w:r>
          <w:tab/>
        </w:r>
        <w:r>
          <w:fldChar w:fldCharType="begin"/>
        </w:r>
        <w:r>
          <w:instrText xml:space="preserve"> PAGEREF _Toc11075533 \h </w:instrText>
        </w:r>
      </w:ins>
      <w:r>
        <w:fldChar w:fldCharType="separate"/>
      </w:r>
      <w:ins w:id="229" w:author="Jose Luis Anton Bueso" w:date="2019-06-10T16:10:00Z">
        <w:r>
          <w:t>33</w:t>
        </w:r>
        <w:r>
          <w:fldChar w:fldCharType="end"/>
        </w:r>
      </w:ins>
    </w:p>
    <w:p w14:paraId="3813E279" w14:textId="16A92454" w:rsidR="00EF2211" w:rsidRPr="00EF2211" w:rsidRDefault="00EF2211">
      <w:pPr>
        <w:pStyle w:val="TDC3"/>
        <w:tabs>
          <w:tab w:val="left" w:pos="1540"/>
        </w:tabs>
        <w:rPr>
          <w:ins w:id="230" w:author="Jose Luis Anton Bueso" w:date="2019-06-10T16:10:00Z"/>
          <w:rFonts w:eastAsiaTheme="minorEastAsia" w:cstheme="minorBidi"/>
          <w:lang w:eastAsia="es-ES"/>
          <w:rPrChange w:id="231" w:author="Jose Luis Anton Bueso" w:date="2019-06-10T16:10:00Z">
            <w:rPr>
              <w:ins w:id="232" w:author="Jose Luis Anton Bueso" w:date="2019-06-10T16:10:00Z"/>
              <w:rFonts w:eastAsiaTheme="minorEastAsia" w:cstheme="minorBidi"/>
              <w:lang w:val="es-ES" w:eastAsia="es-ES"/>
            </w:rPr>
          </w:rPrChange>
        </w:rPr>
      </w:pPr>
      <w:ins w:id="233" w:author="Jose Luis Anton Bueso" w:date="2019-06-10T16:10:00Z">
        <w:r>
          <w:t>2.4.4</w:t>
        </w:r>
        <w:r w:rsidRPr="00EF2211">
          <w:rPr>
            <w:rFonts w:eastAsiaTheme="minorEastAsia" w:cstheme="minorBidi"/>
            <w:lang w:eastAsia="es-ES"/>
            <w:rPrChange w:id="234" w:author="Jose Luis Anton Bueso" w:date="2019-06-10T16:10:00Z">
              <w:rPr>
                <w:rFonts w:eastAsiaTheme="minorEastAsia" w:cstheme="minorBidi"/>
                <w:lang w:val="es-ES" w:eastAsia="es-ES"/>
              </w:rPr>
            </w:rPrChange>
          </w:rPr>
          <w:tab/>
        </w:r>
        <w:r>
          <w:t>Security</w:t>
        </w:r>
        <w:r>
          <w:tab/>
        </w:r>
        <w:r>
          <w:fldChar w:fldCharType="begin"/>
        </w:r>
        <w:r>
          <w:instrText xml:space="preserve"> PAGEREF _Toc11075534 \h </w:instrText>
        </w:r>
      </w:ins>
      <w:r>
        <w:fldChar w:fldCharType="separate"/>
      </w:r>
      <w:ins w:id="235" w:author="Jose Luis Anton Bueso" w:date="2019-06-10T16:10:00Z">
        <w:r>
          <w:t>33</w:t>
        </w:r>
        <w:r>
          <w:fldChar w:fldCharType="end"/>
        </w:r>
      </w:ins>
    </w:p>
    <w:p w14:paraId="6DE4060F" w14:textId="3DC253C6" w:rsidR="00EF2211" w:rsidRPr="00EF2211" w:rsidRDefault="00EF2211">
      <w:pPr>
        <w:pStyle w:val="TDC3"/>
        <w:tabs>
          <w:tab w:val="left" w:pos="1540"/>
        </w:tabs>
        <w:rPr>
          <w:ins w:id="236" w:author="Jose Luis Anton Bueso" w:date="2019-06-10T16:10:00Z"/>
          <w:rFonts w:eastAsiaTheme="minorEastAsia" w:cstheme="minorBidi"/>
          <w:lang w:eastAsia="es-ES"/>
          <w:rPrChange w:id="237" w:author="Jose Luis Anton Bueso" w:date="2019-06-10T16:10:00Z">
            <w:rPr>
              <w:ins w:id="238" w:author="Jose Luis Anton Bueso" w:date="2019-06-10T16:10:00Z"/>
              <w:rFonts w:eastAsiaTheme="minorEastAsia" w:cstheme="minorBidi"/>
              <w:lang w:val="es-ES" w:eastAsia="es-ES"/>
            </w:rPr>
          </w:rPrChange>
        </w:rPr>
      </w:pPr>
      <w:ins w:id="239" w:author="Jose Luis Anton Bueso" w:date="2019-06-10T16:10:00Z">
        <w:r>
          <w:t>2.4.5</w:t>
        </w:r>
        <w:r w:rsidRPr="00EF2211">
          <w:rPr>
            <w:rFonts w:eastAsiaTheme="minorEastAsia" w:cstheme="minorBidi"/>
            <w:lang w:eastAsia="es-ES"/>
            <w:rPrChange w:id="240" w:author="Jose Luis Anton Bueso" w:date="2019-06-10T16:10:00Z">
              <w:rPr>
                <w:rFonts w:eastAsiaTheme="minorEastAsia" w:cstheme="minorBidi"/>
                <w:lang w:val="es-ES" w:eastAsia="es-ES"/>
              </w:rPr>
            </w:rPrChange>
          </w:rPr>
          <w:tab/>
        </w:r>
        <w:r>
          <w:t>Accessibility</w:t>
        </w:r>
        <w:r>
          <w:tab/>
        </w:r>
        <w:r>
          <w:fldChar w:fldCharType="begin"/>
        </w:r>
        <w:r>
          <w:instrText xml:space="preserve"> PAGEREF _Toc11075535 \h </w:instrText>
        </w:r>
      </w:ins>
      <w:r>
        <w:fldChar w:fldCharType="separate"/>
      </w:r>
      <w:ins w:id="241" w:author="Jose Luis Anton Bueso" w:date="2019-06-10T16:10:00Z">
        <w:r>
          <w:t>33</w:t>
        </w:r>
        <w:r>
          <w:fldChar w:fldCharType="end"/>
        </w:r>
      </w:ins>
    </w:p>
    <w:p w14:paraId="5FC95FF0" w14:textId="15042CB9" w:rsidR="00EF2211" w:rsidRPr="00EF2211" w:rsidRDefault="00EF2211">
      <w:pPr>
        <w:pStyle w:val="TDC3"/>
        <w:tabs>
          <w:tab w:val="left" w:pos="1540"/>
        </w:tabs>
        <w:rPr>
          <w:ins w:id="242" w:author="Jose Luis Anton Bueso" w:date="2019-06-10T16:10:00Z"/>
          <w:rFonts w:eastAsiaTheme="minorEastAsia" w:cstheme="minorBidi"/>
          <w:lang w:eastAsia="es-ES"/>
          <w:rPrChange w:id="243" w:author="Jose Luis Anton Bueso" w:date="2019-06-10T16:10:00Z">
            <w:rPr>
              <w:ins w:id="244" w:author="Jose Luis Anton Bueso" w:date="2019-06-10T16:10:00Z"/>
              <w:rFonts w:eastAsiaTheme="minorEastAsia" w:cstheme="minorBidi"/>
              <w:lang w:val="es-ES" w:eastAsia="es-ES"/>
            </w:rPr>
          </w:rPrChange>
        </w:rPr>
      </w:pPr>
      <w:ins w:id="245" w:author="Jose Luis Anton Bueso" w:date="2019-06-10T16:10:00Z">
        <w:r>
          <w:t>2.4.6</w:t>
        </w:r>
        <w:r w:rsidRPr="00EF2211">
          <w:rPr>
            <w:rFonts w:eastAsiaTheme="minorEastAsia" w:cstheme="minorBidi"/>
            <w:lang w:eastAsia="es-ES"/>
            <w:rPrChange w:id="246" w:author="Jose Luis Anton Bueso" w:date="2019-06-10T16:10:00Z">
              <w:rPr>
                <w:rFonts w:eastAsiaTheme="minorEastAsia" w:cstheme="minorBidi"/>
                <w:lang w:val="es-ES" w:eastAsia="es-ES"/>
              </w:rPr>
            </w:rPrChange>
          </w:rPr>
          <w:tab/>
        </w:r>
        <w:r>
          <w:t>Extensibility</w:t>
        </w:r>
        <w:r>
          <w:tab/>
        </w:r>
        <w:r>
          <w:fldChar w:fldCharType="begin"/>
        </w:r>
        <w:r>
          <w:instrText xml:space="preserve"> PAGEREF _Toc11075536 \h </w:instrText>
        </w:r>
      </w:ins>
      <w:r>
        <w:fldChar w:fldCharType="separate"/>
      </w:r>
      <w:ins w:id="247" w:author="Jose Luis Anton Bueso" w:date="2019-06-10T16:10:00Z">
        <w:r>
          <w:t>33</w:t>
        </w:r>
        <w:r>
          <w:fldChar w:fldCharType="end"/>
        </w:r>
      </w:ins>
    </w:p>
    <w:p w14:paraId="4B726902" w14:textId="6C204515" w:rsidR="00EF2211" w:rsidRPr="00EF2211" w:rsidRDefault="00EF2211">
      <w:pPr>
        <w:pStyle w:val="TDC3"/>
        <w:tabs>
          <w:tab w:val="left" w:pos="1540"/>
        </w:tabs>
        <w:rPr>
          <w:ins w:id="248" w:author="Jose Luis Anton Bueso" w:date="2019-06-10T16:10:00Z"/>
          <w:rFonts w:eastAsiaTheme="minorEastAsia" w:cstheme="minorBidi"/>
          <w:lang w:eastAsia="es-ES"/>
          <w:rPrChange w:id="249" w:author="Jose Luis Anton Bueso" w:date="2019-06-10T16:10:00Z">
            <w:rPr>
              <w:ins w:id="250" w:author="Jose Luis Anton Bueso" w:date="2019-06-10T16:10:00Z"/>
              <w:rFonts w:eastAsiaTheme="minorEastAsia" w:cstheme="minorBidi"/>
              <w:lang w:val="es-ES" w:eastAsia="es-ES"/>
            </w:rPr>
          </w:rPrChange>
        </w:rPr>
      </w:pPr>
      <w:ins w:id="251" w:author="Jose Luis Anton Bueso" w:date="2019-06-10T16:10:00Z">
        <w:r>
          <w:t>2.4.7</w:t>
        </w:r>
        <w:r w:rsidRPr="00EF2211">
          <w:rPr>
            <w:rFonts w:eastAsiaTheme="minorEastAsia" w:cstheme="minorBidi"/>
            <w:lang w:eastAsia="es-ES"/>
            <w:rPrChange w:id="252" w:author="Jose Luis Anton Bueso" w:date="2019-06-10T16:10:00Z">
              <w:rPr>
                <w:rFonts w:eastAsiaTheme="minorEastAsia" w:cstheme="minorBidi"/>
                <w:lang w:val="es-ES" w:eastAsia="es-ES"/>
              </w:rPr>
            </w:rPrChange>
          </w:rPr>
          <w:tab/>
        </w:r>
        <w:r>
          <w:t>Internationalization and Localization</w:t>
        </w:r>
        <w:r>
          <w:tab/>
        </w:r>
        <w:r>
          <w:fldChar w:fldCharType="begin"/>
        </w:r>
        <w:r>
          <w:instrText xml:space="preserve"> PAGEREF _Toc11075537 \h </w:instrText>
        </w:r>
      </w:ins>
      <w:r>
        <w:fldChar w:fldCharType="separate"/>
      </w:r>
      <w:ins w:id="253" w:author="Jose Luis Anton Bueso" w:date="2019-06-10T16:10:00Z">
        <w:r>
          <w:t>33</w:t>
        </w:r>
        <w:r>
          <w:fldChar w:fldCharType="end"/>
        </w:r>
      </w:ins>
    </w:p>
    <w:p w14:paraId="7F333E00" w14:textId="418F291F" w:rsidR="00EF2211" w:rsidRPr="00EF2211" w:rsidRDefault="00EF2211">
      <w:pPr>
        <w:pStyle w:val="TDC2"/>
        <w:rPr>
          <w:ins w:id="254" w:author="Jose Luis Anton Bueso" w:date="2019-06-10T16:10:00Z"/>
          <w:rFonts w:asciiTheme="minorHAnsi" w:eastAsiaTheme="minorEastAsia" w:hAnsiTheme="minorHAnsi" w:cstheme="minorBidi"/>
          <w:lang w:eastAsia="es-ES"/>
          <w:rPrChange w:id="255" w:author="Jose Luis Anton Bueso" w:date="2019-06-10T16:10:00Z">
            <w:rPr>
              <w:ins w:id="256" w:author="Jose Luis Anton Bueso" w:date="2019-06-10T16:10:00Z"/>
              <w:rFonts w:asciiTheme="minorHAnsi" w:eastAsiaTheme="minorEastAsia" w:hAnsiTheme="minorHAnsi" w:cstheme="minorBidi"/>
              <w:lang w:val="es-ES" w:eastAsia="es-ES"/>
            </w:rPr>
          </w:rPrChange>
        </w:rPr>
      </w:pPr>
      <w:ins w:id="257" w:author="Jose Luis Anton Bueso" w:date="2019-06-10T16:10:00Z">
        <w:r>
          <w:t>2.5</w:t>
        </w:r>
        <w:r w:rsidRPr="00EF2211">
          <w:rPr>
            <w:rFonts w:asciiTheme="minorHAnsi" w:eastAsiaTheme="minorEastAsia" w:hAnsiTheme="minorHAnsi" w:cstheme="minorBidi"/>
            <w:lang w:eastAsia="es-ES"/>
            <w:rPrChange w:id="258" w:author="Jose Luis Anton Bueso" w:date="2019-06-10T16:10:00Z">
              <w:rPr>
                <w:rFonts w:asciiTheme="minorHAnsi" w:eastAsiaTheme="minorEastAsia" w:hAnsiTheme="minorHAnsi" w:cstheme="minorBidi"/>
                <w:lang w:val="es-ES" w:eastAsia="es-ES"/>
              </w:rPr>
            </w:rPrChange>
          </w:rPr>
          <w:tab/>
        </w:r>
        <w:r>
          <w:t>Information View</w:t>
        </w:r>
        <w:r>
          <w:tab/>
        </w:r>
        <w:r>
          <w:fldChar w:fldCharType="begin"/>
        </w:r>
        <w:r>
          <w:instrText xml:space="preserve"> PAGEREF _Toc11075538 \h </w:instrText>
        </w:r>
      </w:ins>
      <w:r>
        <w:fldChar w:fldCharType="separate"/>
      </w:r>
      <w:ins w:id="259" w:author="Jose Luis Anton Bueso" w:date="2019-06-10T16:10:00Z">
        <w:r>
          <w:t>33</w:t>
        </w:r>
        <w:r>
          <w:fldChar w:fldCharType="end"/>
        </w:r>
      </w:ins>
    </w:p>
    <w:p w14:paraId="6BDE82C1" w14:textId="71FA5051" w:rsidR="00EF2211" w:rsidRPr="00EF2211" w:rsidRDefault="00EF2211">
      <w:pPr>
        <w:pStyle w:val="TDC3"/>
        <w:tabs>
          <w:tab w:val="left" w:pos="1540"/>
        </w:tabs>
        <w:rPr>
          <w:ins w:id="260" w:author="Jose Luis Anton Bueso" w:date="2019-06-10T16:10:00Z"/>
          <w:rFonts w:eastAsiaTheme="minorEastAsia" w:cstheme="minorBidi"/>
          <w:lang w:eastAsia="es-ES"/>
          <w:rPrChange w:id="261" w:author="Jose Luis Anton Bueso" w:date="2019-06-10T16:10:00Z">
            <w:rPr>
              <w:ins w:id="262" w:author="Jose Luis Anton Bueso" w:date="2019-06-10T16:10:00Z"/>
              <w:rFonts w:eastAsiaTheme="minorEastAsia" w:cstheme="minorBidi"/>
              <w:lang w:val="es-ES" w:eastAsia="es-ES"/>
            </w:rPr>
          </w:rPrChange>
        </w:rPr>
      </w:pPr>
      <w:ins w:id="263" w:author="Jose Luis Anton Bueso" w:date="2019-06-10T16:10:00Z">
        <w:r>
          <w:t>2.5.1</w:t>
        </w:r>
        <w:r w:rsidRPr="00EF2211">
          <w:rPr>
            <w:rFonts w:eastAsiaTheme="minorEastAsia" w:cstheme="minorBidi"/>
            <w:lang w:eastAsia="es-ES"/>
            <w:rPrChange w:id="264" w:author="Jose Luis Anton Bueso" w:date="2019-06-10T16:10:00Z">
              <w:rPr>
                <w:rFonts w:eastAsiaTheme="minorEastAsia" w:cstheme="minorBidi"/>
                <w:lang w:val="es-ES" w:eastAsia="es-ES"/>
              </w:rPr>
            </w:rPrChange>
          </w:rPr>
          <w:tab/>
        </w:r>
        <w:r>
          <w:t>Conceptual Data model</w:t>
        </w:r>
        <w:r>
          <w:tab/>
        </w:r>
        <w:r>
          <w:fldChar w:fldCharType="begin"/>
        </w:r>
        <w:r>
          <w:instrText xml:space="preserve"> PAGEREF _Toc11075539 \h </w:instrText>
        </w:r>
      </w:ins>
      <w:r>
        <w:fldChar w:fldCharType="separate"/>
      </w:r>
      <w:ins w:id="265" w:author="Jose Luis Anton Bueso" w:date="2019-06-10T16:10:00Z">
        <w:r>
          <w:t>34</w:t>
        </w:r>
        <w:r>
          <w:fldChar w:fldCharType="end"/>
        </w:r>
      </w:ins>
    </w:p>
    <w:p w14:paraId="524B1096" w14:textId="4682731F" w:rsidR="00EF2211" w:rsidRPr="00EF2211" w:rsidRDefault="00EF2211">
      <w:pPr>
        <w:pStyle w:val="TDC3"/>
        <w:tabs>
          <w:tab w:val="left" w:pos="1540"/>
        </w:tabs>
        <w:rPr>
          <w:ins w:id="266" w:author="Jose Luis Anton Bueso" w:date="2019-06-10T16:10:00Z"/>
          <w:rFonts w:eastAsiaTheme="minorEastAsia" w:cstheme="minorBidi"/>
          <w:lang w:eastAsia="es-ES"/>
          <w:rPrChange w:id="267" w:author="Jose Luis Anton Bueso" w:date="2019-06-10T16:10:00Z">
            <w:rPr>
              <w:ins w:id="268" w:author="Jose Luis Anton Bueso" w:date="2019-06-10T16:10:00Z"/>
              <w:rFonts w:eastAsiaTheme="minorEastAsia" w:cstheme="minorBidi"/>
              <w:lang w:val="es-ES" w:eastAsia="es-ES"/>
            </w:rPr>
          </w:rPrChange>
        </w:rPr>
      </w:pPr>
      <w:ins w:id="269" w:author="Jose Luis Anton Bueso" w:date="2019-06-10T16:10:00Z">
        <w:r>
          <w:t>2.5.2</w:t>
        </w:r>
        <w:r w:rsidRPr="00EF2211">
          <w:rPr>
            <w:rFonts w:eastAsiaTheme="minorEastAsia" w:cstheme="minorBidi"/>
            <w:lang w:eastAsia="es-ES"/>
            <w:rPrChange w:id="270" w:author="Jose Luis Anton Bueso" w:date="2019-06-10T16:10:00Z">
              <w:rPr>
                <w:rFonts w:eastAsiaTheme="minorEastAsia" w:cstheme="minorBidi"/>
                <w:lang w:val="es-ES" w:eastAsia="es-ES"/>
              </w:rPr>
            </w:rPrChange>
          </w:rPr>
          <w:tab/>
        </w:r>
        <w:r>
          <w:t>Data Ownership</w:t>
        </w:r>
        <w:r>
          <w:tab/>
        </w:r>
        <w:r>
          <w:fldChar w:fldCharType="begin"/>
        </w:r>
        <w:r>
          <w:instrText xml:space="preserve"> PAGEREF _Toc11075543 \h </w:instrText>
        </w:r>
      </w:ins>
      <w:r>
        <w:fldChar w:fldCharType="separate"/>
      </w:r>
      <w:ins w:id="271" w:author="Jose Luis Anton Bueso" w:date="2019-06-10T16:10:00Z">
        <w:r>
          <w:t>34</w:t>
        </w:r>
        <w:r>
          <w:fldChar w:fldCharType="end"/>
        </w:r>
      </w:ins>
    </w:p>
    <w:p w14:paraId="24C828AE" w14:textId="40230CD0" w:rsidR="00EF2211" w:rsidRPr="00EF2211" w:rsidRDefault="00EF2211">
      <w:pPr>
        <w:pStyle w:val="TDC3"/>
        <w:tabs>
          <w:tab w:val="left" w:pos="1540"/>
        </w:tabs>
        <w:rPr>
          <w:ins w:id="272" w:author="Jose Luis Anton Bueso" w:date="2019-06-10T16:10:00Z"/>
          <w:rFonts w:eastAsiaTheme="minorEastAsia" w:cstheme="minorBidi"/>
          <w:lang w:eastAsia="es-ES"/>
          <w:rPrChange w:id="273" w:author="Jose Luis Anton Bueso" w:date="2019-06-10T16:10:00Z">
            <w:rPr>
              <w:ins w:id="274" w:author="Jose Luis Anton Bueso" w:date="2019-06-10T16:10:00Z"/>
              <w:rFonts w:eastAsiaTheme="minorEastAsia" w:cstheme="minorBidi"/>
              <w:lang w:val="es-ES" w:eastAsia="es-ES"/>
            </w:rPr>
          </w:rPrChange>
        </w:rPr>
      </w:pPr>
      <w:ins w:id="275" w:author="Jose Luis Anton Bueso" w:date="2019-06-10T16:10:00Z">
        <w:r>
          <w:t>2.5.3</w:t>
        </w:r>
        <w:r w:rsidRPr="00EF2211">
          <w:rPr>
            <w:rFonts w:eastAsiaTheme="minorEastAsia" w:cstheme="minorBidi"/>
            <w:lang w:eastAsia="es-ES"/>
            <w:rPrChange w:id="276" w:author="Jose Luis Anton Bueso" w:date="2019-06-10T16:10:00Z">
              <w:rPr>
                <w:rFonts w:eastAsiaTheme="minorEastAsia" w:cstheme="minorBidi"/>
                <w:lang w:val="es-ES" w:eastAsia="es-ES"/>
              </w:rPr>
            </w:rPrChange>
          </w:rPr>
          <w:tab/>
        </w:r>
        <w:r>
          <w:t>Timelines, Latency and Age</w:t>
        </w:r>
        <w:r>
          <w:tab/>
        </w:r>
        <w:r>
          <w:fldChar w:fldCharType="begin"/>
        </w:r>
        <w:r>
          <w:instrText xml:space="preserve"> PAGEREF _Toc11075544 \h </w:instrText>
        </w:r>
      </w:ins>
      <w:r>
        <w:fldChar w:fldCharType="separate"/>
      </w:r>
      <w:ins w:id="277" w:author="Jose Luis Anton Bueso" w:date="2019-06-10T16:10:00Z">
        <w:r>
          <w:t>34</w:t>
        </w:r>
        <w:r>
          <w:fldChar w:fldCharType="end"/>
        </w:r>
      </w:ins>
    </w:p>
    <w:p w14:paraId="2DCD5B0D" w14:textId="3C199E70" w:rsidR="00EF2211" w:rsidRPr="00EF2211" w:rsidRDefault="00EF2211">
      <w:pPr>
        <w:pStyle w:val="TDC3"/>
        <w:tabs>
          <w:tab w:val="left" w:pos="1540"/>
        </w:tabs>
        <w:rPr>
          <w:ins w:id="278" w:author="Jose Luis Anton Bueso" w:date="2019-06-10T16:10:00Z"/>
          <w:rFonts w:eastAsiaTheme="minorEastAsia" w:cstheme="minorBidi"/>
          <w:lang w:eastAsia="es-ES"/>
          <w:rPrChange w:id="279" w:author="Jose Luis Anton Bueso" w:date="2019-06-10T16:10:00Z">
            <w:rPr>
              <w:ins w:id="280" w:author="Jose Luis Anton Bueso" w:date="2019-06-10T16:10:00Z"/>
              <w:rFonts w:eastAsiaTheme="minorEastAsia" w:cstheme="minorBidi"/>
              <w:lang w:val="es-ES" w:eastAsia="es-ES"/>
            </w:rPr>
          </w:rPrChange>
        </w:rPr>
      </w:pPr>
      <w:ins w:id="281" w:author="Jose Luis Anton Bueso" w:date="2019-06-10T16:10:00Z">
        <w:r>
          <w:t>2.5.4</w:t>
        </w:r>
        <w:r w:rsidRPr="00EF2211">
          <w:rPr>
            <w:rFonts w:eastAsiaTheme="minorEastAsia" w:cstheme="minorBidi"/>
            <w:lang w:eastAsia="es-ES"/>
            <w:rPrChange w:id="282" w:author="Jose Luis Anton Bueso" w:date="2019-06-10T16:10:00Z">
              <w:rPr>
                <w:rFonts w:eastAsiaTheme="minorEastAsia" w:cstheme="minorBidi"/>
                <w:lang w:val="es-ES" w:eastAsia="es-ES"/>
              </w:rPr>
            </w:rPrChange>
          </w:rPr>
          <w:tab/>
        </w:r>
        <w:r>
          <w:t>Data Quality</w:t>
        </w:r>
        <w:r>
          <w:tab/>
        </w:r>
        <w:r>
          <w:fldChar w:fldCharType="begin"/>
        </w:r>
        <w:r>
          <w:instrText xml:space="preserve"> PAGEREF _Toc11075545 \h </w:instrText>
        </w:r>
      </w:ins>
      <w:r>
        <w:fldChar w:fldCharType="separate"/>
      </w:r>
      <w:ins w:id="283" w:author="Jose Luis Anton Bueso" w:date="2019-06-10T16:10:00Z">
        <w:r>
          <w:t>34</w:t>
        </w:r>
        <w:r>
          <w:fldChar w:fldCharType="end"/>
        </w:r>
      </w:ins>
    </w:p>
    <w:p w14:paraId="3A2AD245" w14:textId="6701F6BF" w:rsidR="00EF2211" w:rsidRPr="00EF2211" w:rsidRDefault="00EF2211">
      <w:pPr>
        <w:pStyle w:val="TDC3"/>
        <w:tabs>
          <w:tab w:val="left" w:pos="1540"/>
        </w:tabs>
        <w:rPr>
          <w:ins w:id="284" w:author="Jose Luis Anton Bueso" w:date="2019-06-10T16:10:00Z"/>
          <w:rFonts w:eastAsiaTheme="minorEastAsia" w:cstheme="minorBidi"/>
          <w:lang w:eastAsia="es-ES"/>
          <w:rPrChange w:id="285" w:author="Jose Luis Anton Bueso" w:date="2019-06-10T16:10:00Z">
            <w:rPr>
              <w:ins w:id="286" w:author="Jose Luis Anton Bueso" w:date="2019-06-10T16:10:00Z"/>
              <w:rFonts w:eastAsiaTheme="minorEastAsia" w:cstheme="minorBidi"/>
              <w:lang w:val="es-ES" w:eastAsia="es-ES"/>
            </w:rPr>
          </w:rPrChange>
        </w:rPr>
      </w:pPr>
      <w:ins w:id="287" w:author="Jose Luis Anton Bueso" w:date="2019-06-10T16:10:00Z">
        <w:r>
          <w:t>2.5.5</w:t>
        </w:r>
        <w:r w:rsidRPr="00EF2211">
          <w:rPr>
            <w:rFonts w:eastAsiaTheme="minorEastAsia" w:cstheme="minorBidi"/>
            <w:lang w:eastAsia="es-ES"/>
            <w:rPrChange w:id="288" w:author="Jose Luis Anton Bueso" w:date="2019-06-10T16:10:00Z">
              <w:rPr>
                <w:rFonts w:eastAsiaTheme="minorEastAsia" w:cstheme="minorBidi"/>
                <w:lang w:val="es-ES" w:eastAsia="es-ES"/>
              </w:rPr>
            </w:rPrChange>
          </w:rPr>
          <w:tab/>
        </w:r>
        <w:r>
          <w:t>Reference and Mappings</w:t>
        </w:r>
        <w:r>
          <w:tab/>
        </w:r>
        <w:r>
          <w:fldChar w:fldCharType="begin"/>
        </w:r>
        <w:r>
          <w:instrText xml:space="preserve"> PAGEREF _Toc11075546 \h </w:instrText>
        </w:r>
      </w:ins>
      <w:r>
        <w:fldChar w:fldCharType="separate"/>
      </w:r>
      <w:ins w:id="289" w:author="Jose Luis Anton Bueso" w:date="2019-06-10T16:10:00Z">
        <w:r>
          <w:t>34</w:t>
        </w:r>
        <w:r>
          <w:fldChar w:fldCharType="end"/>
        </w:r>
      </w:ins>
    </w:p>
    <w:p w14:paraId="17D18506" w14:textId="075B9ED6" w:rsidR="00EF2211" w:rsidRPr="00EF2211" w:rsidRDefault="00EF2211">
      <w:pPr>
        <w:pStyle w:val="TDC3"/>
        <w:tabs>
          <w:tab w:val="left" w:pos="1540"/>
        </w:tabs>
        <w:rPr>
          <w:ins w:id="290" w:author="Jose Luis Anton Bueso" w:date="2019-06-10T16:10:00Z"/>
          <w:rFonts w:eastAsiaTheme="minorEastAsia" w:cstheme="minorBidi"/>
          <w:lang w:eastAsia="es-ES"/>
          <w:rPrChange w:id="291" w:author="Jose Luis Anton Bueso" w:date="2019-06-10T16:10:00Z">
            <w:rPr>
              <w:ins w:id="292" w:author="Jose Luis Anton Bueso" w:date="2019-06-10T16:10:00Z"/>
              <w:rFonts w:eastAsiaTheme="minorEastAsia" w:cstheme="minorBidi"/>
              <w:lang w:val="es-ES" w:eastAsia="es-ES"/>
            </w:rPr>
          </w:rPrChange>
        </w:rPr>
      </w:pPr>
      <w:ins w:id="293" w:author="Jose Luis Anton Bueso" w:date="2019-06-10T16:10:00Z">
        <w:r>
          <w:t>2.5.6</w:t>
        </w:r>
        <w:r w:rsidRPr="00EF2211">
          <w:rPr>
            <w:rFonts w:eastAsiaTheme="minorEastAsia" w:cstheme="minorBidi"/>
            <w:lang w:eastAsia="es-ES"/>
            <w:rPrChange w:id="294" w:author="Jose Luis Anton Bueso" w:date="2019-06-10T16:10:00Z">
              <w:rPr>
                <w:rFonts w:eastAsiaTheme="minorEastAsia" w:cstheme="minorBidi"/>
                <w:lang w:val="es-ES" w:eastAsia="es-ES"/>
              </w:rPr>
            </w:rPrChange>
          </w:rPr>
          <w:tab/>
        </w:r>
        <w:r>
          <w:t>Data Volumes</w:t>
        </w:r>
        <w:r>
          <w:tab/>
        </w:r>
        <w:r>
          <w:fldChar w:fldCharType="begin"/>
        </w:r>
        <w:r>
          <w:instrText xml:space="preserve"> PAGEREF _Toc11075547 \h </w:instrText>
        </w:r>
      </w:ins>
      <w:r>
        <w:fldChar w:fldCharType="separate"/>
      </w:r>
      <w:ins w:id="295" w:author="Jose Luis Anton Bueso" w:date="2019-06-10T16:10:00Z">
        <w:r>
          <w:t>34</w:t>
        </w:r>
        <w:r>
          <w:fldChar w:fldCharType="end"/>
        </w:r>
      </w:ins>
    </w:p>
    <w:p w14:paraId="5BE8F67E" w14:textId="5507EC01" w:rsidR="00EF2211" w:rsidRPr="00EF2211" w:rsidRDefault="00EF2211">
      <w:pPr>
        <w:pStyle w:val="TDC3"/>
        <w:tabs>
          <w:tab w:val="left" w:pos="1540"/>
        </w:tabs>
        <w:rPr>
          <w:ins w:id="296" w:author="Jose Luis Anton Bueso" w:date="2019-06-10T16:10:00Z"/>
          <w:rFonts w:eastAsiaTheme="minorEastAsia" w:cstheme="minorBidi"/>
          <w:lang w:eastAsia="es-ES"/>
          <w:rPrChange w:id="297" w:author="Jose Luis Anton Bueso" w:date="2019-06-10T16:10:00Z">
            <w:rPr>
              <w:ins w:id="298" w:author="Jose Luis Anton Bueso" w:date="2019-06-10T16:10:00Z"/>
              <w:rFonts w:eastAsiaTheme="minorEastAsia" w:cstheme="minorBidi"/>
              <w:lang w:val="es-ES" w:eastAsia="es-ES"/>
            </w:rPr>
          </w:rPrChange>
        </w:rPr>
      </w:pPr>
      <w:ins w:id="299" w:author="Jose Luis Anton Bueso" w:date="2019-06-10T16:10:00Z">
        <w:r>
          <w:t>2.5.7</w:t>
        </w:r>
        <w:r w:rsidRPr="00EF2211">
          <w:rPr>
            <w:rFonts w:eastAsiaTheme="minorEastAsia" w:cstheme="minorBidi"/>
            <w:lang w:eastAsia="es-ES"/>
            <w:rPrChange w:id="300" w:author="Jose Luis Anton Bueso" w:date="2019-06-10T16:10:00Z">
              <w:rPr>
                <w:rFonts w:eastAsiaTheme="minorEastAsia" w:cstheme="minorBidi"/>
                <w:lang w:val="es-ES" w:eastAsia="es-ES"/>
              </w:rPr>
            </w:rPrChange>
          </w:rPr>
          <w:tab/>
        </w:r>
        <w:r>
          <w:t>Regulation</w:t>
        </w:r>
        <w:r>
          <w:tab/>
        </w:r>
        <w:r>
          <w:fldChar w:fldCharType="begin"/>
        </w:r>
        <w:r>
          <w:instrText xml:space="preserve"> PAGEREF _Toc11075548 \h </w:instrText>
        </w:r>
      </w:ins>
      <w:r>
        <w:fldChar w:fldCharType="separate"/>
      </w:r>
      <w:ins w:id="301" w:author="Jose Luis Anton Bueso" w:date="2019-06-10T16:10:00Z">
        <w:r>
          <w:t>35</w:t>
        </w:r>
        <w:r>
          <w:fldChar w:fldCharType="end"/>
        </w:r>
      </w:ins>
    </w:p>
    <w:p w14:paraId="13452C46" w14:textId="4BD2DAE5" w:rsidR="00EF2211" w:rsidRPr="00EF2211" w:rsidRDefault="00EF2211">
      <w:pPr>
        <w:pStyle w:val="TDC2"/>
        <w:rPr>
          <w:ins w:id="302" w:author="Jose Luis Anton Bueso" w:date="2019-06-10T16:10:00Z"/>
          <w:rFonts w:asciiTheme="minorHAnsi" w:eastAsiaTheme="minorEastAsia" w:hAnsiTheme="minorHAnsi" w:cstheme="minorBidi"/>
          <w:lang w:eastAsia="es-ES"/>
          <w:rPrChange w:id="303" w:author="Jose Luis Anton Bueso" w:date="2019-06-10T16:10:00Z">
            <w:rPr>
              <w:ins w:id="304" w:author="Jose Luis Anton Bueso" w:date="2019-06-10T16:10:00Z"/>
              <w:rFonts w:asciiTheme="minorHAnsi" w:eastAsiaTheme="minorEastAsia" w:hAnsiTheme="minorHAnsi" w:cstheme="minorBidi"/>
              <w:lang w:val="es-ES" w:eastAsia="es-ES"/>
            </w:rPr>
          </w:rPrChange>
        </w:rPr>
      </w:pPr>
      <w:ins w:id="305" w:author="Jose Luis Anton Bueso" w:date="2019-06-10T16:10:00Z">
        <w:r>
          <w:t>2.6</w:t>
        </w:r>
        <w:r w:rsidRPr="00EF2211">
          <w:rPr>
            <w:rFonts w:asciiTheme="minorHAnsi" w:eastAsiaTheme="minorEastAsia" w:hAnsiTheme="minorHAnsi" w:cstheme="minorBidi"/>
            <w:lang w:eastAsia="es-ES"/>
            <w:rPrChange w:id="306" w:author="Jose Luis Anton Bueso" w:date="2019-06-10T16:10:00Z">
              <w:rPr>
                <w:rFonts w:asciiTheme="minorHAnsi" w:eastAsiaTheme="minorEastAsia" w:hAnsiTheme="minorHAnsi" w:cstheme="minorBidi"/>
                <w:lang w:val="es-ES" w:eastAsia="es-ES"/>
              </w:rPr>
            </w:rPrChange>
          </w:rPr>
          <w:tab/>
        </w:r>
        <w:r>
          <w:t>Deployment View</w:t>
        </w:r>
        <w:r>
          <w:tab/>
        </w:r>
        <w:r>
          <w:fldChar w:fldCharType="begin"/>
        </w:r>
        <w:r>
          <w:instrText xml:space="preserve"> PAGEREF _Toc11075549 \h </w:instrText>
        </w:r>
      </w:ins>
      <w:r>
        <w:fldChar w:fldCharType="separate"/>
      </w:r>
      <w:ins w:id="307" w:author="Jose Luis Anton Bueso" w:date="2019-06-10T16:10:00Z">
        <w:r>
          <w:t>3</w:t>
        </w:r>
        <w:r>
          <w:t>5</w:t>
        </w:r>
        <w:r>
          <w:fldChar w:fldCharType="end"/>
        </w:r>
      </w:ins>
    </w:p>
    <w:p w14:paraId="5FC02D81" w14:textId="4A1E5521" w:rsidR="00EF2211" w:rsidRPr="00EF2211" w:rsidRDefault="00EF2211">
      <w:pPr>
        <w:pStyle w:val="TDC3"/>
        <w:tabs>
          <w:tab w:val="left" w:pos="1540"/>
        </w:tabs>
        <w:rPr>
          <w:ins w:id="308" w:author="Jose Luis Anton Bueso" w:date="2019-06-10T16:10:00Z"/>
          <w:rFonts w:eastAsiaTheme="minorEastAsia" w:cstheme="minorBidi"/>
          <w:lang w:eastAsia="es-ES"/>
          <w:rPrChange w:id="309" w:author="Jose Luis Anton Bueso" w:date="2019-06-10T16:10:00Z">
            <w:rPr>
              <w:ins w:id="310" w:author="Jose Luis Anton Bueso" w:date="2019-06-10T16:10:00Z"/>
              <w:rFonts w:eastAsiaTheme="minorEastAsia" w:cstheme="minorBidi"/>
              <w:lang w:val="es-ES" w:eastAsia="es-ES"/>
            </w:rPr>
          </w:rPrChange>
        </w:rPr>
      </w:pPr>
      <w:ins w:id="311" w:author="Jose Luis Anton Bueso" w:date="2019-06-10T16:10:00Z">
        <w:r>
          <w:lastRenderedPageBreak/>
          <w:t>2.6.1</w:t>
        </w:r>
        <w:r w:rsidRPr="00EF2211">
          <w:rPr>
            <w:rFonts w:eastAsiaTheme="minorEastAsia" w:cstheme="minorBidi"/>
            <w:lang w:eastAsia="es-ES"/>
            <w:rPrChange w:id="312" w:author="Jose Luis Anton Bueso" w:date="2019-06-10T16:10:00Z">
              <w:rPr>
                <w:rFonts w:eastAsiaTheme="minorEastAsia" w:cstheme="minorBidi"/>
                <w:lang w:val="es-ES" w:eastAsia="es-ES"/>
              </w:rPr>
            </w:rPrChange>
          </w:rPr>
          <w:tab/>
        </w:r>
        <w:r>
          <w:t>Deployment Model</w:t>
        </w:r>
        <w:r>
          <w:tab/>
        </w:r>
        <w:r>
          <w:fldChar w:fldCharType="begin"/>
        </w:r>
        <w:r>
          <w:instrText xml:space="preserve"> PAGEREF _Toc11075550 \h </w:instrText>
        </w:r>
      </w:ins>
      <w:r>
        <w:fldChar w:fldCharType="separate"/>
      </w:r>
      <w:ins w:id="313" w:author="Jose Luis Anton Bueso" w:date="2019-06-10T16:10:00Z">
        <w:r>
          <w:t>35</w:t>
        </w:r>
        <w:r>
          <w:fldChar w:fldCharType="end"/>
        </w:r>
      </w:ins>
    </w:p>
    <w:p w14:paraId="6A9E90EB" w14:textId="062CB690" w:rsidR="00EF2211" w:rsidRPr="00EF2211" w:rsidRDefault="00EF2211">
      <w:pPr>
        <w:pStyle w:val="TDC3"/>
        <w:tabs>
          <w:tab w:val="left" w:pos="1540"/>
        </w:tabs>
        <w:rPr>
          <w:ins w:id="314" w:author="Jose Luis Anton Bueso" w:date="2019-06-10T16:10:00Z"/>
          <w:rFonts w:eastAsiaTheme="minorEastAsia" w:cstheme="minorBidi"/>
          <w:lang w:eastAsia="es-ES"/>
          <w:rPrChange w:id="315" w:author="Jose Luis Anton Bueso" w:date="2019-06-10T16:10:00Z">
            <w:rPr>
              <w:ins w:id="316" w:author="Jose Luis Anton Bueso" w:date="2019-06-10T16:10:00Z"/>
              <w:rFonts w:eastAsiaTheme="minorEastAsia" w:cstheme="minorBidi"/>
              <w:lang w:val="es-ES" w:eastAsia="es-ES"/>
            </w:rPr>
          </w:rPrChange>
        </w:rPr>
      </w:pPr>
      <w:ins w:id="317" w:author="Jose Luis Anton Bueso" w:date="2019-06-10T16:10:00Z">
        <w:r>
          <w:t>2.6.2</w:t>
        </w:r>
        <w:r w:rsidRPr="00EF2211">
          <w:rPr>
            <w:rFonts w:eastAsiaTheme="minorEastAsia" w:cstheme="minorBidi"/>
            <w:lang w:eastAsia="es-ES"/>
            <w:rPrChange w:id="318" w:author="Jose Luis Anton Bueso" w:date="2019-06-10T16:10:00Z">
              <w:rPr>
                <w:rFonts w:eastAsiaTheme="minorEastAsia" w:cstheme="minorBidi"/>
                <w:lang w:val="es-ES" w:eastAsia="es-ES"/>
              </w:rPr>
            </w:rPrChange>
          </w:rPr>
          <w:tab/>
        </w:r>
        <w:r>
          <w:t>Development Environment Specifications</w:t>
        </w:r>
        <w:r>
          <w:tab/>
        </w:r>
        <w:r>
          <w:fldChar w:fldCharType="begin"/>
        </w:r>
        <w:r>
          <w:instrText xml:space="preserve"> PAGEREF _Toc11075552 \h </w:instrText>
        </w:r>
      </w:ins>
      <w:r>
        <w:fldChar w:fldCharType="separate"/>
      </w:r>
      <w:ins w:id="319" w:author="Jose Luis Anton Bueso" w:date="2019-06-10T16:10:00Z">
        <w:r>
          <w:t>42</w:t>
        </w:r>
        <w:r>
          <w:fldChar w:fldCharType="end"/>
        </w:r>
      </w:ins>
    </w:p>
    <w:p w14:paraId="602A6627" w14:textId="2F4E05BE" w:rsidR="00EF2211" w:rsidRPr="00EF2211" w:rsidRDefault="00EF2211">
      <w:pPr>
        <w:pStyle w:val="TDC3"/>
        <w:tabs>
          <w:tab w:val="left" w:pos="1540"/>
        </w:tabs>
        <w:rPr>
          <w:ins w:id="320" w:author="Jose Luis Anton Bueso" w:date="2019-06-10T16:10:00Z"/>
          <w:rFonts w:eastAsiaTheme="minorEastAsia" w:cstheme="minorBidi"/>
          <w:lang w:eastAsia="es-ES"/>
          <w:rPrChange w:id="321" w:author="Jose Luis Anton Bueso" w:date="2019-06-10T16:10:00Z">
            <w:rPr>
              <w:ins w:id="322" w:author="Jose Luis Anton Bueso" w:date="2019-06-10T16:10:00Z"/>
              <w:rFonts w:eastAsiaTheme="minorEastAsia" w:cstheme="minorBidi"/>
              <w:lang w:val="es-ES" w:eastAsia="es-ES"/>
            </w:rPr>
          </w:rPrChange>
        </w:rPr>
      </w:pPr>
      <w:ins w:id="323" w:author="Jose Luis Anton Bueso" w:date="2019-06-10T16:10:00Z">
        <w:r>
          <w:t>2.6.3</w:t>
        </w:r>
        <w:r w:rsidRPr="00EF2211">
          <w:rPr>
            <w:rFonts w:eastAsiaTheme="minorEastAsia" w:cstheme="minorBidi"/>
            <w:lang w:eastAsia="es-ES"/>
            <w:rPrChange w:id="324" w:author="Jose Luis Anton Bueso" w:date="2019-06-10T16:10:00Z">
              <w:rPr>
                <w:rFonts w:eastAsiaTheme="minorEastAsia" w:cstheme="minorBidi"/>
                <w:lang w:val="es-ES" w:eastAsia="es-ES"/>
              </w:rPr>
            </w:rPrChange>
          </w:rPr>
          <w:tab/>
        </w:r>
        <w:r>
          <w:t>Deployment Options</w:t>
        </w:r>
        <w:r>
          <w:tab/>
        </w:r>
        <w:r>
          <w:fldChar w:fldCharType="begin"/>
        </w:r>
        <w:r>
          <w:instrText xml:space="preserve"> PAGEREF _Toc11075553 \h </w:instrText>
        </w:r>
      </w:ins>
      <w:r>
        <w:fldChar w:fldCharType="separate"/>
      </w:r>
      <w:ins w:id="325" w:author="Jose Luis Anton Bueso" w:date="2019-06-10T16:10:00Z">
        <w:r>
          <w:t>42</w:t>
        </w:r>
        <w:r>
          <w:fldChar w:fldCharType="end"/>
        </w:r>
      </w:ins>
    </w:p>
    <w:p w14:paraId="559DDDC1" w14:textId="1DE258A0" w:rsidR="00EF2211" w:rsidRPr="00EF2211" w:rsidRDefault="00EF2211">
      <w:pPr>
        <w:pStyle w:val="TDC2"/>
        <w:rPr>
          <w:ins w:id="326" w:author="Jose Luis Anton Bueso" w:date="2019-06-10T16:10:00Z"/>
          <w:rFonts w:asciiTheme="minorHAnsi" w:eastAsiaTheme="minorEastAsia" w:hAnsiTheme="minorHAnsi" w:cstheme="minorBidi"/>
          <w:lang w:eastAsia="es-ES"/>
          <w:rPrChange w:id="327" w:author="Jose Luis Anton Bueso" w:date="2019-06-10T16:10:00Z">
            <w:rPr>
              <w:ins w:id="328" w:author="Jose Luis Anton Bueso" w:date="2019-06-10T16:10:00Z"/>
              <w:rFonts w:asciiTheme="minorHAnsi" w:eastAsiaTheme="minorEastAsia" w:hAnsiTheme="minorHAnsi" w:cstheme="minorBidi"/>
              <w:lang w:val="es-ES" w:eastAsia="es-ES"/>
            </w:rPr>
          </w:rPrChange>
        </w:rPr>
      </w:pPr>
      <w:ins w:id="329" w:author="Jose Luis Anton Bueso" w:date="2019-06-10T16:10:00Z">
        <w:r>
          <w:t>2.7</w:t>
        </w:r>
        <w:r w:rsidRPr="00EF2211">
          <w:rPr>
            <w:rFonts w:asciiTheme="minorHAnsi" w:eastAsiaTheme="minorEastAsia" w:hAnsiTheme="minorHAnsi" w:cstheme="minorBidi"/>
            <w:lang w:eastAsia="es-ES"/>
            <w:rPrChange w:id="330" w:author="Jose Luis Anton Bueso" w:date="2019-06-10T16:10:00Z">
              <w:rPr>
                <w:rFonts w:asciiTheme="minorHAnsi" w:eastAsiaTheme="minorEastAsia" w:hAnsiTheme="minorHAnsi" w:cstheme="minorBidi"/>
                <w:lang w:val="es-ES" w:eastAsia="es-ES"/>
              </w:rPr>
            </w:rPrChange>
          </w:rPr>
          <w:tab/>
        </w:r>
        <w:r>
          <w:t>Process view</w:t>
        </w:r>
        <w:r>
          <w:tab/>
        </w:r>
        <w:r>
          <w:fldChar w:fldCharType="begin"/>
        </w:r>
        <w:r>
          <w:instrText xml:space="preserve"> PAGEREF _Toc11075554 \h </w:instrText>
        </w:r>
      </w:ins>
      <w:r>
        <w:fldChar w:fldCharType="separate"/>
      </w:r>
      <w:ins w:id="331" w:author="Jose Luis Anton Bueso" w:date="2019-06-10T16:10:00Z">
        <w:r>
          <w:t>43</w:t>
        </w:r>
        <w:r>
          <w:fldChar w:fldCharType="end"/>
        </w:r>
      </w:ins>
    </w:p>
    <w:p w14:paraId="24510B0F" w14:textId="14761AEA" w:rsidR="00EF2211" w:rsidRPr="00EF2211" w:rsidRDefault="00EF2211">
      <w:pPr>
        <w:pStyle w:val="TDC2"/>
        <w:rPr>
          <w:ins w:id="332" w:author="Jose Luis Anton Bueso" w:date="2019-06-10T16:10:00Z"/>
          <w:rFonts w:asciiTheme="minorHAnsi" w:eastAsiaTheme="minorEastAsia" w:hAnsiTheme="minorHAnsi" w:cstheme="minorBidi"/>
          <w:lang w:eastAsia="es-ES"/>
          <w:rPrChange w:id="333" w:author="Jose Luis Anton Bueso" w:date="2019-06-10T16:10:00Z">
            <w:rPr>
              <w:ins w:id="334" w:author="Jose Luis Anton Bueso" w:date="2019-06-10T16:10:00Z"/>
              <w:rFonts w:asciiTheme="minorHAnsi" w:eastAsiaTheme="minorEastAsia" w:hAnsiTheme="minorHAnsi" w:cstheme="minorBidi"/>
              <w:lang w:val="es-ES" w:eastAsia="es-ES"/>
            </w:rPr>
          </w:rPrChange>
        </w:rPr>
      </w:pPr>
      <w:ins w:id="335" w:author="Jose Luis Anton Bueso" w:date="2019-06-10T16:10:00Z">
        <w:r>
          <w:t>2.8</w:t>
        </w:r>
        <w:r w:rsidRPr="00EF2211">
          <w:rPr>
            <w:rFonts w:asciiTheme="minorHAnsi" w:eastAsiaTheme="minorEastAsia" w:hAnsiTheme="minorHAnsi" w:cstheme="minorBidi"/>
            <w:lang w:eastAsia="es-ES"/>
            <w:rPrChange w:id="336" w:author="Jose Luis Anton Bueso" w:date="2019-06-10T16:10:00Z">
              <w:rPr>
                <w:rFonts w:asciiTheme="minorHAnsi" w:eastAsiaTheme="minorEastAsia" w:hAnsiTheme="minorHAnsi" w:cstheme="minorBidi"/>
                <w:lang w:val="es-ES" w:eastAsia="es-ES"/>
              </w:rPr>
            </w:rPrChange>
          </w:rPr>
          <w:tab/>
        </w:r>
        <w:r>
          <w:t>Risks</w:t>
        </w:r>
        <w:r>
          <w:tab/>
        </w:r>
        <w:r>
          <w:fldChar w:fldCharType="begin"/>
        </w:r>
        <w:r>
          <w:instrText xml:space="preserve"> PAGEREF _Toc11075555 \h </w:instrText>
        </w:r>
      </w:ins>
      <w:r>
        <w:fldChar w:fldCharType="separate"/>
      </w:r>
      <w:ins w:id="337" w:author="Jose Luis Anton Bueso" w:date="2019-06-10T16:10:00Z">
        <w:r>
          <w:t>43</w:t>
        </w:r>
        <w:r>
          <w:fldChar w:fldCharType="end"/>
        </w:r>
      </w:ins>
    </w:p>
    <w:p w14:paraId="5421FF09" w14:textId="3AB5B9D1" w:rsidR="00EF2211" w:rsidRPr="00EF2211" w:rsidRDefault="00EF2211">
      <w:pPr>
        <w:pStyle w:val="TDC1"/>
        <w:rPr>
          <w:ins w:id="338" w:author="Jose Luis Anton Bueso" w:date="2019-06-10T16:10:00Z"/>
          <w:rFonts w:eastAsiaTheme="minorEastAsia" w:cstheme="minorBidi"/>
          <w:b w:val="0"/>
          <w:caps w:val="0"/>
          <w:lang w:eastAsia="es-ES"/>
          <w:rPrChange w:id="339" w:author="Jose Luis Anton Bueso" w:date="2019-06-10T16:10:00Z">
            <w:rPr>
              <w:ins w:id="340" w:author="Jose Luis Anton Bueso" w:date="2019-06-10T16:10:00Z"/>
              <w:rFonts w:eastAsiaTheme="minorEastAsia" w:cstheme="minorBidi"/>
              <w:b w:val="0"/>
              <w:caps w:val="0"/>
              <w:lang w:val="es-ES" w:eastAsia="es-ES"/>
            </w:rPr>
          </w:rPrChange>
        </w:rPr>
      </w:pPr>
      <w:ins w:id="341" w:author="Jose Luis Anton Bueso" w:date="2019-06-10T16:10:00Z">
        <w:r>
          <w:t>3</w:t>
        </w:r>
        <w:r w:rsidRPr="00EF2211">
          <w:rPr>
            <w:rFonts w:eastAsiaTheme="minorEastAsia" w:cstheme="minorBidi"/>
            <w:b w:val="0"/>
            <w:caps w:val="0"/>
            <w:lang w:eastAsia="es-ES"/>
            <w:rPrChange w:id="342" w:author="Jose Luis Anton Bueso" w:date="2019-06-10T16:10:00Z">
              <w:rPr>
                <w:rFonts w:eastAsiaTheme="minorEastAsia" w:cstheme="minorBidi"/>
                <w:b w:val="0"/>
                <w:caps w:val="0"/>
                <w:lang w:val="es-ES" w:eastAsia="es-ES"/>
              </w:rPr>
            </w:rPrChange>
          </w:rPr>
          <w:tab/>
        </w:r>
        <w:r>
          <w:t>System Architecture Design (SAD)</w:t>
        </w:r>
        <w:r>
          <w:tab/>
        </w:r>
        <w:r>
          <w:fldChar w:fldCharType="begin"/>
        </w:r>
        <w:r>
          <w:instrText xml:space="preserve"> PAGEREF _Toc11075556 \h </w:instrText>
        </w:r>
      </w:ins>
      <w:r>
        <w:fldChar w:fldCharType="separate"/>
      </w:r>
      <w:ins w:id="343" w:author="Jose Luis Anton Bueso" w:date="2019-06-10T16:10:00Z">
        <w:r>
          <w:t>44</w:t>
        </w:r>
        <w:r>
          <w:fldChar w:fldCharType="end"/>
        </w:r>
      </w:ins>
    </w:p>
    <w:p w14:paraId="3741EC23" w14:textId="62929598" w:rsidR="00EF2211" w:rsidRPr="00EF2211" w:rsidRDefault="00EF2211">
      <w:pPr>
        <w:pStyle w:val="TDC2"/>
        <w:rPr>
          <w:ins w:id="344" w:author="Jose Luis Anton Bueso" w:date="2019-06-10T16:10:00Z"/>
          <w:rFonts w:asciiTheme="minorHAnsi" w:eastAsiaTheme="minorEastAsia" w:hAnsiTheme="minorHAnsi" w:cstheme="minorBidi"/>
          <w:lang w:eastAsia="es-ES"/>
          <w:rPrChange w:id="345" w:author="Jose Luis Anton Bueso" w:date="2019-06-10T16:10:00Z">
            <w:rPr>
              <w:ins w:id="346" w:author="Jose Luis Anton Bueso" w:date="2019-06-10T16:10:00Z"/>
              <w:rFonts w:asciiTheme="minorHAnsi" w:eastAsiaTheme="minorEastAsia" w:hAnsiTheme="minorHAnsi" w:cstheme="minorBidi"/>
              <w:lang w:val="es-ES" w:eastAsia="es-ES"/>
            </w:rPr>
          </w:rPrChange>
        </w:rPr>
      </w:pPr>
      <w:ins w:id="347" w:author="Jose Luis Anton Bueso" w:date="2019-06-10T16:10:00Z">
        <w:r>
          <w:t>3.1</w:t>
        </w:r>
        <w:r w:rsidRPr="00EF2211">
          <w:rPr>
            <w:rFonts w:asciiTheme="minorHAnsi" w:eastAsiaTheme="minorEastAsia" w:hAnsiTheme="minorHAnsi" w:cstheme="minorBidi"/>
            <w:lang w:eastAsia="es-ES"/>
            <w:rPrChange w:id="348" w:author="Jose Luis Anton Bueso" w:date="2019-06-10T16:10:00Z">
              <w:rPr>
                <w:rFonts w:asciiTheme="minorHAnsi" w:eastAsiaTheme="minorEastAsia" w:hAnsiTheme="minorHAnsi" w:cstheme="minorBidi"/>
                <w:lang w:val="es-ES" w:eastAsia="es-ES"/>
              </w:rPr>
            </w:rPrChange>
          </w:rPr>
          <w:tab/>
        </w:r>
        <w:r>
          <w:t>Information View</w:t>
        </w:r>
        <w:r>
          <w:tab/>
        </w:r>
        <w:r>
          <w:fldChar w:fldCharType="begin"/>
        </w:r>
        <w:r>
          <w:instrText xml:space="preserve"> PAGEREF _Toc11075557 \h </w:instrText>
        </w:r>
      </w:ins>
      <w:r>
        <w:fldChar w:fldCharType="separate"/>
      </w:r>
      <w:ins w:id="349" w:author="Jose Luis Anton Bueso" w:date="2019-06-10T16:10:00Z">
        <w:r>
          <w:t>44</w:t>
        </w:r>
        <w:r>
          <w:fldChar w:fldCharType="end"/>
        </w:r>
      </w:ins>
    </w:p>
    <w:p w14:paraId="770CDBD2" w14:textId="3705C6D8" w:rsidR="00EF2211" w:rsidRPr="00EF2211" w:rsidRDefault="00EF2211">
      <w:pPr>
        <w:pStyle w:val="TDC3"/>
        <w:tabs>
          <w:tab w:val="left" w:pos="1540"/>
        </w:tabs>
        <w:rPr>
          <w:ins w:id="350" w:author="Jose Luis Anton Bueso" w:date="2019-06-10T16:10:00Z"/>
          <w:rFonts w:eastAsiaTheme="minorEastAsia" w:cstheme="minorBidi"/>
          <w:lang w:eastAsia="es-ES"/>
          <w:rPrChange w:id="351" w:author="Jose Luis Anton Bueso" w:date="2019-06-10T16:10:00Z">
            <w:rPr>
              <w:ins w:id="352" w:author="Jose Luis Anton Bueso" w:date="2019-06-10T16:10:00Z"/>
              <w:rFonts w:eastAsiaTheme="minorEastAsia" w:cstheme="minorBidi"/>
              <w:lang w:val="es-ES" w:eastAsia="es-ES"/>
            </w:rPr>
          </w:rPrChange>
        </w:rPr>
      </w:pPr>
      <w:ins w:id="353" w:author="Jose Luis Anton Bueso" w:date="2019-06-10T16:10:00Z">
        <w:r>
          <w:t>3.1.1</w:t>
        </w:r>
        <w:r w:rsidRPr="00EF2211">
          <w:rPr>
            <w:rFonts w:eastAsiaTheme="minorEastAsia" w:cstheme="minorBidi"/>
            <w:lang w:eastAsia="es-ES"/>
            <w:rPrChange w:id="354" w:author="Jose Luis Anton Bueso" w:date="2019-06-10T16:10:00Z">
              <w:rPr>
                <w:rFonts w:eastAsiaTheme="minorEastAsia" w:cstheme="minorBidi"/>
                <w:lang w:val="es-ES" w:eastAsia="es-ES"/>
              </w:rPr>
            </w:rPrChange>
          </w:rPr>
          <w:tab/>
        </w:r>
        <w:r>
          <w:t>Logical Data Model (LDM)</w:t>
        </w:r>
        <w:r>
          <w:tab/>
        </w:r>
        <w:r>
          <w:fldChar w:fldCharType="begin"/>
        </w:r>
        <w:r>
          <w:instrText xml:space="preserve"> PAGEREF _Toc11075558 \h </w:instrText>
        </w:r>
      </w:ins>
      <w:r>
        <w:fldChar w:fldCharType="separate"/>
      </w:r>
      <w:ins w:id="355" w:author="Jose Luis Anton Bueso" w:date="2019-06-10T16:10:00Z">
        <w:r>
          <w:t>44</w:t>
        </w:r>
        <w:r>
          <w:fldChar w:fldCharType="end"/>
        </w:r>
      </w:ins>
    </w:p>
    <w:p w14:paraId="4359F0B7" w14:textId="2A21DCDB" w:rsidR="00EF2211" w:rsidRPr="00EF2211" w:rsidRDefault="00EF2211">
      <w:pPr>
        <w:pStyle w:val="TDC3"/>
        <w:tabs>
          <w:tab w:val="left" w:pos="1540"/>
        </w:tabs>
        <w:rPr>
          <w:ins w:id="356" w:author="Jose Luis Anton Bueso" w:date="2019-06-10T16:10:00Z"/>
          <w:rFonts w:eastAsiaTheme="minorEastAsia" w:cstheme="minorBidi"/>
          <w:lang w:eastAsia="es-ES"/>
          <w:rPrChange w:id="357" w:author="Jose Luis Anton Bueso" w:date="2019-06-10T16:10:00Z">
            <w:rPr>
              <w:ins w:id="358" w:author="Jose Luis Anton Bueso" w:date="2019-06-10T16:10:00Z"/>
              <w:rFonts w:eastAsiaTheme="minorEastAsia" w:cstheme="minorBidi"/>
              <w:lang w:val="es-ES" w:eastAsia="es-ES"/>
            </w:rPr>
          </w:rPrChange>
        </w:rPr>
      </w:pPr>
      <w:ins w:id="359" w:author="Jose Luis Anton Bueso" w:date="2019-06-10T16:10:00Z">
        <w:r>
          <w:t>3.1.2</w:t>
        </w:r>
        <w:r w:rsidRPr="00EF2211">
          <w:rPr>
            <w:rFonts w:eastAsiaTheme="minorEastAsia" w:cstheme="minorBidi"/>
            <w:lang w:eastAsia="es-ES"/>
            <w:rPrChange w:id="360" w:author="Jose Luis Anton Bueso" w:date="2019-06-10T16:10:00Z">
              <w:rPr>
                <w:rFonts w:eastAsiaTheme="minorEastAsia" w:cstheme="minorBidi"/>
                <w:lang w:val="es-ES" w:eastAsia="es-ES"/>
              </w:rPr>
            </w:rPrChange>
          </w:rPr>
          <w:tab/>
        </w:r>
        <w:r>
          <w:t>Information Flow</w:t>
        </w:r>
        <w:r>
          <w:tab/>
        </w:r>
        <w:r>
          <w:fldChar w:fldCharType="begin"/>
        </w:r>
        <w:r>
          <w:instrText xml:space="preserve"> PAGEREF _Toc11075559 \h </w:instrText>
        </w:r>
      </w:ins>
      <w:r>
        <w:fldChar w:fldCharType="separate"/>
      </w:r>
      <w:ins w:id="361" w:author="Jose Luis Anton Bueso" w:date="2019-06-10T16:10:00Z">
        <w:r>
          <w:t>44</w:t>
        </w:r>
        <w:r>
          <w:fldChar w:fldCharType="end"/>
        </w:r>
      </w:ins>
    </w:p>
    <w:p w14:paraId="6C7465D5" w14:textId="2D77A8B1" w:rsidR="00EF2211" w:rsidRPr="00EF2211" w:rsidRDefault="00EF2211">
      <w:pPr>
        <w:pStyle w:val="TDC3"/>
        <w:tabs>
          <w:tab w:val="left" w:pos="1540"/>
        </w:tabs>
        <w:rPr>
          <w:ins w:id="362" w:author="Jose Luis Anton Bueso" w:date="2019-06-10T16:10:00Z"/>
          <w:rFonts w:eastAsiaTheme="minorEastAsia" w:cstheme="minorBidi"/>
          <w:lang w:eastAsia="es-ES"/>
          <w:rPrChange w:id="363" w:author="Jose Luis Anton Bueso" w:date="2019-06-10T16:10:00Z">
            <w:rPr>
              <w:ins w:id="364" w:author="Jose Luis Anton Bueso" w:date="2019-06-10T16:10:00Z"/>
              <w:rFonts w:eastAsiaTheme="minorEastAsia" w:cstheme="minorBidi"/>
              <w:lang w:val="es-ES" w:eastAsia="es-ES"/>
            </w:rPr>
          </w:rPrChange>
        </w:rPr>
      </w:pPr>
      <w:ins w:id="365" w:author="Jose Luis Anton Bueso" w:date="2019-06-10T16:10:00Z">
        <w:r>
          <w:t>3.1.3</w:t>
        </w:r>
        <w:r w:rsidRPr="00EF2211">
          <w:rPr>
            <w:rFonts w:eastAsiaTheme="minorEastAsia" w:cstheme="minorBidi"/>
            <w:lang w:eastAsia="es-ES"/>
            <w:rPrChange w:id="366" w:author="Jose Luis Anton Bueso" w:date="2019-06-10T16:10:00Z">
              <w:rPr>
                <w:rFonts w:eastAsiaTheme="minorEastAsia" w:cstheme="minorBidi"/>
                <w:lang w:val="es-ES" w:eastAsia="es-ES"/>
              </w:rPr>
            </w:rPrChange>
          </w:rPr>
          <w:tab/>
        </w:r>
        <w:r>
          <w:t>Status Diagram</w:t>
        </w:r>
        <w:r>
          <w:tab/>
        </w:r>
        <w:r>
          <w:fldChar w:fldCharType="begin"/>
        </w:r>
        <w:r>
          <w:instrText xml:space="preserve"> PAGEREF _Toc11075560 \h </w:instrText>
        </w:r>
      </w:ins>
      <w:r>
        <w:fldChar w:fldCharType="separate"/>
      </w:r>
      <w:ins w:id="367" w:author="Jose Luis Anton Bueso" w:date="2019-06-10T16:10:00Z">
        <w:r>
          <w:t>44</w:t>
        </w:r>
        <w:r>
          <w:fldChar w:fldCharType="end"/>
        </w:r>
      </w:ins>
    </w:p>
    <w:p w14:paraId="487395EA" w14:textId="79B57329" w:rsidR="00EF2211" w:rsidRPr="00EF2211" w:rsidRDefault="00EF2211">
      <w:pPr>
        <w:pStyle w:val="TDC3"/>
        <w:tabs>
          <w:tab w:val="left" w:pos="1540"/>
        </w:tabs>
        <w:rPr>
          <w:ins w:id="368" w:author="Jose Luis Anton Bueso" w:date="2019-06-10T16:10:00Z"/>
          <w:rFonts w:eastAsiaTheme="minorEastAsia" w:cstheme="minorBidi"/>
          <w:lang w:eastAsia="es-ES"/>
          <w:rPrChange w:id="369" w:author="Jose Luis Anton Bueso" w:date="2019-06-10T16:10:00Z">
            <w:rPr>
              <w:ins w:id="370" w:author="Jose Luis Anton Bueso" w:date="2019-06-10T16:10:00Z"/>
              <w:rFonts w:eastAsiaTheme="minorEastAsia" w:cstheme="minorBidi"/>
              <w:lang w:val="es-ES" w:eastAsia="es-ES"/>
            </w:rPr>
          </w:rPrChange>
        </w:rPr>
      </w:pPr>
      <w:ins w:id="371" w:author="Jose Luis Anton Bueso" w:date="2019-06-10T16:10:00Z">
        <w:r>
          <w:t>3.1.4</w:t>
        </w:r>
        <w:r w:rsidRPr="00EF2211">
          <w:rPr>
            <w:rFonts w:eastAsiaTheme="minorEastAsia" w:cstheme="minorBidi"/>
            <w:lang w:eastAsia="es-ES"/>
            <w:rPrChange w:id="372" w:author="Jose Luis Anton Bueso" w:date="2019-06-10T16:10:00Z">
              <w:rPr>
                <w:rFonts w:eastAsiaTheme="minorEastAsia" w:cstheme="minorBidi"/>
                <w:lang w:val="es-ES" w:eastAsia="es-ES"/>
              </w:rPr>
            </w:rPrChange>
          </w:rPr>
          <w:tab/>
        </w:r>
        <w:r>
          <w:t>Transaction Management</w:t>
        </w:r>
        <w:r>
          <w:tab/>
        </w:r>
        <w:r>
          <w:fldChar w:fldCharType="begin"/>
        </w:r>
        <w:r>
          <w:instrText xml:space="preserve"> PAGEREF _Toc11075561 \h </w:instrText>
        </w:r>
      </w:ins>
      <w:r>
        <w:fldChar w:fldCharType="separate"/>
      </w:r>
      <w:ins w:id="373" w:author="Jose Luis Anton Bueso" w:date="2019-06-10T16:10:00Z">
        <w:r>
          <w:t>44</w:t>
        </w:r>
        <w:r>
          <w:fldChar w:fldCharType="end"/>
        </w:r>
      </w:ins>
    </w:p>
    <w:p w14:paraId="154AFD77" w14:textId="0A055A58" w:rsidR="00EF2211" w:rsidRPr="00EF2211" w:rsidRDefault="00EF2211">
      <w:pPr>
        <w:pStyle w:val="TDC3"/>
        <w:tabs>
          <w:tab w:val="left" w:pos="1540"/>
        </w:tabs>
        <w:rPr>
          <w:ins w:id="374" w:author="Jose Luis Anton Bueso" w:date="2019-06-10T16:10:00Z"/>
          <w:rFonts w:eastAsiaTheme="minorEastAsia" w:cstheme="minorBidi"/>
          <w:lang w:eastAsia="es-ES"/>
          <w:rPrChange w:id="375" w:author="Jose Luis Anton Bueso" w:date="2019-06-10T16:10:00Z">
            <w:rPr>
              <w:ins w:id="376" w:author="Jose Luis Anton Bueso" w:date="2019-06-10T16:10:00Z"/>
              <w:rFonts w:eastAsiaTheme="minorEastAsia" w:cstheme="minorBidi"/>
              <w:lang w:val="es-ES" w:eastAsia="es-ES"/>
            </w:rPr>
          </w:rPrChange>
        </w:rPr>
      </w:pPr>
      <w:ins w:id="377" w:author="Jose Luis Anton Bueso" w:date="2019-06-10T16:10:00Z">
        <w:r>
          <w:t>3.1.5</w:t>
        </w:r>
        <w:r w:rsidRPr="00EF2211">
          <w:rPr>
            <w:rFonts w:eastAsiaTheme="minorEastAsia" w:cstheme="minorBidi"/>
            <w:lang w:eastAsia="es-ES"/>
            <w:rPrChange w:id="378" w:author="Jose Luis Anton Bueso" w:date="2019-06-10T16:10:00Z">
              <w:rPr>
                <w:rFonts w:eastAsiaTheme="minorEastAsia" w:cstheme="minorBidi"/>
                <w:lang w:val="es-ES" w:eastAsia="es-ES"/>
              </w:rPr>
            </w:rPrChange>
          </w:rPr>
          <w:tab/>
        </w:r>
        <w:r>
          <w:t>Archives and Data Retention</w:t>
        </w:r>
        <w:r>
          <w:tab/>
        </w:r>
        <w:r>
          <w:fldChar w:fldCharType="begin"/>
        </w:r>
        <w:r>
          <w:instrText xml:space="preserve"> PAGEREF _Toc11075562 \h </w:instrText>
        </w:r>
      </w:ins>
      <w:r>
        <w:fldChar w:fldCharType="separate"/>
      </w:r>
      <w:ins w:id="379" w:author="Jose Luis Anton Bueso" w:date="2019-06-10T16:10:00Z">
        <w:r>
          <w:t>44</w:t>
        </w:r>
        <w:r>
          <w:fldChar w:fldCharType="end"/>
        </w:r>
      </w:ins>
    </w:p>
    <w:p w14:paraId="78EA6E55" w14:textId="6181ADEB" w:rsidR="00EF2211" w:rsidRPr="00EF2211" w:rsidRDefault="00EF2211">
      <w:pPr>
        <w:pStyle w:val="TDC2"/>
        <w:rPr>
          <w:ins w:id="380" w:author="Jose Luis Anton Bueso" w:date="2019-06-10T16:10:00Z"/>
          <w:rFonts w:asciiTheme="minorHAnsi" w:eastAsiaTheme="minorEastAsia" w:hAnsiTheme="minorHAnsi" w:cstheme="minorBidi"/>
          <w:lang w:eastAsia="es-ES"/>
          <w:rPrChange w:id="381" w:author="Jose Luis Anton Bueso" w:date="2019-06-10T16:10:00Z">
            <w:rPr>
              <w:ins w:id="382" w:author="Jose Luis Anton Bueso" w:date="2019-06-10T16:10:00Z"/>
              <w:rFonts w:asciiTheme="minorHAnsi" w:eastAsiaTheme="minorEastAsia" w:hAnsiTheme="minorHAnsi" w:cstheme="minorBidi"/>
              <w:lang w:val="es-ES" w:eastAsia="es-ES"/>
            </w:rPr>
          </w:rPrChange>
        </w:rPr>
      </w:pPr>
      <w:ins w:id="383" w:author="Jose Luis Anton Bueso" w:date="2019-06-10T16:10:00Z">
        <w:r>
          <w:t>3.2</w:t>
        </w:r>
        <w:r w:rsidRPr="00EF2211">
          <w:rPr>
            <w:rFonts w:asciiTheme="minorHAnsi" w:eastAsiaTheme="minorEastAsia" w:hAnsiTheme="minorHAnsi" w:cstheme="minorBidi"/>
            <w:lang w:eastAsia="es-ES"/>
            <w:rPrChange w:id="384" w:author="Jose Luis Anton Bueso" w:date="2019-06-10T16:10:00Z">
              <w:rPr>
                <w:rFonts w:asciiTheme="minorHAnsi" w:eastAsiaTheme="minorEastAsia" w:hAnsiTheme="minorHAnsi" w:cstheme="minorBidi"/>
                <w:lang w:val="es-ES" w:eastAsia="es-ES"/>
              </w:rPr>
            </w:rPrChange>
          </w:rPr>
          <w:tab/>
        </w:r>
        <w:r>
          <w:t>Concurrency view</w:t>
        </w:r>
        <w:r>
          <w:tab/>
        </w:r>
        <w:r>
          <w:fldChar w:fldCharType="begin"/>
        </w:r>
        <w:r>
          <w:instrText xml:space="preserve"> PAGEREF _Toc11075563 \h </w:instrText>
        </w:r>
      </w:ins>
      <w:r>
        <w:fldChar w:fldCharType="separate"/>
      </w:r>
      <w:ins w:id="385" w:author="Jose Luis Anton Bueso" w:date="2019-06-10T16:10:00Z">
        <w:r>
          <w:t>44</w:t>
        </w:r>
        <w:r>
          <w:fldChar w:fldCharType="end"/>
        </w:r>
      </w:ins>
    </w:p>
    <w:p w14:paraId="5497A43F" w14:textId="6D978CE3" w:rsidR="00EF2211" w:rsidRPr="00EF2211" w:rsidRDefault="00EF2211">
      <w:pPr>
        <w:pStyle w:val="TDC3"/>
        <w:tabs>
          <w:tab w:val="left" w:pos="1540"/>
        </w:tabs>
        <w:rPr>
          <w:ins w:id="386" w:author="Jose Luis Anton Bueso" w:date="2019-06-10T16:10:00Z"/>
          <w:rFonts w:eastAsiaTheme="minorEastAsia" w:cstheme="minorBidi"/>
          <w:lang w:eastAsia="es-ES"/>
          <w:rPrChange w:id="387" w:author="Jose Luis Anton Bueso" w:date="2019-06-10T16:10:00Z">
            <w:rPr>
              <w:ins w:id="388" w:author="Jose Luis Anton Bueso" w:date="2019-06-10T16:10:00Z"/>
              <w:rFonts w:eastAsiaTheme="minorEastAsia" w:cstheme="minorBidi"/>
              <w:lang w:val="es-ES" w:eastAsia="es-ES"/>
            </w:rPr>
          </w:rPrChange>
        </w:rPr>
      </w:pPr>
      <w:ins w:id="389" w:author="Jose Luis Anton Bueso" w:date="2019-06-10T16:10:00Z">
        <w:r>
          <w:t>3.2.1</w:t>
        </w:r>
        <w:r w:rsidRPr="00EF2211">
          <w:rPr>
            <w:rFonts w:eastAsiaTheme="minorEastAsia" w:cstheme="minorBidi"/>
            <w:lang w:eastAsia="es-ES"/>
            <w:rPrChange w:id="390" w:author="Jose Luis Anton Bueso" w:date="2019-06-10T16:10:00Z">
              <w:rPr>
                <w:rFonts w:eastAsiaTheme="minorEastAsia" w:cstheme="minorBidi"/>
                <w:lang w:val="es-ES" w:eastAsia="es-ES"/>
              </w:rPr>
            </w:rPrChange>
          </w:rPr>
          <w:tab/>
        </w:r>
        <w:r>
          <w:t>Synchronization and Integrity</w:t>
        </w:r>
        <w:r>
          <w:tab/>
        </w:r>
        <w:r>
          <w:fldChar w:fldCharType="begin"/>
        </w:r>
        <w:r>
          <w:instrText xml:space="preserve"> PAGEREF _Toc11075564 \h </w:instrText>
        </w:r>
      </w:ins>
      <w:r>
        <w:fldChar w:fldCharType="separate"/>
      </w:r>
      <w:ins w:id="391" w:author="Jose Luis Anton Bueso" w:date="2019-06-10T16:10:00Z">
        <w:r>
          <w:t>45</w:t>
        </w:r>
        <w:r>
          <w:fldChar w:fldCharType="end"/>
        </w:r>
      </w:ins>
    </w:p>
    <w:p w14:paraId="5884D7FB" w14:textId="12849902" w:rsidR="00EF2211" w:rsidRPr="00EF2211" w:rsidRDefault="00EF2211">
      <w:pPr>
        <w:pStyle w:val="TDC3"/>
        <w:tabs>
          <w:tab w:val="left" w:pos="1540"/>
        </w:tabs>
        <w:rPr>
          <w:ins w:id="392" w:author="Jose Luis Anton Bueso" w:date="2019-06-10T16:10:00Z"/>
          <w:rFonts w:eastAsiaTheme="minorEastAsia" w:cstheme="minorBidi"/>
          <w:lang w:eastAsia="es-ES"/>
          <w:rPrChange w:id="393" w:author="Jose Luis Anton Bueso" w:date="2019-06-10T16:10:00Z">
            <w:rPr>
              <w:ins w:id="394" w:author="Jose Luis Anton Bueso" w:date="2019-06-10T16:10:00Z"/>
              <w:rFonts w:eastAsiaTheme="minorEastAsia" w:cstheme="minorBidi"/>
              <w:lang w:val="es-ES" w:eastAsia="es-ES"/>
            </w:rPr>
          </w:rPrChange>
        </w:rPr>
      </w:pPr>
      <w:ins w:id="395" w:author="Jose Luis Anton Bueso" w:date="2019-06-10T16:10:00Z">
        <w:r>
          <w:t>3.2.2</w:t>
        </w:r>
        <w:r w:rsidRPr="00EF2211">
          <w:rPr>
            <w:rFonts w:eastAsiaTheme="minorEastAsia" w:cstheme="minorBidi"/>
            <w:lang w:eastAsia="es-ES"/>
            <w:rPrChange w:id="396" w:author="Jose Luis Anton Bueso" w:date="2019-06-10T16:10:00Z">
              <w:rPr>
                <w:rFonts w:eastAsiaTheme="minorEastAsia" w:cstheme="minorBidi"/>
                <w:lang w:val="es-ES" w:eastAsia="es-ES"/>
              </w:rPr>
            </w:rPrChange>
          </w:rPr>
          <w:tab/>
        </w:r>
        <w:r>
          <w:t>Re-entrancy</w:t>
        </w:r>
        <w:r>
          <w:tab/>
        </w:r>
        <w:r>
          <w:fldChar w:fldCharType="begin"/>
        </w:r>
        <w:r>
          <w:instrText xml:space="preserve"> PAGEREF _Toc11075565 \h </w:instrText>
        </w:r>
      </w:ins>
      <w:r>
        <w:fldChar w:fldCharType="separate"/>
      </w:r>
      <w:ins w:id="397" w:author="Jose Luis Anton Bueso" w:date="2019-06-10T16:10:00Z">
        <w:r>
          <w:t>45</w:t>
        </w:r>
        <w:r>
          <w:fldChar w:fldCharType="end"/>
        </w:r>
      </w:ins>
    </w:p>
    <w:p w14:paraId="7B5EA2E1" w14:textId="2527A4AC" w:rsidR="00EF2211" w:rsidRPr="00EF2211" w:rsidRDefault="00EF2211">
      <w:pPr>
        <w:pStyle w:val="TDC2"/>
        <w:rPr>
          <w:ins w:id="398" w:author="Jose Luis Anton Bueso" w:date="2019-06-10T16:10:00Z"/>
          <w:rFonts w:asciiTheme="minorHAnsi" w:eastAsiaTheme="minorEastAsia" w:hAnsiTheme="minorHAnsi" w:cstheme="minorBidi"/>
          <w:lang w:eastAsia="es-ES"/>
          <w:rPrChange w:id="399" w:author="Jose Luis Anton Bueso" w:date="2019-06-10T16:10:00Z">
            <w:rPr>
              <w:ins w:id="400" w:author="Jose Luis Anton Bueso" w:date="2019-06-10T16:10:00Z"/>
              <w:rFonts w:asciiTheme="minorHAnsi" w:eastAsiaTheme="minorEastAsia" w:hAnsiTheme="minorHAnsi" w:cstheme="minorBidi"/>
              <w:lang w:val="es-ES" w:eastAsia="es-ES"/>
            </w:rPr>
          </w:rPrChange>
        </w:rPr>
      </w:pPr>
      <w:ins w:id="401" w:author="Jose Luis Anton Bueso" w:date="2019-06-10T16:10:00Z">
        <w:r>
          <w:t>3.3</w:t>
        </w:r>
        <w:r w:rsidRPr="00EF2211">
          <w:rPr>
            <w:rFonts w:asciiTheme="minorHAnsi" w:eastAsiaTheme="minorEastAsia" w:hAnsiTheme="minorHAnsi" w:cstheme="minorBidi"/>
            <w:lang w:eastAsia="es-ES"/>
            <w:rPrChange w:id="402" w:author="Jose Luis Anton Bueso" w:date="2019-06-10T16:10:00Z">
              <w:rPr>
                <w:rFonts w:asciiTheme="minorHAnsi" w:eastAsiaTheme="minorEastAsia" w:hAnsiTheme="minorHAnsi" w:cstheme="minorBidi"/>
                <w:lang w:val="es-ES" w:eastAsia="es-ES"/>
              </w:rPr>
            </w:rPrChange>
          </w:rPr>
          <w:tab/>
        </w:r>
        <w:r>
          <w:t>Technology view</w:t>
        </w:r>
        <w:r>
          <w:tab/>
        </w:r>
        <w:r>
          <w:fldChar w:fldCharType="begin"/>
        </w:r>
        <w:r>
          <w:instrText xml:space="preserve"> PAGEREF _Toc11075566 \h </w:instrText>
        </w:r>
      </w:ins>
      <w:r>
        <w:fldChar w:fldCharType="separate"/>
      </w:r>
      <w:ins w:id="403" w:author="Jose Luis Anton Bueso" w:date="2019-06-10T16:10:00Z">
        <w:r>
          <w:t>45</w:t>
        </w:r>
        <w:r>
          <w:fldChar w:fldCharType="end"/>
        </w:r>
      </w:ins>
    </w:p>
    <w:p w14:paraId="789B84C0" w14:textId="2B3BFBDF" w:rsidR="00EF2211" w:rsidRPr="00EF2211" w:rsidRDefault="00EF2211">
      <w:pPr>
        <w:pStyle w:val="TDC3"/>
        <w:tabs>
          <w:tab w:val="left" w:pos="1540"/>
        </w:tabs>
        <w:rPr>
          <w:ins w:id="404" w:author="Jose Luis Anton Bueso" w:date="2019-06-10T16:10:00Z"/>
          <w:rFonts w:eastAsiaTheme="minorEastAsia" w:cstheme="minorBidi"/>
          <w:lang w:eastAsia="es-ES"/>
          <w:rPrChange w:id="405" w:author="Jose Luis Anton Bueso" w:date="2019-06-10T16:10:00Z">
            <w:rPr>
              <w:ins w:id="406" w:author="Jose Luis Anton Bueso" w:date="2019-06-10T16:10:00Z"/>
              <w:rFonts w:eastAsiaTheme="minorEastAsia" w:cstheme="minorBidi"/>
              <w:lang w:val="es-ES" w:eastAsia="es-ES"/>
            </w:rPr>
          </w:rPrChange>
        </w:rPr>
      </w:pPr>
      <w:ins w:id="407" w:author="Jose Luis Anton Bueso" w:date="2019-06-10T16:10:00Z">
        <w:r>
          <w:t>3.3.1</w:t>
        </w:r>
        <w:r w:rsidRPr="00EF2211">
          <w:rPr>
            <w:rFonts w:eastAsiaTheme="minorEastAsia" w:cstheme="minorBidi"/>
            <w:lang w:eastAsia="es-ES"/>
            <w:rPrChange w:id="408" w:author="Jose Luis Anton Bueso" w:date="2019-06-10T16:10:00Z">
              <w:rPr>
                <w:rFonts w:eastAsiaTheme="minorEastAsia" w:cstheme="minorBidi"/>
                <w:lang w:val="es-ES" w:eastAsia="es-ES"/>
              </w:rPr>
            </w:rPrChange>
          </w:rPr>
          <w:tab/>
        </w:r>
        <w:r>
          <w:t>Presentation tier</w:t>
        </w:r>
        <w:r>
          <w:tab/>
        </w:r>
        <w:r>
          <w:fldChar w:fldCharType="begin"/>
        </w:r>
        <w:r>
          <w:instrText xml:space="preserve"> PAGEREF _Toc11075567 \h </w:instrText>
        </w:r>
      </w:ins>
      <w:r>
        <w:fldChar w:fldCharType="separate"/>
      </w:r>
      <w:ins w:id="409" w:author="Jose Luis Anton Bueso" w:date="2019-06-10T16:10:00Z">
        <w:r>
          <w:t>45</w:t>
        </w:r>
        <w:r>
          <w:fldChar w:fldCharType="end"/>
        </w:r>
      </w:ins>
    </w:p>
    <w:p w14:paraId="0140B310" w14:textId="66CB9EF8" w:rsidR="00EF2211" w:rsidRPr="00EF2211" w:rsidRDefault="00EF2211">
      <w:pPr>
        <w:pStyle w:val="TDC3"/>
        <w:tabs>
          <w:tab w:val="left" w:pos="1540"/>
        </w:tabs>
        <w:rPr>
          <w:ins w:id="410" w:author="Jose Luis Anton Bueso" w:date="2019-06-10T16:10:00Z"/>
          <w:rFonts w:eastAsiaTheme="minorEastAsia" w:cstheme="minorBidi"/>
          <w:lang w:eastAsia="es-ES"/>
          <w:rPrChange w:id="411" w:author="Jose Luis Anton Bueso" w:date="2019-06-10T16:10:00Z">
            <w:rPr>
              <w:ins w:id="412" w:author="Jose Luis Anton Bueso" w:date="2019-06-10T16:10:00Z"/>
              <w:rFonts w:eastAsiaTheme="minorEastAsia" w:cstheme="minorBidi"/>
              <w:lang w:val="es-ES" w:eastAsia="es-ES"/>
            </w:rPr>
          </w:rPrChange>
        </w:rPr>
      </w:pPr>
      <w:ins w:id="413" w:author="Jose Luis Anton Bueso" w:date="2019-06-10T16:10:00Z">
        <w:r>
          <w:t>3.3.2</w:t>
        </w:r>
        <w:r w:rsidRPr="00EF2211">
          <w:rPr>
            <w:rFonts w:eastAsiaTheme="minorEastAsia" w:cstheme="minorBidi"/>
            <w:lang w:eastAsia="es-ES"/>
            <w:rPrChange w:id="414" w:author="Jose Luis Anton Bueso" w:date="2019-06-10T16:10:00Z">
              <w:rPr>
                <w:rFonts w:eastAsiaTheme="minorEastAsia" w:cstheme="minorBidi"/>
                <w:lang w:val="es-ES" w:eastAsia="es-ES"/>
              </w:rPr>
            </w:rPrChange>
          </w:rPr>
          <w:tab/>
        </w:r>
        <w:r>
          <w:t>Service tier</w:t>
        </w:r>
        <w:r>
          <w:tab/>
        </w:r>
        <w:r>
          <w:fldChar w:fldCharType="begin"/>
        </w:r>
        <w:r>
          <w:instrText xml:space="preserve"> PAGEREF _Toc11075568 \h </w:instrText>
        </w:r>
      </w:ins>
      <w:r>
        <w:fldChar w:fldCharType="separate"/>
      </w:r>
      <w:ins w:id="415" w:author="Jose Luis Anton Bueso" w:date="2019-06-10T16:10:00Z">
        <w:r>
          <w:t>45</w:t>
        </w:r>
        <w:r>
          <w:fldChar w:fldCharType="end"/>
        </w:r>
      </w:ins>
    </w:p>
    <w:p w14:paraId="2A222349" w14:textId="2236712C" w:rsidR="00EF2211" w:rsidRPr="00EF2211" w:rsidRDefault="00EF2211">
      <w:pPr>
        <w:pStyle w:val="TDC3"/>
        <w:tabs>
          <w:tab w:val="left" w:pos="1540"/>
        </w:tabs>
        <w:rPr>
          <w:ins w:id="416" w:author="Jose Luis Anton Bueso" w:date="2019-06-10T16:10:00Z"/>
          <w:rFonts w:eastAsiaTheme="minorEastAsia" w:cstheme="minorBidi"/>
          <w:lang w:eastAsia="es-ES"/>
          <w:rPrChange w:id="417" w:author="Jose Luis Anton Bueso" w:date="2019-06-10T16:10:00Z">
            <w:rPr>
              <w:ins w:id="418" w:author="Jose Luis Anton Bueso" w:date="2019-06-10T16:10:00Z"/>
              <w:rFonts w:eastAsiaTheme="minorEastAsia" w:cstheme="minorBidi"/>
              <w:lang w:val="es-ES" w:eastAsia="es-ES"/>
            </w:rPr>
          </w:rPrChange>
        </w:rPr>
      </w:pPr>
      <w:ins w:id="419" w:author="Jose Luis Anton Bueso" w:date="2019-06-10T16:10:00Z">
        <w:r>
          <w:t>3.3.3</w:t>
        </w:r>
        <w:r w:rsidRPr="00EF2211">
          <w:rPr>
            <w:rFonts w:eastAsiaTheme="minorEastAsia" w:cstheme="minorBidi"/>
            <w:lang w:eastAsia="es-ES"/>
            <w:rPrChange w:id="420" w:author="Jose Luis Anton Bueso" w:date="2019-06-10T16:10:00Z">
              <w:rPr>
                <w:rFonts w:eastAsiaTheme="minorEastAsia" w:cstheme="minorBidi"/>
                <w:lang w:val="es-ES" w:eastAsia="es-ES"/>
              </w:rPr>
            </w:rPrChange>
          </w:rPr>
          <w:tab/>
        </w:r>
        <w:r>
          <w:t>Information tier</w:t>
        </w:r>
        <w:r>
          <w:tab/>
        </w:r>
        <w:r>
          <w:fldChar w:fldCharType="begin"/>
        </w:r>
        <w:r>
          <w:instrText xml:space="preserve"> PAGEREF _Toc11075569 \h </w:instrText>
        </w:r>
      </w:ins>
      <w:r>
        <w:fldChar w:fldCharType="separate"/>
      </w:r>
      <w:ins w:id="421" w:author="Jose Luis Anton Bueso" w:date="2019-06-10T16:10:00Z">
        <w:r>
          <w:t>45</w:t>
        </w:r>
        <w:r>
          <w:fldChar w:fldCharType="end"/>
        </w:r>
      </w:ins>
    </w:p>
    <w:p w14:paraId="7AB08361" w14:textId="0CD459AF" w:rsidR="00EF2211" w:rsidRPr="00EF2211" w:rsidRDefault="00EF2211">
      <w:pPr>
        <w:pStyle w:val="TDC3"/>
        <w:tabs>
          <w:tab w:val="left" w:pos="1540"/>
        </w:tabs>
        <w:rPr>
          <w:ins w:id="422" w:author="Jose Luis Anton Bueso" w:date="2019-06-10T16:10:00Z"/>
          <w:rFonts w:eastAsiaTheme="minorEastAsia" w:cstheme="minorBidi"/>
          <w:lang w:eastAsia="es-ES"/>
          <w:rPrChange w:id="423" w:author="Jose Luis Anton Bueso" w:date="2019-06-10T16:10:00Z">
            <w:rPr>
              <w:ins w:id="424" w:author="Jose Luis Anton Bueso" w:date="2019-06-10T16:10:00Z"/>
              <w:rFonts w:eastAsiaTheme="minorEastAsia" w:cstheme="minorBidi"/>
              <w:lang w:val="es-ES" w:eastAsia="es-ES"/>
            </w:rPr>
          </w:rPrChange>
        </w:rPr>
      </w:pPr>
      <w:ins w:id="425" w:author="Jose Luis Anton Bueso" w:date="2019-06-10T16:10:00Z">
        <w:r>
          <w:t>3.3.4</w:t>
        </w:r>
        <w:r w:rsidRPr="00EF2211">
          <w:rPr>
            <w:rFonts w:eastAsiaTheme="minorEastAsia" w:cstheme="minorBidi"/>
            <w:lang w:eastAsia="es-ES"/>
            <w:rPrChange w:id="426" w:author="Jose Luis Anton Bueso" w:date="2019-06-10T16:10:00Z">
              <w:rPr>
                <w:rFonts w:eastAsiaTheme="minorEastAsia" w:cstheme="minorBidi"/>
                <w:lang w:val="es-ES" w:eastAsia="es-ES"/>
              </w:rPr>
            </w:rPrChange>
          </w:rPr>
          <w:tab/>
        </w:r>
        <w:r>
          <w:t>External Dependencies</w:t>
        </w:r>
        <w:r>
          <w:tab/>
        </w:r>
        <w:r>
          <w:fldChar w:fldCharType="begin"/>
        </w:r>
        <w:r>
          <w:instrText xml:space="preserve"> PAGEREF _Toc11075570 \h </w:instrText>
        </w:r>
      </w:ins>
      <w:r>
        <w:fldChar w:fldCharType="separate"/>
      </w:r>
      <w:ins w:id="427" w:author="Jose Luis Anton Bueso" w:date="2019-06-10T16:10:00Z">
        <w:r>
          <w:t>45</w:t>
        </w:r>
        <w:r>
          <w:fldChar w:fldCharType="end"/>
        </w:r>
      </w:ins>
    </w:p>
    <w:p w14:paraId="60AD201A" w14:textId="15EC07D4" w:rsidR="00EF2211" w:rsidRPr="00EF2211" w:rsidRDefault="00EF2211">
      <w:pPr>
        <w:pStyle w:val="TDC3"/>
        <w:tabs>
          <w:tab w:val="left" w:pos="1540"/>
        </w:tabs>
        <w:rPr>
          <w:ins w:id="428" w:author="Jose Luis Anton Bueso" w:date="2019-06-10T16:10:00Z"/>
          <w:rFonts w:eastAsiaTheme="minorEastAsia" w:cstheme="minorBidi"/>
          <w:lang w:eastAsia="es-ES"/>
          <w:rPrChange w:id="429" w:author="Jose Luis Anton Bueso" w:date="2019-06-10T16:10:00Z">
            <w:rPr>
              <w:ins w:id="430" w:author="Jose Luis Anton Bueso" w:date="2019-06-10T16:10:00Z"/>
              <w:rFonts w:eastAsiaTheme="minorEastAsia" w:cstheme="minorBidi"/>
              <w:lang w:val="es-ES" w:eastAsia="es-ES"/>
            </w:rPr>
          </w:rPrChange>
        </w:rPr>
      </w:pPr>
      <w:ins w:id="431" w:author="Jose Luis Anton Bueso" w:date="2019-06-10T16:10:00Z">
        <w:r>
          <w:t>3.3.5</w:t>
        </w:r>
        <w:r w:rsidRPr="00EF2211">
          <w:rPr>
            <w:rFonts w:eastAsiaTheme="minorEastAsia" w:cstheme="minorBidi"/>
            <w:lang w:eastAsia="es-ES"/>
            <w:rPrChange w:id="432" w:author="Jose Luis Anton Bueso" w:date="2019-06-10T16:10:00Z">
              <w:rPr>
                <w:rFonts w:eastAsiaTheme="minorEastAsia" w:cstheme="minorBidi"/>
                <w:lang w:val="es-ES" w:eastAsia="es-ES"/>
              </w:rPr>
            </w:rPrChange>
          </w:rPr>
          <w:tab/>
        </w:r>
        <w:r>
          <w:t>Internal Modules Reuse</w:t>
        </w:r>
        <w:r>
          <w:tab/>
        </w:r>
        <w:r>
          <w:fldChar w:fldCharType="begin"/>
        </w:r>
        <w:r>
          <w:instrText xml:space="preserve"> PAGEREF _Toc11075571 \h </w:instrText>
        </w:r>
      </w:ins>
      <w:r>
        <w:fldChar w:fldCharType="separate"/>
      </w:r>
      <w:ins w:id="433" w:author="Jose Luis Anton Bueso" w:date="2019-06-10T16:10:00Z">
        <w:r>
          <w:t>45</w:t>
        </w:r>
        <w:r>
          <w:fldChar w:fldCharType="end"/>
        </w:r>
      </w:ins>
    </w:p>
    <w:p w14:paraId="6CB5716A" w14:textId="79A738BC" w:rsidR="00EF2211" w:rsidRPr="00EF2211" w:rsidRDefault="00EF2211">
      <w:pPr>
        <w:pStyle w:val="TDC3"/>
        <w:tabs>
          <w:tab w:val="left" w:pos="1540"/>
        </w:tabs>
        <w:rPr>
          <w:ins w:id="434" w:author="Jose Luis Anton Bueso" w:date="2019-06-10T16:10:00Z"/>
          <w:rFonts w:eastAsiaTheme="minorEastAsia" w:cstheme="minorBidi"/>
          <w:lang w:eastAsia="es-ES"/>
          <w:rPrChange w:id="435" w:author="Jose Luis Anton Bueso" w:date="2019-06-10T16:10:00Z">
            <w:rPr>
              <w:ins w:id="436" w:author="Jose Luis Anton Bueso" w:date="2019-06-10T16:10:00Z"/>
              <w:rFonts w:eastAsiaTheme="minorEastAsia" w:cstheme="minorBidi"/>
              <w:lang w:val="es-ES" w:eastAsia="es-ES"/>
            </w:rPr>
          </w:rPrChange>
        </w:rPr>
      </w:pPr>
      <w:ins w:id="437" w:author="Jose Luis Anton Bueso" w:date="2019-06-10T16:10:00Z">
        <w:r>
          <w:t>3.3.6</w:t>
        </w:r>
        <w:r w:rsidRPr="00EF2211">
          <w:rPr>
            <w:rFonts w:eastAsiaTheme="minorEastAsia" w:cstheme="minorBidi"/>
            <w:lang w:eastAsia="es-ES"/>
            <w:rPrChange w:id="438" w:author="Jose Luis Anton Bueso" w:date="2019-06-10T16:10:00Z">
              <w:rPr>
                <w:rFonts w:eastAsiaTheme="minorEastAsia" w:cstheme="minorBidi"/>
                <w:lang w:val="es-ES" w:eastAsia="es-ES"/>
              </w:rPr>
            </w:rPrChange>
          </w:rPr>
          <w:tab/>
        </w:r>
        <w:r>
          <w:t>Environment Specification</w:t>
        </w:r>
        <w:r>
          <w:tab/>
        </w:r>
        <w:r>
          <w:fldChar w:fldCharType="begin"/>
        </w:r>
        <w:r>
          <w:instrText xml:space="preserve"> PAGEREF _Toc11075572 \h </w:instrText>
        </w:r>
      </w:ins>
      <w:r>
        <w:fldChar w:fldCharType="separate"/>
      </w:r>
      <w:ins w:id="439" w:author="Jose Luis Anton Bueso" w:date="2019-06-10T16:10:00Z">
        <w:r>
          <w:t>46</w:t>
        </w:r>
        <w:r>
          <w:fldChar w:fldCharType="end"/>
        </w:r>
      </w:ins>
    </w:p>
    <w:p w14:paraId="07CCE5E6" w14:textId="47873B1D" w:rsidR="00EF2211" w:rsidRPr="00EF2211" w:rsidRDefault="00EF2211">
      <w:pPr>
        <w:pStyle w:val="TDC3"/>
        <w:tabs>
          <w:tab w:val="left" w:pos="1540"/>
        </w:tabs>
        <w:rPr>
          <w:ins w:id="440" w:author="Jose Luis Anton Bueso" w:date="2019-06-10T16:10:00Z"/>
          <w:rFonts w:eastAsiaTheme="minorEastAsia" w:cstheme="minorBidi"/>
          <w:lang w:eastAsia="es-ES"/>
          <w:rPrChange w:id="441" w:author="Jose Luis Anton Bueso" w:date="2019-06-10T16:10:00Z">
            <w:rPr>
              <w:ins w:id="442" w:author="Jose Luis Anton Bueso" w:date="2019-06-10T16:10:00Z"/>
              <w:rFonts w:eastAsiaTheme="minorEastAsia" w:cstheme="minorBidi"/>
              <w:lang w:val="es-ES" w:eastAsia="es-ES"/>
            </w:rPr>
          </w:rPrChange>
        </w:rPr>
      </w:pPr>
      <w:ins w:id="443" w:author="Jose Luis Anton Bueso" w:date="2019-06-10T16:10:00Z">
        <w:r>
          <w:t>3.3.7</w:t>
        </w:r>
        <w:r w:rsidRPr="00EF2211">
          <w:rPr>
            <w:rFonts w:eastAsiaTheme="minorEastAsia" w:cstheme="minorBidi"/>
            <w:lang w:eastAsia="es-ES"/>
            <w:rPrChange w:id="444" w:author="Jose Luis Anton Bueso" w:date="2019-06-10T16:10:00Z">
              <w:rPr>
                <w:rFonts w:eastAsiaTheme="minorEastAsia" w:cstheme="minorBidi"/>
                <w:lang w:val="es-ES" w:eastAsia="es-ES"/>
              </w:rPr>
            </w:rPrChange>
          </w:rPr>
          <w:tab/>
        </w:r>
        <w:r>
          <w:t>Development Environment</w:t>
        </w:r>
        <w:r>
          <w:tab/>
        </w:r>
        <w:r>
          <w:fldChar w:fldCharType="begin"/>
        </w:r>
        <w:r>
          <w:instrText xml:space="preserve"> PAGEREF _Toc11075573 \h </w:instrText>
        </w:r>
      </w:ins>
      <w:r>
        <w:fldChar w:fldCharType="separate"/>
      </w:r>
      <w:ins w:id="445" w:author="Jose Luis Anton Bueso" w:date="2019-06-10T16:10:00Z">
        <w:r>
          <w:t>46</w:t>
        </w:r>
        <w:r>
          <w:fldChar w:fldCharType="end"/>
        </w:r>
      </w:ins>
    </w:p>
    <w:p w14:paraId="5A9C5BBB" w14:textId="4BB93196" w:rsidR="00EF2211" w:rsidRPr="00EF2211" w:rsidRDefault="00EF2211">
      <w:pPr>
        <w:pStyle w:val="TDC3"/>
        <w:tabs>
          <w:tab w:val="left" w:pos="1540"/>
        </w:tabs>
        <w:rPr>
          <w:ins w:id="446" w:author="Jose Luis Anton Bueso" w:date="2019-06-10T16:10:00Z"/>
          <w:rFonts w:eastAsiaTheme="minorEastAsia" w:cstheme="minorBidi"/>
          <w:lang w:eastAsia="es-ES"/>
          <w:rPrChange w:id="447" w:author="Jose Luis Anton Bueso" w:date="2019-06-10T16:10:00Z">
            <w:rPr>
              <w:ins w:id="448" w:author="Jose Luis Anton Bueso" w:date="2019-06-10T16:10:00Z"/>
              <w:rFonts w:eastAsiaTheme="minorEastAsia" w:cstheme="minorBidi"/>
              <w:lang w:val="es-ES" w:eastAsia="es-ES"/>
            </w:rPr>
          </w:rPrChange>
        </w:rPr>
      </w:pPr>
      <w:ins w:id="449" w:author="Jose Luis Anton Bueso" w:date="2019-06-10T16:10:00Z">
        <w:r>
          <w:t>3.3.8</w:t>
        </w:r>
        <w:r w:rsidRPr="00EF2211">
          <w:rPr>
            <w:rFonts w:eastAsiaTheme="minorEastAsia" w:cstheme="minorBidi"/>
            <w:lang w:eastAsia="es-ES"/>
            <w:rPrChange w:id="450" w:author="Jose Luis Anton Bueso" w:date="2019-06-10T16:10:00Z">
              <w:rPr>
                <w:rFonts w:eastAsiaTheme="minorEastAsia" w:cstheme="minorBidi"/>
                <w:lang w:val="es-ES" w:eastAsia="es-ES"/>
              </w:rPr>
            </w:rPrChange>
          </w:rPr>
          <w:tab/>
        </w:r>
        <w:r>
          <w:t>Technology Selection</w:t>
        </w:r>
        <w:r>
          <w:tab/>
        </w:r>
        <w:r>
          <w:fldChar w:fldCharType="begin"/>
        </w:r>
        <w:r>
          <w:instrText xml:space="preserve"> PAGEREF _Toc11075574 \h </w:instrText>
        </w:r>
      </w:ins>
      <w:r>
        <w:fldChar w:fldCharType="separate"/>
      </w:r>
      <w:ins w:id="451" w:author="Jose Luis Anton Bueso" w:date="2019-06-10T16:10:00Z">
        <w:r>
          <w:t>46</w:t>
        </w:r>
        <w:r>
          <w:fldChar w:fldCharType="end"/>
        </w:r>
      </w:ins>
    </w:p>
    <w:p w14:paraId="3B77F119" w14:textId="15160A7F" w:rsidR="00EF2211" w:rsidRPr="00EF2211" w:rsidRDefault="00EF2211">
      <w:pPr>
        <w:pStyle w:val="TDC3"/>
        <w:tabs>
          <w:tab w:val="left" w:pos="1540"/>
        </w:tabs>
        <w:rPr>
          <w:ins w:id="452" w:author="Jose Luis Anton Bueso" w:date="2019-06-10T16:10:00Z"/>
          <w:rFonts w:eastAsiaTheme="minorEastAsia" w:cstheme="minorBidi"/>
          <w:lang w:eastAsia="es-ES"/>
          <w:rPrChange w:id="453" w:author="Jose Luis Anton Bueso" w:date="2019-06-10T16:10:00Z">
            <w:rPr>
              <w:ins w:id="454" w:author="Jose Luis Anton Bueso" w:date="2019-06-10T16:10:00Z"/>
              <w:rFonts w:eastAsiaTheme="minorEastAsia" w:cstheme="minorBidi"/>
              <w:lang w:val="es-ES" w:eastAsia="es-ES"/>
            </w:rPr>
          </w:rPrChange>
        </w:rPr>
      </w:pPr>
      <w:ins w:id="455" w:author="Jose Luis Anton Bueso" w:date="2019-06-10T16:10:00Z">
        <w:r>
          <w:t>3.3.9</w:t>
        </w:r>
        <w:r w:rsidRPr="00EF2211">
          <w:rPr>
            <w:rFonts w:eastAsiaTheme="minorEastAsia" w:cstheme="minorBidi"/>
            <w:lang w:eastAsia="es-ES"/>
            <w:rPrChange w:id="456" w:author="Jose Luis Anton Bueso" w:date="2019-06-10T16:10:00Z">
              <w:rPr>
                <w:rFonts w:eastAsiaTheme="minorEastAsia" w:cstheme="minorBidi"/>
                <w:lang w:val="es-ES" w:eastAsia="es-ES"/>
              </w:rPr>
            </w:rPrChange>
          </w:rPr>
          <w:tab/>
        </w:r>
        <w:r>
          <w:t>Third-party Software License Overview</w:t>
        </w:r>
        <w:r>
          <w:tab/>
        </w:r>
        <w:r>
          <w:fldChar w:fldCharType="begin"/>
        </w:r>
        <w:r>
          <w:instrText xml:space="preserve"> PAGEREF _Toc11075575 \h </w:instrText>
        </w:r>
      </w:ins>
      <w:r>
        <w:fldChar w:fldCharType="separate"/>
      </w:r>
      <w:ins w:id="457" w:author="Jose Luis Anton Bueso" w:date="2019-06-10T16:10:00Z">
        <w:r>
          <w:t>49</w:t>
        </w:r>
        <w:r>
          <w:fldChar w:fldCharType="end"/>
        </w:r>
      </w:ins>
    </w:p>
    <w:p w14:paraId="03690F99" w14:textId="4BB46CC0" w:rsidR="00EF2211" w:rsidRPr="00EF2211" w:rsidRDefault="00EF2211">
      <w:pPr>
        <w:pStyle w:val="TDC2"/>
        <w:rPr>
          <w:ins w:id="458" w:author="Jose Luis Anton Bueso" w:date="2019-06-10T16:10:00Z"/>
          <w:rFonts w:asciiTheme="minorHAnsi" w:eastAsiaTheme="minorEastAsia" w:hAnsiTheme="minorHAnsi" w:cstheme="minorBidi"/>
          <w:lang w:eastAsia="es-ES"/>
          <w:rPrChange w:id="459" w:author="Jose Luis Anton Bueso" w:date="2019-06-10T16:10:00Z">
            <w:rPr>
              <w:ins w:id="460" w:author="Jose Luis Anton Bueso" w:date="2019-06-10T16:10:00Z"/>
              <w:rFonts w:asciiTheme="minorHAnsi" w:eastAsiaTheme="minorEastAsia" w:hAnsiTheme="minorHAnsi" w:cstheme="minorBidi"/>
              <w:lang w:val="es-ES" w:eastAsia="es-ES"/>
            </w:rPr>
          </w:rPrChange>
        </w:rPr>
      </w:pPr>
      <w:ins w:id="461" w:author="Jose Luis Anton Bueso" w:date="2019-06-10T16:10:00Z">
        <w:r>
          <w:t>3.4</w:t>
        </w:r>
        <w:r w:rsidRPr="00EF2211">
          <w:rPr>
            <w:rFonts w:asciiTheme="minorHAnsi" w:eastAsiaTheme="minorEastAsia" w:hAnsiTheme="minorHAnsi" w:cstheme="minorBidi"/>
            <w:lang w:eastAsia="es-ES"/>
            <w:rPrChange w:id="462" w:author="Jose Luis Anton Bueso" w:date="2019-06-10T16:10:00Z">
              <w:rPr>
                <w:rFonts w:asciiTheme="minorHAnsi" w:eastAsiaTheme="minorEastAsia" w:hAnsiTheme="minorHAnsi" w:cstheme="minorBidi"/>
                <w:lang w:val="es-ES" w:eastAsia="es-ES"/>
              </w:rPr>
            </w:rPrChange>
          </w:rPr>
          <w:tab/>
        </w:r>
        <w:r>
          <w:t>Design justification</w:t>
        </w:r>
        <w:r>
          <w:tab/>
        </w:r>
        <w:r>
          <w:fldChar w:fldCharType="begin"/>
        </w:r>
        <w:r>
          <w:instrText xml:space="preserve"> PAGEREF _Toc11075576 \h </w:instrText>
        </w:r>
      </w:ins>
      <w:r>
        <w:fldChar w:fldCharType="separate"/>
      </w:r>
      <w:ins w:id="463" w:author="Jose Luis Anton Bueso" w:date="2019-06-10T16:10:00Z">
        <w:r>
          <w:t>49</w:t>
        </w:r>
        <w:r>
          <w:fldChar w:fldCharType="end"/>
        </w:r>
      </w:ins>
    </w:p>
    <w:p w14:paraId="708806F1" w14:textId="7964B73E" w:rsidR="00EF2211" w:rsidRPr="00EF2211" w:rsidRDefault="00EF2211">
      <w:pPr>
        <w:pStyle w:val="TDC3"/>
        <w:tabs>
          <w:tab w:val="left" w:pos="1540"/>
        </w:tabs>
        <w:rPr>
          <w:ins w:id="464" w:author="Jose Luis Anton Bueso" w:date="2019-06-10T16:10:00Z"/>
          <w:rFonts w:eastAsiaTheme="minorEastAsia" w:cstheme="minorBidi"/>
          <w:lang w:eastAsia="es-ES"/>
          <w:rPrChange w:id="465" w:author="Jose Luis Anton Bueso" w:date="2019-06-10T16:10:00Z">
            <w:rPr>
              <w:ins w:id="466" w:author="Jose Luis Anton Bueso" w:date="2019-06-10T16:10:00Z"/>
              <w:rFonts w:eastAsiaTheme="minorEastAsia" w:cstheme="minorBidi"/>
              <w:lang w:val="es-ES" w:eastAsia="es-ES"/>
            </w:rPr>
          </w:rPrChange>
        </w:rPr>
      </w:pPr>
      <w:ins w:id="467" w:author="Jose Luis Anton Bueso" w:date="2019-06-10T16:10:00Z">
        <w:r>
          <w:t>3.4.1</w:t>
        </w:r>
        <w:r w:rsidRPr="00EF2211">
          <w:rPr>
            <w:rFonts w:eastAsiaTheme="minorEastAsia" w:cstheme="minorBidi"/>
            <w:lang w:eastAsia="es-ES"/>
            <w:rPrChange w:id="468" w:author="Jose Luis Anton Bueso" w:date="2019-06-10T16:10:00Z">
              <w:rPr>
                <w:rFonts w:eastAsiaTheme="minorEastAsia" w:cstheme="minorBidi"/>
                <w:lang w:val="es-ES" w:eastAsia="es-ES"/>
              </w:rPr>
            </w:rPrChange>
          </w:rPr>
          <w:tab/>
        </w:r>
        <w:r>
          <w:t>Concern-Stakeholder Traceability</w:t>
        </w:r>
        <w:r>
          <w:tab/>
        </w:r>
        <w:r>
          <w:fldChar w:fldCharType="begin"/>
        </w:r>
        <w:r>
          <w:instrText xml:space="preserve"> PAGEREF _Toc11075577 \h </w:instrText>
        </w:r>
      </w:ins>
      <w:r>
        <w:fldChar w:fldCharType="separate"/>
      </w:r>
      <w:ins w:id="469" w:author="Jose Luis Anton Bueso" w:date="2019-06-10T16:10:00Z">
        <w:r>
          <w:t>49</w:t>
        </w:r>
        <w:r>
          <w:fldChar w:fldCharType="end"/>
        </w:r>
      </w:ins>
    </w:p>
    <w:p w14:paraId="2D7F4BC1" w14:textId="24155DEE" w:rsidR="00EF2211" w:rsidRPr="00EF2211" w:rsidRDefault="00EF2211">
      <w:pPr>
        <w:pStyle w:val="TDC2"/>
        <w:rPr>
          <w:ins w:id="470" w:author="Jose Luis Anton Bueso" w:date="2019-06-10T16:10:00Z"/>
          <w:rFonts w:asciiTheme="minorHAnsi" w:eastAsiaTheme="minorEastAsia" w:hAnsiTheme="minorHAnsi" w:cstheme="minorBidi"/>
          <w:lang w:eastAsia="es-ES"/>
          <w:rPrChange w:id="471" w:author="Jose Luis Anton Bueso" w:date="2019-06-10T16:10:00Z">
            <w:rPr>
              <w:ins w:id="472" w:author="Jose Luis Anton Bueso" w:date="2019-06-10T16:10:00Z"/>
              <w:rFonts w:asciiTheme="minorHAnsi" w:eastAsiaTheme="minorEastAsia" w:hAnsiTheme="minorHAnsi" w:cstheme="minorBidi"/>
              <w:lang w:val="es-ES" w:eastAsia="es-ES"/>
            </w:rPr>
          </w:rPrChange>
        </w:rPr>
      </w:pPr>
      <w:ins w:id="473" w:author="Jose Luis Anton Bueso" w:date="2019-06-10T16:10:00Z">
        <w:r>
          <w:t>3.5</w:t>
        </w:r>
        <w:r w:rsidRPr="00EF2211">
          <w:rPr>
            <w:rFonts w:asciiTheme="minorHAnsi" w:eastAsiaTheme="minorEastAsia" w:hAnsiTheme="minorHAnsi" w:cstheme="minorBidi"/>
            <w:lang w:eastAsia="es-ES"/>
            <w:rPrChange w:id="474" w:author="Jose Luis Anton Bueso" w:date="2019-06-10T16:10:00Z">
              <w:rPr>
                <w:rFonts w:asciiTheme="minorHAnsi" w:eastAsiaTheme="minorEastAsia" w:hAnsiTheme="minorHAnsi" w:cstheme="minorBidi"/>
                <w:lang w:val="es-ES" w:eastAsia="es-ES"/>
              </w:rPr>
            </w:rPrChange>
          </w:rPr>
          <w:tab/>
        </w:r>
        <w:r>
          <w:t>Implementation view</w:t>
        </w:r>
        <w:r>
          <w:tab/>
        </w:r>
        <w:r>
          <w:fldChar w:fldCharType="begin"/>
        </w:r>
        <w:r>
          <w:instrText xml:space="preserve"> PAGEREF _Toc11075578 \h </w:instrText>
        </w:r>
      </w:ins>
      <w:r>
        <w:fldChar w:fldCharType="separate"/>
      </w:r>
      <w:ins w:id="475" w:author="Jose Luis Anton Bueso" w:date="2019-06-10T16:10:00Z">
        <w:r>
          <w:t>50</w:t>
        </w:r>
        <w:r>
          <w:fldChar w:fldCharType="end"/>
        </w:r>
      </w:ins>
    </w:p>
    <w:p w14:paraId="0789FCDD" w14:textId="65660E20" w:rsidR="00EF2211" w:rsidRPr="00EF2211" w:rsidRDefault="00EF2211">
      <w:pPr>
        <w:pStyle w:val="TDC3"/>
        <w:tabs>
          <w:tab w:val="left" w:pos="1540"/>
        </w:tabs>
        <w:rPr>
          <w:ins w:id="476" w:author="Jose Luis Anton Bueso" w:date="2019-06-10T16:10:00Z"/>
          <w:rFonts w:eastAsiaTheme="minorEastAsia" w:cstheme="minorBidi"/>
          <w:lang w:eastAsia="es-ES"/>
          <w:rPrChange w:id="477" w:author="Jose Luis Anton Bueso" w:date="2019-06-10T16:10:00Z">
            <w:rPr>
              <w:ins w:id="478" w:author="Jose Luis Anton Bueso" w:date="2019-06-10T16:10:00Z"/>
              <w:rFonts w:eastAsiaTheme="minorEastAsia" w:cstheme="minorBidi"/>
              <w:lang w:val="es-ES" w:eastAsia="es-ES"/>
            </w:rPr>
          </w:rPrChange>
        </w:rPr>
      </w:pPr>
      <w:ins w:id="479" w:author="Jose Luis Anton Bueso" w:date="2019-06-10T16:10:00Z">
        <w:r>
          <w:t>3.5.1</w:t>
        </w:r>
        <w:r w:rsidRPr="00EF2211">
          <w:rPr>
            <w:rFonts w:eastAsiaTheme="minorEastAsia" w:cstheme="minorBidi"/>
            <w:lang w:eastAsia="es-ES"/>
            <w:rPrChange w:id="480" w:author="Jose Luis Anton Bueso" w:date="2019-06-10T16:10:00Z">
              <w:rPr>
                <w:rFonts w:eastAsiaTheme="minorEastAsia" w:cstheme="minorBidi"/>
                <w:lang w:val="es-ES" w:eastAsia="es-ES"/>
              </w:rPr>
            </w:rPrChange>
          </w:rPr>
          <w:tab/>
        </w:r>
        <w:r>
          <w:t>System Specifics</w:t>
        </w:r>
        <w:r>
          <w:tab/>
        </w:r>
        <w:r>
          <w:fldChar w:fldCharType="begin"/>
        </w:r>
        <w:r>
          <w:instrText xml:space="preserve"> PAGEREF _Toc11075579 \h </w:instrText>
        </w:r>
      </w:ins>
      <w:r>
        <w:fldChar w:fldCharType="separate"/>
      </w:r>
      <w:ins w:id="481" w:author="Jose Luis Anton Bueso" w:date="2019-06-10T16:10:00Z">
        <w:r>
          <w:t>50</w:t>
        </w:r>
        <w:r>
          <w:fldChar w:fldCharType="end"/>
        </w:r>
      </w:ins>
    </w:p>
    <w:p w14:paraId="53B66447" w14:textId="4B733555" w:rsidR="00EF2211" w:rsidRPr="00EF2211" w:rsidRDefault="00EF2211">
      <w:pPr>
        <w:pStyle w:val="TDC3"/>
        <w:tabs>
          <w:tab w:val="left" w:pos="1540"/>
        </w:tabs>
        <w:rPr>
          <w:ins w:id="482" w:author="Jose Luis Anton Bueso" w:date="2019-06-10T16:10:00Z"/>
          <w:rFonts w:eastAsiaTheme="minorEastAsia" w:cstheme="minorBidi"/>
          <w:lang w:eastAsia="es-ES"/>
          <w:rPrChange w:id="483" w:author="Jose Luis Anton Bueso" w:date="2019-06-10T16:10:00Z">
            <w:rPr>
              <w:ins w:id="484" w:author="Jose Luis Anton Bueso" w:date="2019-06-10T16:10:00Z"/>
              <w:rFonts w:eastAsiaTheme="minorEastAsia" w:cstheme="minorBidi"/>
              <w:lang w:val="es-ES" w:eastAsia="es-ES"/>
            </w:rPr>
          </w:rPrChange>
        </w:rPr>
      </w:pPr>
      <w:ins w:id="485" w:author="Jose Luis Anton Bueso" w:date="2019-06-10T16:10:00Z">
        <w:r>
          <w:t>3.5.2</w:t>
        </w:r>
        <w:r w:rsidRPr="00EF2211">
          <w:rPr>
            <w:rFonts w:eastAsiaTheme="minorEastAsia" w:cstheme="minorBidi"/>
            <w:lang w:eastAsia="es-ES"/>
            <w:rPrChange w:id="486" w:author="Jose Luis Anton Bueso" w:date="2019-06-10T16:10:00Z">
              <w:rPr>
                <w:rFonts w:eastAsiaTheme="minorEastAsia" w:cstheme="minorBidi"/>
                <w:lang w:val="es-ES" w:eastAsia="es-ES"/>
              </w:rPr>
            </w:rPrChange>
          </w:rPr>
          <w:tab/>
        </w:r>
        <w:r>
          <w:t>Inter-process Communication</w:t>
        </w:r>
        <w:r>
          <w:tab/>
        </w:r>
        <w:r>
          <w:fldChar w:fldCharType="begin"/>
        </w:r>
        <w:r>
          <w:instrText xml:space="preserve"> PAGEREF _Toc11075580 \h </w:instrText>
        </w:r>
      </w:ins>
      <w:r>
        <w:fldChar w:fldCharType="separate"/>
      </w:r>
      <w:ins w:id="487" w:author="Jose Luis Anton Bueso" w:date="2019-06-10T16:10:00Z">
        <w:r>
          <w:t>50</w:t>
        </w:r>
        <w:r>
          <w:fldChar w:fldCharType="end"/>
        </w:r>
      </w:ins>
    </w:p>
    <w:p w14:paraId="1731E843" w14:textId="76D6FC28" w:rsidR="00EF2211" w:rsidRPr="00EF2211" w:rsidRDefault="00EF2211">
      <w:pPr>
        <w:pStyle w:val="TDC3"/>
        <w:tabs>
          <w:tab w:val="left" w:pos="1540"/>
        </w:tabs>
        <w:rPr>
          <w:ins w:id="488" w:author="Jose Luis Anton Bueso" w:date="2019-06-10T16:10:00Z"/>
          <w:rFonts w:eastAsiaTheme="minorEastAsia" w:cstheme="minorBidi"/>
          <w:lang w:eastAsia="es-ES"/>
          <w:rPrChange w:id="489" w:author="Jose Luis Anton Bueso" w:date="2019-06-10T16:10:00Z">
            <w:rPr>
              <w:ins w:id="490" w:author="Jose Luis Anton Bueso" w:date="2019-06-10T16:10:00Z"/>
              <w:rFonts w:eastAsiaTheme="minorEastAsia" w:cstheme="minorBidi"/>
              <w:lang w:val="es-ES" w:eastAsia="es-ES"/>
            </w:rPr>
          </w:rPrChange>
        </w:rPr>
      </w:pPr>
      <w:ins w:id="491" w:author="Jose Luis Anton Bueso" w:date="2019-06-10T16:10:00Z">
        <w:r>
          <w:t>3.5.3</w:t>
        </w:r>
        <w:r w:rsidRPr="00EF2211">
          <w:rPr>
            <w:rFonts w:eastAsiaTheme="minorEastAsia" w:cstheme="minorBidi"/>
            <w:lang w:eastAsia="es-ES"/>
            <w:rPrChange w:id="492" w:author="Jose Luis Anton Bueso" w:date="2019-06-10T16:10:00Z">
              <w:rPr>
                <w:rFonts w:eastAsiaTheme="minorEastAsia" w:cstheme="minorBidi"/>
                <w:lang w:val="es-ES" w:eastAsia="es-ES"/>
              </w:rPr>
            </w:rPrChange>
          </w:rPr>
          <w:tab/>
        </w:r>
        <w:r>
          <w:t>Component Packaging</w:t>
        </w:r>
        <w:r>
          <w:tab/>
        </w:r>
        <w:r>
          <w:fldChar w:fldCharType="begin"/>
        </w:r>
        <w:r>
          <w:instrText xml:space="preserve"> PAGEREF _Toc11075581 \h </w:instrText>
        </w:r>
      </w:ins>
      <w:r>
        <w:fldChar w:fldCharType="separate"/>
      </w:r>
      <w:ins w:id="493" w:author="Jose Luis Anton Bueso" w:date="2019-06-10T16:10:00Z">
        <w:r>
          <w:t>50</w:t>
        </w:r>
        <w:r>
          <w:fldChar w:fldCharType="end"/>
        </w:r>
      </w:ins>
    </w:p>
    <w:p w14:paraId="70A81E77" w14:textId="453A7880" w:rsidR="00EF2211" w:rsidRPr="00EF2211" w:rsidRDefault="00EF2211">
      <w:pPr>
        <w:pStyle w:val="TDC2"/>
        <w:rPr>
          <w:ins w:id="494" w:author="Jose Luis Anton Bueso" w:date="2019-06-10T16:10:00Z"/>
          <w:rFonts w:asciiTheme="minorHAnsi" w:eastAsiaTheme="minorEastAsia" w:hAnsiTheme="minorHAnsi" w:cstheme="minorBidi"/>
          <w:lang w:eastAsia="es-ES"/>
          <w:rPrChange w:id="495" w:author="Jose Luis Anton Bueso" w:date="2019-06-10T16:10:00Z">
            <w:rPr>
              <w:ins w:id="496" w:author="Jose Luis Anton Bueso" w:date="2019-06-10T16:10:00Z"/>
              <w:rFonts w:asciiTheme="minorHAnsi" w:eastAsiaTheme="minorEastAsia" w:hAnsiTheme="minorHAnsi" w:cstheme="minorBidi"/>
              <w:lang w:val="es-ES" w:eastAsia="es-ES"/>
            </w:rPr>
          </w:rPrChange>
        </w:rPr>
      </w:pPr>
      <w:ins w:id="497" w:author="Jose Luis Anton Bueso" w:date="2019-06-10T16:10:00Z">
        <w:r>
          <w:t>3.6</w:t>
        </w:r>
        <w:r w:rsidRPr="00EF2211">
          <w:rPr>
            <w:rFonts w:asciiTheme="minorHAnsi" w:eastAsiaTheme="minorEastAsia" w:hAnsiTheme="minorHAnsi" w:cstheme="minorBidi"/>
            <w:lang w:eastAsia="es-ES"/>
            <w:rPrChange w:id="498" w:author="Jose Luis Anton Bueso" w:date="2019-06-10T16:10:00Z">
              <w:rPr>
                <w:rFonts w:asciiTheme="minorHAnsi" w:eastAsiaTheme="minorEastAsia" w:hAnsiTheme="minorHAnsi" w:cstheme="minorBidi"/>
                <w:lang w:val="es-ES" w:eastAsia="es-ES"/>
              </w:rPr>
            </w:rPrChange>
          </w:rPr>
          <w:tab/>
        </w:r>
        <w:r>
          <w:t>Deployment view</w:t>
        </w:r>
        <w:r>
          <w:tab/>
        </w:r>
        <w:r>
          <w:fldChar w:fldCharType="begin"/>
        </w:r>
        <w:r>
          <w:instrText xml:space="preserve"> PAGEREF _Toc11075582 \h </w:instrText>
        </w:r>
      </w:ins>
      <w:r>
        <w:fldChar w:fldCharType="separate"/>
      </w:r>
      <w:ins w:id="499" w:author="Jose Luis Anton Bueso" w:date="2019-06-10T16:10:00Z">
        <w:r>
          <w:t>50</w:t>
        </w:r>
        <w:r>
          <w:fldChar w:fldCharType="end"/>
        </w:r>
      </w:ins>
    </w:p>
    <w:p w14:paraId="7CA5AA0C" w14:textId="19B38939" w:rsidR="00EF2211" w:rsidRPr="00EF2211" w:rsidRDefault="00EF2211">
      <w:pPr>
        <w:pStyle w:val="TDC3"/>
        <w:tabs>
          <w:tab w:val="left" w:pos="1540"/>
        </w:tabs>
        <w:rPr>
          <w:ins w:id="500" w:author="Jose Luis Anton Bueso" w:date="2019-06-10T16:10:00Z"/>
          <w:rFonts w:eastAsiaTheme="minorEastAsia" w:cstheme="minorBidi"/>
          <w:lang w:eastAsia="es-ES"/>
          <w:rPrChange w:id="501" w:author="Jose Luis Anton Bueso" w:date="2019-06-10T16:10:00Z">
            <w:rPr>
              <w:ins w:id="502" w:author="Jose Luis Anton Bueso" w:date="2019-06-10T16:10:00Z"/>
              <w:rFonts w:eastAsiaTheme="minorEastAsia" w:cstheme="minorBidi"/>
              <w:lang w:val="es-ES" w:eastAsia="es-ES"/>
            </w:rPr>
          </w:rPrChange>
        </w:rPr>
      </w:pPr>
      <w:ins w:id="503" w:author="Jose Luis Anton Bueso" w:date="2019-06-10T16:10:00Z">
        <w:r>
          <w:t>3.6.1</w:t>
        </w:r>
        <w:r w:rsidRPr="00EF2211">
          <w:rPr>
            <w:rFonts w:eastAsiaTheme="minorEastAsia" w:cstheme="minorBidi"/>
            <w:lang w:eastAsia="es-ES"/>
            <w:rPrChange w:id="504" w:author="Jose Luis Anton Bueso" w:date="2019-06-10T16:10:00Z">
              <w:rPr>
                <w:rFonts w:eastAsiaTheme="minorEastAsia" w:cstheme="minorBidi"/>
                <w:lang w:val="es-ES" w:eastAsia="es-ES"/>
              </w:rPr>
            </w:rPrChange>
          </w:rPr>
          <w:tab/>
        </w:r>
        <w:r>
          <w:t>Deployment Model</w:t>
        </w:r>
        <w:r>
          <w:tab/>
        </w:r>
        <w:r>
          <w:fldChar w:fldCharType="begin"/>
        </w:r>
        <w:r>
          <w:instrText xml:space="preserve"> PAGEREF _Toc11075583 \h </w:instrText>
        </w:r>
      </w:ins>
      <w:r>
        <w:fldChar w:fldCharType="separate"/>
      </w:r>
      <w:ins w:id="505" w:author="Jose Luis Anton Bueso" w:date="2019-06-10T16:10:00Z">
        <w:r>
          <w:t>50</w:t>
        </w:r>
        <w:r>
          <w:fldChar w:fldCharType="end"/>
        </w:r>
      </w:ins>
    </w:p>
    <w:p w14:paraId="7A798112" w14:textId="425E2BE6" w:rsidR="00EF2211" w:rsidRPr="00EF2211" w:rsidRDefault="00EF2211">
      <w:pPr>
        <w:pStyle w:val="TDC3"/>
        <w:tabs>
          <w:tab w:val="left" w:pos="1540"/>
        </w:tabs>
        <w:rPr>
          <w:ins w:id="506" w:author="Jose Luis Anton Bueso" w:date="2019-06-10T16:10:00Z"/>
          <w:rFonts w:eastAsiaTheme="minorEastAsia" w:cstheme="minorBidi"/>
          <w:lang w:eastAsia="es-ES"/>
          <w:rPrChange w:id="507" w:author="Jose Luis Anton Bueso" w:date="2019-06-10T16:10:00Z">
            <w:rPr>
              <w:ins w:id="508" w:author="Jose Luis Anton Bueso" w:date="2019-06-10T16:10:00Z"/>
              <w:rFonts w:eastAsiaTheme="minorEastAsia" w:cstheme="minorBidi"/>
              <w:lang w:val="es-ES" w:eastAsia="es-ES"/>
            </w:rPr>
          </w:rPrChange>
        </w:rPr>
      </w:pPr>
      <w:ins w:id="509" w:author="Jose Luis Anton Bueso" w:date="2019-06-10T16:10:00Z">
        <w:r>
          <w:t>3.6.2</w:t>
        </w:r>
        <w:r w:rsidRPr="00EF2211">
          <w:rPr>
            <w:rFonts w:eastAsiaTheme="minorEastAsia" w:cstheme="minorBidi"/>
            <w:lang w:eastAsia="es-ES"/>
            <w:rPrChange w:id="510" w:author="Jose Luis Anton Bueso" w:date="2019-06-10T16:10:00Z">
              <w:rPr>
                <w:rFonts w:eastAsiaTheme="minorEastAsia" w:cstheme="minorBidi"/>
                <w:lang w:val="es-ES" w:eastAsia="es-ES"/>
              </w:rPr>
            </w:rPrChange>
          </w:rPr>
          <w:tab/>
        </w:r>
        <w:r>
          <w:t>Infrastructure Model</w:t>
        </w:r>
        <w:r>
          <w:tab/>
        </w:r>
        <w:r>
          <w:fldChar w:fldCharType="begin"/>
        </w:r>
        <w:r>
          <w:instrText xml:space="preserve"> PAGEREF _Toc11075584 \h </w:instrText>
        </w:r>
      </w:ins>
      <w:r>
        <w:fldChar w:fldCharType="separate"/>
      </w:r>
      <w:ins w:id="511" w:author="Jose Luis Anton Bueso" w:date="2019-06-10T16:10:00Z">
        <w:r>
          <w:t>50</w:t>
        </w:r>
        <w:r>
          <w:fldChar w:fldCharType="end"/>
        </w:r>
      </w:ins>
    </w:p>
    <w:p w14:paraId="22599357" w14:textId="1C7984B0" w:rsidR="00EF2211" w:rsidRPr="00EF2211" w:rsidRDefault="00EF2211">
      <w:pPr>
        <w:pStyle w:val="TDC3"/>
        <w:tabs>
          <w:tab w:val="left" w:pos="1540"/>
        </w:tabs>
        <w:rPr>
          <w:ins w:id="512" w:author="Jose Luis Anton Bueso" w:date="2019-06-10T16:10:00Z"/>
          <w:rFonts w:eastAsiaTheme="minorEastAsia" w:cstheme="minorBidi"/>
          <w:lang w:eastAsia="es-ES"/>
          <w:rPrChange w:id="513" w:author="Jose Luis Anton Bueso" w:date="2019-06-10T16:10:00Z">
            <w:rPr>
              <w:ins w:id="514" w:author="Jose Luis Anton Bueso" w:date="2019-06-10T16:10:00Z"/>
              <w:rFonts w:eastAsiaTheme="minorEastAsia" w:cstheme="minorBidi"/>
              <w:lang w:val="es-ES" w:eastAsia="es-ES"/>
            </w:rPr>
          </w:rPrChange>
        </w:rPr>
      </w:pPr>
      <w:ins w:id="515" w:author="Jose Luis Anton Bueso" w:date="2019-06-10T16:10:00Z">
        <w:r>
          <w:t>3.6.3</w:t>
        </w:r>
        <w:r w:rsidRPr="00EF2211">
          <w:rPr>
            <w:rFonts w:eastAsiaTheme="minorEastAsia" w:cstheme="minorBidi"/>
            <w:lang w:eastAsia="es-ES"/>
            <w:rPrChange w:id="516" w:author="Jose Luis Anton Bueso" w:date="2019-06-10T16:10:00Z">
              <w:rPr>
                <w:rFonts w:eastAsiaTheme="minorEastAsia" w:cstheme="minorBidi"/>
                <w:lang w:val="es-ES" w:eastAsia="es-ES"/>
              </w:rPr>
            </w:rPrChange>
          </w:rPr>
          <w:tab/>
        </w:r>
        <w:r>
          <w:t>Physical Model</w:t>
        </w:r>
        <w:r>
          <w:tab/>
        </w:r>
        <w:r>
          <w:fldChar w:fldCharType="begin"/>
        </w:r>
        <w:r>
          <w:instrText xml:space="preserve"> PAGEREF _Toc11075585 \h </w:instrText>
        </w:r>
      </w:ins>
      <w:r>
        <w:fldChar w:fldCharType="separate"/>
      </w:r>
      <w:ins w:id="517" w:author="Jose Luis Anton Bueso" w:date="2019-06-10T16:10:00Z">
        <w:r>
          <w:t>50</w:t>
        </w:r>
        <w:r>
          <w:fldChar w:fldCharType="end"/>
        </w:r>
      </w:ins>
    </w:p>
    <w:p w14:paraId="61763790" w14:textId="6E3339A0" w:rsidR="00EF2211" w:rsidRPr="00EF2211" w:rsidRDefault="00EF2211">
      <w:pPr>
        <w:pStyle w:val="TDC3"/>
        <w:tabs>
          <w:tab w:val="left" w:pos="1540"/>
        </w:tabs>
        <w:rPr>
          <w:ins w:id="518" w:author="Jose Luis Anton Bueso" w:date="2019-06-10T16:10:00Z"/>
          <w:rFonts w:eastAsiaTheme="minorEastAsia" w:cstheme="minorBidi"/>
          <w:lang w:eastAsia="es-ES"/>
          <w:rPrChange w:id="519" w:author="Jose Luis Anton Bueso" w:date="2019-06-10T16:10:00Z">
            <w:rPr>
              <w:ins w:id="520" w:author="Jose Luis Anton Bueso" w:date="2019-06-10T16:10:00Z"/>
              <w:rFonts w:eastAsiaTheme="minorEastAsia" w:cstheme="minorBidi"/>
              <w:lang w:val="es-ES" w:eastAsia="es-ES"/>
            </w:rPr>
          </w:rPrChange>
        </w:rPr>
      </w:pPr>
      <w:ins w:id="521" w:author="Jose Luis Anton Bueso" w:date="2019-06-10T16:10:00Z">
        <w:r>
          <w:t>3.6.4</w:t>
        </w:r>
        <w:r w:rsidRPr="00EF2211">
          <w:rPr>
            <w:rFonts w:eastAsiaTheme="minorEastAsia" w:cstheme="minorBidi"/>
            <w:lang w:eastAsia="es-ES"/>
            <w:rPrChange w:id="522" w:author="Jose Luis Anton Bueso" w:date="2019-06-10T16:10:00Z">
              <w:rPr>
                <w:rFonts w:eastAsiaTheme="minorEastAsia" w:cstheme="minorBidi"/>
                <w:lang w:val="es-ES" w:eastAsia="es-ES"/>
              </w:rPr>
            </w:rPrChange>
          </w:rPr>
          <w:tab/>
        </w:r>
        <w:r>
          <w:t>Types of Hardware Required</w:t>
        </w:r>
        <w:r>
          <w:tab/>
        </w:r>
        <w:r>
          <w:fldChar w:fldCharType="begin"/>
        </w:r>
        <w:r>
          <w:instrText xml:space="preserve"> PAGEREF _Toc11075586 \h </w:instrText>
        </w:r>
      </w:ins>
      <w:r>
        <w:fldChar w:fldCharType="separate"/>
      </w:r>
      <w:ins w:id="523" w:author="Jose Luis Anton Bueso" w:date="2019-06-10T16:10:00Z">
        <w:r>
          <w:t>50</w:t>
        </w:r>
        <w:r>
          <w:fldChar w:fldCharType="end"/>
        </w:r>
      </w:ins>
    </w:p>
    <w:p w14:paraId="0F3E69AE" w14:textId="39B54E9A" w:rsidR="00EF2211" w:rsidRPr="00EF2211" w:rsidRDefault="00EF2211">
      <w:pPr>
        <w:pStyle w:val="TDC3"/>
        <w:tabs>
          <w:tab w:val="left" w:pos="1540"/>
        </w:tabs>
        <w:rPr>
          <w:ins w:id="524" w:author="Jose Luis Anton Bueso" w:date="2019-06-10T16:10:00Z"/>
          <w:rFonts w:eastAsiaTheme="minorEastAsia" w:cstheme="minorBidi"/>
          <w:lang w:eastAsia="es-ES"/>
          <w:rPrChange w:id="525" w:author="Jose Luis Anton Bueso" w:date="2019-06-10T16:10:00Z">
            <w:rPr>
              <w:ins w:id="526" w:author="Jose Luis Anton Bueso" w:date="2019-06-10T16:10:00Z"/>
              <w:rFonts w:eastAsiaTheme="minorEastAsia" w:cstheme="minorBidi"/>
              <w:lang w:val="es-ES" w:eastAsia="es-ES"/>
            </w:rPr>
          </w:rPrChange>
        </w:rPr>
      </w:pPr>
      <w:ins w:id="527" w:author="Jose Luis Anton Bueso" w:date="2019-06-10T16:10:00Z">
        <w:r>
          <w:t>3.6.5</w:t>
        </w:r>
        <w:r w:rsidRPr="00EF2211">
          <w:rPr>
            <w:rFonts w:eastAsiaTheme="minorEastAsia" w:cstheme="minorBidi"/>
            <w:lang w:eastAsia="es-ES"/>
            <w:rPrChange w:id="528" w:author="Jose Luis Anton Bueso" w:date="2019-06-10T16:10:00Z">
              <w:rPr>
                <w:rFonts w:eastAsiaTheme="minorEastAsia" w:cstheme="minorBidi"/>
                <w:lang w:val="es-ES" w:eastAsia="es-ES"/>
              </w:rPr>
            </w:rPrChange>
          </w:rPr>
          <w:tab/>
        </w:r>
        <w:r>
          <w:t>Specification and Quantity of Hardware Required</w:t>
        </w:r>
        <w:r>
          <w:tab/>
        </w:r>
        <w:r>
          <w:fldChar w:fldCharType="begin"/>
        </w:r>
        <w:r>
          <w:instrText xml:space="preserve"> PAGEREF _Toc11075587 \h </w:instrText>
        </w:r>
      </w:ins>
      <w:r>
        <w:fldChar w:fldCharType="separate"/>
      </w:r>
      <w:ins w:id="529" w:author="Jose Luis Anton Bueso" w:date="2019-06-10T16:10:00Z">
        <w:r>
          <w:t>50</w:t>
        </w:r>
        <w:r>
          <w:fldChar w:fldCharType="end"/>
        </w:r>
      </w:ins>
    </w:p>
    <w:p w14:paraId="6868EDEF" w14:textId="347C56E9" w:rsidR="00EF2211" w:rsidRPr="00EF2211" w:rsidRDefault="00EF2211">
      <w:pPr>
        <w:pStyle w:val="TDC3"/>
        <w:tabs>
          <w:tab w:val="left" w:pos="1540"/>
        </w:tabs>
        <w:rPr>
          <w:ins w:id="530" w:author="Jose Luis Anton Bueso" w:date="2019-06-10T16:10:00Z"/>
          <w:rFonts w:eastAsiaTheme="minorEastAsia" w:cstheme="minorBidi"/>
          <w:lang w:eastAsia="es-ES"/>
          <w:rPrChange w:id="531" w:author="Jose Luis Anton Bueso" w:date="2019-06-10T16:10:00Z">
            <w:rPr>
              <w:ins w:id="532" w:author="Jose Luis Anton Bueso" w:date="2019-06-10T16:10:00Z"/>
              <w:rFonts w:eastAsiaTheme="minorEastAsia" w:cstheme="minorBidi"/>
              <w:lang w:val="es-ES" w:eastAsia="es-ES"/>
            </w:rPr>
          </w:rPrChange>
        </w:rPr>
      </w:pPr>
      <w:ins w:id="533" w:author="Jose Luis Anton Bueso" w:date="2019-06-10T16:10:00Z">
        <w:r>
          <w:t>3.6.6</w:t>
        </w:r>
        <w:r w:rsidRPr="00EF2211">
          <w:rPr>
            <w:rFonts w:eastAsiaTheme="minorEastAsia" w:cstheme="minorBidi"/>
            <w:lang w:eastAsia="es-ES"/>
            <w:rPrChange w:id="534" w:author="Jose Luis Anton Bueso" w:date="2019-06-10T16:10:00Z">
              <w:rPr>
                <w:rFonts w:eastAsiaTheme="minorEastAsia" w:cstheme="minorBidi"/>
                <w:lang w:val="es-ES" w:eastAsia="es-ES"/>
              </w:rPr>
            </w:rPrChange>
          </w:rPr>
          <w:tab/>
        </w:r>
        <w:r>
          <w:t>Network Requirements</w:t>
        </w:r>
        <w:r>
          <w:tab/>
        </w:r>
        <w:r>
          <w:fldChar w:fldCharType="begin"/>
        </w:r>
        <w:r>
          <w:instrText xml:space="preserve"> PAGEREF _Toc11075588 \h </w:instrText>
        </w:r>
      </w:ins>
      <w:r>
        <w:fldChar w:fldCharType="separate"/>
      </w:r>
      <w:ins w:id="535" w:author="Jose Luis Anton Bueso" w:date="2019-06-10T16:10:00Z">
        <w:r>
          <w:t>51</w:t>
        </w:r>
        <w:r>
          <w:fldChar w:fldCharType="end"/>
        </w:r>
      </w:ins>
    </w:p>
    <w:p w14:paraId="1C7CCCBB" w14:textId="6F24CC45" w:rsidR="00EF2211" w:rsidRPr="00EF2211" w:rsidRDefault="00EF2211">
      <w:pPr>
        <w:pStyle w:val="TDC3"/>
        <w:tabs>
          <w:tab w:val="left" w:pos="1540"/>
        </w:tabs>
        <w:rPr>
          <w:ins w:id="536" w:author="Jose Luis Anton Bueso" w:date="2019-06-10T16:10:00Z"/>
          <w:rFonts w:eastAsiaTheme="minorEastAsia" w:cstheme="minorBidi"/>
          <w:lang w:eastAsia="es-ES"/>
          <w:rPrChange w:id="537" w:author="Jose Luis Anton Bueso" w:date="2019-06-10T16:10:00Z">
            <w:rPr>
              <w:ins w:id="538" w:author="Jose Luis Anton Bueso" w:date="2019-06-10T16:10:00Z"/>
              <w:rFonts w:eastAsiaTheme="minorEastAsia" w:cstheme="minorBidi"/>
              <w:lang w:val="es-ES" w:eastAsia="es-ES"/>
            </w:rPr>
          </w:rPrChange>
        </w:rPr>
      </w:pPr>
      <w:ins w:id="539" w:author="Jose Luis Anton Bueso" w:date="2019-06-10T16:10:00Z">
        <w:r>
          <w:t>3.6.7</w:t>
        </w:r>
        <w:r w:rsidRPr="00EF2211">
          <w:rPr>
            <w:rFonts w:eastAsiaTheme="minorEastAsia" w:cstheme="minorBidi"/>
            <w:lang w:eastAsia="es-ES"/>
            <w:rPrChange w:id="540" w:author="Jose Luis Anton Bueso" w:date="2019-06-10T16:10:00Z">
              <w:rPr>
                <w:rFonts w:eastAsiaTheme="minorEastAsia" w:cstheme="minorBidi"/>
                <w:lang w:val="es-ES" w:eastAsia="es-ES"/>
              </w:rPr>
            </w:rPrChange>
          </w:rPr>
          <w:tab/>
        </w:r>
        <w:r>
          <w:t>Network Capacity Required</w:t>
        </w:r>
        <w:r>
          <w:tab/>
        </w:r>
        <w:r>
          <w:fldChar w:fldCharType="begin"/>
        </w:r>
        <w:r>
          <w:instrText xml:space="preserve"> PAGEREF _Toc11075589 \h </w:instrText>
        </w:r>
      </w:ins>
      <w:r>
        <w:fldChar w:fldCharType="separate"/>
      </w:r>
      <w:ins w:id="541" w:author="Jose Luis Anton Bueso" w:date="2019-06-10T16:10:00Z">
        <w:r>
          <w:t>51</w:t>
        </w:r>
        <w:r>
          <w:fldChar w:fldCharType="end"/>
        </w:r>
      </w:ins>
    </w:p>
    <w:p w14:paraId="7AC6F2C7" w14:textId="4F46122F" w:rsidR="00EF2211" w:rsidRPr="00EF2211" w:rsidRDefault="00EF2211">
      <w:pPr>
        <w:pStyle w:val="TDC3"/>
        <w:tabs>
          <w:tab w:val="left" w:pos="1540"/>
        </w:tabs>
        <w:rPr>
          <w:ins w:id="542" w:author="Jose Luis Anton Bueso" w:date="2019-06-10T16:10:00Z"/>
          <w:rFonts w:eastAsiaTheme="minorEastAsia" w:cstheme="minorBidi"/>
          <w:lang w:eastAsia="es-ES"/>
          <w:rPrChange w:id="543" w:author="Jose Luis Anton Bueso" w:date="2019-06-10T16:10:00Z">
            <w:rPr>
              <w:ins w:id="544" w:author="Jose Luis Anton Bueso" w:date="2019-06-10T16:10:00Z"/>
              <w:rFonts w:eastAsiaTheme="minorEastAsia" w:cstheme="minorBidi"/>
              <w:lang w:val="es-ES" w:eastAsia="es-ES"/>
            </w:rPr>
          </w:rPrChange>
        </w:rPr>
      </w:pPr>
      <w:ins w:id="545" w:author="Jose Luis Anton Bueso" w:date="2019-06-10T16:10:00Z">
        <w:r>
          <w:t>3.6.8</w:t>
        </w:r>
        <w:r w:rsidRPr="00EF2211">
          <w:rPr>
            <w:rFonts w:eastAsiaTheme="minorEastAsia" w:cstheme="minorBidi"/>
            <w:lang w:eastAsia="es-ES"/>
            <w:rPrChange w:id="546" w:author="Jose Luis Anton Bueso" w:date="2019-06-10T16:10:00Z">
              <w:rPr>
                <w:rFonts w:eastAsiaTheme="minorEastAsia" w:cstheme="minorBidi"/>
                <w:lang w:val="es-ES" w:eastAsia="es-ES"/>
              </w:rPr>
            </w:rPrChange>
          </w:rPr>
          <w:tab/>
        </w:r>
        <w:r>
          <w:t>Physical Constraints</w:t>
        </w:r>
        <w:r>
          <w:tab/>
        </w:r>
        <w:r>
          <w:fldChar w:fldCharType="begin"/>
        </w:r>
        <w:r>
          <w:instrText xml:space="preserve"> PAGEREF _Toc11075590 \h </w:instrText>
        </w:r>
      </w:ins>
      <w:r>
        <w:fldChar w:fldCharType="separate"/>
      </w:r>
      <w:ins w:id="547" w:author="Jose Luis Anton Bueso" w:date="2019-06-10T16:10:00Z">
        <w:r>
          <w:t>51</w:t>
        </w:r>
        <w:r>
          <w:fldChar w:fldCharType="end"/>
        </w:r>
      </w:ins>
    </w:p>
    <w:p w14:paraId="3D5CBC1F" w14:textId="23CCFF57" w:rsidR="00EF2211" w:rsidRPr="00EF2211" w:rsidRDefault="00EF2211">
      <w:pPr>
        <w:pStyle w:val="TDC2"/>
        <w:rPr>
          <w:ins w:id="548" w:author="Jose Luis Anton Bueso" w:date="2019-06-10T16:10:00Z"/>
          <w:rFonts w:asciiTheme="minorHAnsi" w:eastAsiaTheme="minorEastAsia" w:hAnsiTheme="minorHAnsi" w:cstheme="minorBidi"/>
          <w:lang w:eastAsia="es-ES"/>
          <w:rPrChange w:id="549" w:author="Jose Luis Anton Bueso" w:date="2019-06-10T16:10:00Z">
            <w:rPr>
              <w:ins w:id="550" w:author="Jose Luis Anton Bueso" w:date="2019-06-10T16:10:00Z"/>
              <w:rFonts w:asciiTheme="minorHAnsi" w:eastAsiaTheme="minorEastAsia" w:hAnsiTheme="minorHAnsi" w:cstheme="minorBidi"/>
              <w:lang w:val="es-ES" w:eastAsia="es-ES"/>
            </w:rPr>
          </w:rPrChange>
        </w:rPr>
      </w:pPr>
      <w:ins w:id="551" w:author="Jose Luis Anton Bueso" w:date="2019-06-10T16:10:00Z">
        <w:r>
          <w:lastRenderedPageBreak/>
          <w:t>3.7</w:t>
        </w:r>
        <w:r w:rsidRPr="00EF2211">
          <w:rPr>
            <w:rFonts w:asciiTheme="minorHAnsi" w:eastAsiaTheme="minorEastAsia" w:hAnsiTheme="minorHAnsi" w:cstheme="minorBidi"/>
            <w:lang w:eastAsia="es-ES"/>
            <w:rPrChange w:id="552" w:author="Jose Luis Anton Bueso" w:date="2019-06-10T16:10:00Z">
              <w:rPr>
                <w:rFonts w:asciiTheme="minorHAnsi" w:eastAsiaTheme="minorEastAsia" w:hAnsiTheme="minorHAnsi" w:cstheme="minorBidi"/>
                <w:lang w:val="es-ES" w:eastAsia="es-ES"/>
              </w:rPr>
            </w:rPrChange>
          </w:rPr>
          <w:tab/>
        </w:r>
        <w:r>
          <w:t>Operational view</w:t>
        </w:r>
        <w:r>
          <w:tab/>
        </w:r>
        <w:r>
          <w:fldChar w:fldCharType="begin"/>
        </w:r>
        <w:r>
          <w:instrText xml:space="preserve"> PAGEREF _Toc11075591 \h </w:instrText>
        </w:r>
      </w:ins>
      <w:r>
        <w:fldChar w:fldCharType="separate"/>
      </w:r>
      <w:ins w:id="553" w:author="Jose Luis Anton Bueso" w:date="2019-06-10T16:10:00Z">
        <w:r>
          <w:t>51</w:t>
        </w:r>
        <w:r>
          <w:fldChar w:fldCharType="end"/>
        </w:r>
      </w:ins>
    </w:p>
    <w:p w14:paraId="29A9C69B" w14:textId="338B6700" w:rsidR="00EF2211" w:rsidRPr="00EF2211" w:rsidRDefault="00EF2211">
      <w:pPr>
        <w:pStyle w:val="TDC3"/>
        <w:tabs>
          <w:tab w:val="left" w:pos="1540"/>
        </w:tabs>
        <w:rPr>
          <w:ins w:id="554" w:author="Jose Luis Anton Bueso" w:date="2019-06-10T16:10:00Z"/>
          <w:rFonts w:eastAsiaTheme="minorEastAsia" w:cstheme="minorBidi"/>
          <w:lang w:eastAsia="es-ES"/>
          <w:rPrChange w:id="555" w:author="Jose Luis Anton Bueso" w:date="2019-06-10T16:10:00Z">
            <w:rPr>
              <w:ins w:id="556" w:author="Jose Luis Anton Bueso" w:date="2019-06-10T16:10:00Z"/>
              <w:rFonts w:eastAsiaTheme="minorEastAsia" w:cstheme="minorBidi"/>
              <w:lang w:val="es-ES" w:eastAsia="es-ES"/>
            </w:rPr>
          </w:rPrChange>
        </w:rPr>
      </w:pPr>
      <w:ins w:id="557" w:author="Jose Luis Anton Bueso" w:date="2019-06-10T16:10:00Z">
        <w:r>
          <w:t>3.7.1</w:t>
        </w:r>
        <w:r w:rsidRPr="00EF2211">
          <w:rPr>
            <w:rFonts w:eastAsiaTheme="minorEastAsia" w:cstheme="minorBidi"/>
            <w:lang w:eastAsia="es-ES"/>
            <w:rPrChange w:id="558" w:author="Jose Luis Anton Bueso" w:date="2019-06-10T16:10:00Z">
              <w:rPr>
                <w:rFonts w:eastAsiaTheme="minorEastAsia" w:cstheme="minorBidi"/>
                <w:lang w:val="es-ES" w:eastAsia="es-ES"/>
              </w:rPr>
            </w:rPrChange>
          </w:rPr>
          <w:tab/>
        </w:r>
        <w:r>
          <w:t>Installation and Upgrade</w:t>
        </w:r>
        <w:r>
          <w:tab/>
        </w:r>
        <w:r>
          <w:fldChar w:fldCharType="begin"/>
        </w:r>
        <w:r>
          <w:instrText xml:space="preserve"> PAGEREF _Toc11075592 \h </w:instrText>
        </w:r>
      </w:ins>
      <w:r>
        <w:fldChar w:fldCharType="separate"/>
      </w:r>
      <w:ins w:id="559" w:author="Jose Luis Anton Bueso" w:date="2019-06-10T16:10:00Z">
        <w:r>
          <w:t>51</w:t>
        </w:r>
        <w:r>
          <w:fldChar w:fldCharType="end"/>
        </w:r>
      </w:ins>
    </w:p>
    <w:p w14:paraId="7134FDE0" w14:textId="7B9AD4A7" w:rsidR="00EF2211" w:rsidRPr="00EF2211" w:rsidRDefault="00EF2211">
      <w:pPr>
        <w:pStyle w:val="TDC3"/>
        <w:tabs>
          <w:tab w:val="left" w:pos="1540"/>
        </w:tabs>
        <w:rPr>
          <w:ins w:id="560" w:author="Jose Luis Anton Bueso" w:date="2019-06-10T16:10:00Z"/>
          <w:rFonts w:eastAsiaTheme="minorEastAsia" w:cstheme="minorBidi"/>
          <w:lang w:eastAsia="es-ES"/>
          <w:rPrChange w:id="561" w:author="Jose Luis Anton Bueso" w:date="2019-06-10T16:10:00Z">
            <w:rPr>
              <w:ins w:id="562" w:author="Jose Luis Anton Bueso" w:date="2019-06-10T16:10:00Z"/>
              <w:rFonts w:eastAsiaTheme="minorEastAsia" w:cstheme="minorBidi"/>
              <w:lang w:val="es-ES" w:eastAsia="es-ES"/>
            </w:rPr>
          </w:rPrChange>
        </w:rPr>
      </w:pPr>
      <w:ins w:id="563" w:author="Jose Luis Anton Bueso" w:date="2019-06-10T16:10:00Z">
        <w:r>
          <w:t>3.7.2</w:t>
        </w:r>
        <w:r w:rsidRPr="00EF2211">
          <w:rPr>
            <w:rFonts w:eastAsiaTheme="minorEastAsia" w:cstheme="minorBidi"/>
            <w:lang w:eastAsia="es-ES"/>
            <w:rPrChange w:id="564" w:author="Jose Luis Anton Bueso" w:date="2019-06-10T16:10:00Z">
              <w:rPr>
                <w:rFonts w:eastAsiaTheme="minorEastAsia" w:cstheme="minorBidi"/>
                <w:lang w:val="es-ES" w:eastAsia="es-ES"/>
              </w:rPr>
            </w:rPrChange>
          </w:rPr>
          <w:tab/>
        </w:r>
        <w:r>
          <w:t>Functional Migration</w:t>
        </w:r>
        <w:r>
          <w:tab/>
        </w:r>
        <w:r>
          <w:fldChar w:fldCharType="begin"/>
        </w:r>
        <w:r>
          <w:instrText xml:space="preserve"> PAGEREF _Toc11075593 \h </w:instrText>
        </w:r>
      </w:ins>
      <w:r>
        <w:fldChar w:fldCharType="separate"/>
      </w:r>
      <w:ins w:id="565" w:author="Jose Luis Anton Bueso" w:date="2019-06-10T16:10:00Z">
        <w:r>
          <w:t>51</w:t>
        </w:r>
        <w:r>
          <w:fldChar w:fldCharType="end"/>
        </w:r>
      </w:ins>
    </w:p>
    <w:p w14:paraId="18FC64DA" w14:textId="6AA11392" w:rsidR="00EF2211" w:rsidRPr="00EF2211" w:rsidRDefault="00EF2211">
      <w:pPr>
        <w:pStyle w:val="TDC3"/>
        <w:tabs>
          <w:tab w:val="left" w:pos="1540"/>
        </w:tabs>
        <w:rPr>
          <w:ins w:id="566" w:author="Jose Luis Anton Bueso" w:date="2019-06-10T16:10:00Z"/>
          <w:rFonts w:eastAsiaTheme="minorEastAsia" w:cstheme="minorBidi"/>
          <w:lang w:eastAsia="es-ES"/>
          <w:rPrChange w:id="567" w:author="Jose Luis Anton Bueso" w:date="2019-06-10T16:10:00Z">
            <w:rPr>
              <w:ins w:id="568" w:author="Jose Luis Anton Bueso" w:date="2019-06-10T16:10:00Z"/>
              <w:rFonts w:eastAsiaTheme="minorEastAsia" w:cstheme="minorBidi"/>
              <w:lang w:val="es-ES" w:eastAsia="es-ES"/>
            </w:rPr>
          </w:rPrChange>
        </w:rPr>
      </w:pPr>
      <w:ins w:id="569" w:author="Jose Luis Anton Bueso" w:date="2019-06-10T16:10:00Z">
        <w:r>
          <w:t>3.7.3</w:t>
        </w:r>
        <w:r w:rsidRPr="00EF2211">
          <w:rPr>
            <w:rFonts w:eastAsiaTheme="minorEastAsia" w:cstheme="minorBidi"/>
            <w:lang w:eastAsia="es-ES"/>
            <w:rPrChange w:id="570" w:author="Jose Luis Anton Bueso" w:date="2019-06-10T16:10:00Z">
              <w:rPr>
                <w:rFonts w:eastAsiaTheme="minorEastAsia" w:cstheme="minorBidi"/>
                <w:lang w:val="es-ES" w:eastAsia="es-ES"/>
              </w:rPr>
            </w:rPrChange>
          </w:rPr>
          <w:tab/>
        </w:r>
        <w:r>
          <w:t>Data Migration</w:t>
        </w:r>
        <w:r>
          <w:tab/>
        </w:r>
        <w:r>
          <w:fldChar w:fldCharType="begin"/>
        </w:r>
        <w:r>
          <w:instrText xml:space="preserve"> PAGEREF _Toc11075594 \h </w:instrText>
        </w:r>
      </w:ins>
      <w:r>
        <w:fldChar w:fldCharType="separate"/>
      </w:r>
      <w:ins w:id="571" w:author="Jose Luis Anton Bueso" w:date="2019-06-10T16:10:00Z">
        <w:r>
          <w:t>51</w:t>
        </w:r>
        <w:r>
          <w:fldChar w:fldCharType="end"/>
        </w:r>
      </w:ins>
    </w:p>
    <w:p w14:paraId="25B5B705" w14:textId="335E3458" w:rsidR="00EF2211" w:rsidRPr="00EF2211" w:rsidRDefault="00EF2211">
      <w:pPr>
        <w:pStyle w:val="TDC3"/>
        <w:tabs>
          <w:tab w:val="left" w:pos="1540"/>
        </w:tabs>
        <w:rPr>
          <w:ins w:id="572" w:author="Jose Luis Anton Bueso" w:date="2019-06-10T16:10:00Z"/>
          <w:rFonts w:eastAsiaTheme="minorEastAsia" w:cstheme="minorBidi"/>
          <w:lang w:eastAsia="es-ES"/>
          <w:rPrChange w:id="573" w:author="Jose Luis Anton Bueso" w:date="2019-06-10T16:10:00Z">
            <w:rPr>
              <w:ins w:id="574" w:author="Jose Luis Anton Bueso" w:date="2019-06-10T16:10:00Z"/>
              <w:rFonts w:eastAsiaTheme="minorEastAsia" w:cstheme="minorBidi"/>
              <w:lang w:val="es-ES" w:eastAsia="es-ES"/>
            </w:rPr>
          </w:rPrChange>
        </w:rPr>
      </w:pPr>
      <w:ins w:id="575" w:author="Jose Luis Anton Bueso" w:date="2019-06-10T16:10:00Z">
        <w:r>
          <w:t>3.7.4</w:t>
        </w:r>
        <w:r w:rsidRPr="00EF2211">
          <w:rPr>
            <w:rFonts w:eastAsiaTheme="minorEastAsia" w:cstheme="minorBidi"/>
            <w:lang w:eastAsia="es-ES"/>
            <w:rPrChange w:id="576" w:author="Jose Luis Anton Bueso" w:date="2019-06-10T16:10:00Z">
              <w:rPr>
                <w:rFonts w:eastAsiaTheme="minorEastAsia" w:cstheme="minorBidi"/>
                <w:lang w:val="es-ES" w:eastAsia="es-ES"/>
              </w:rPr>
            </w:rPrChange>
          </w:rPr>
          <w:tab/>
        </w:r>
        <w:r>
          <w:t>Monitoring and Control</w:t>
        </w:r>
        <w:r>
          <w:tab/>
        </w:r>
        <w:r>
          <w:fldChar w:fldCharType="begin"/>
        </w:r>
        <w:r>
          <w:instrText xml:space="preserve"> PAGEREF _Toc11075595 \h </w:instrText>
        </w:r>
      </w:ins>
      <w:r>
        <w:fldChar w:fldCharType="separate"/>
      </w:r>
      <w:ins w:id="577" w:author="Jose Luis Anton Bueso" w:date="2019-06-10T16:10:00Z">
        <w:r>
          <w:t>51</w:t>
        </w:r>
        <w:r>
          <w:fldChar w:fldCharType="end"/>
        </w:r>
      </w:ins>
    </w:p>
    <w:p w14:paraId="473AFAA8" w14:textId="4E80D653" w:rsidR="00EF2211" w:rsidRPr="00EF2211" w:rsidRDefault="00EF2211">
      <w:pPr>
        <w:pStyle w:val="TDC3"/>
        <w:tabs>
          <w:tab w:val="left" w:pos="1540"/>
        </w:tabs>
        <w:rPr>
          <w:ins w:id="578" w:author="Jose Luis Anton Bueso" w:date="2019-06-10T16:10:00Z"/>
          <w:rFonts w:eastAsiaTheme="minorEastAsia" w:cstheme="minorBidi"/>
          <w:lang w:eastAsia="es-ES"/>
          <w:rPrChange w:id="579" w:author="Jose Luis Anton Bueso" w:date="2019-06-10T16:10:00Z">
            <w:rPr>
              <w:ins w:id="580" w:author="Jose Luis Anton Bueso" w:date="2019-06-10T16:10:00Z"/>
              <w:rFonts w:eastAsiaTheme="minorEastAsia" w:cstheme="minorBidi"/>
              <w:lang w:val="es-ES" w:eastAsia="es-ES"/>
            </w:rPr>
          </w:rPrChange>
        </w:rPr>
      </w:pPr>
      <w:ins w:id="581" w:author="Jose Luis Anton Bueso" w:date="2019-06-10T16:10:00Z">
        <w:r>
          <w:t>3.7.5</w:t>
        </w:r>
        <w:r w:rsidRPr="00EF2211">
          <w:rPr>
            <w:rFonts w:eastAsiaTheme="minorEastAsia" w:cstheme="minorBidi"/>
            <w:lang w:eastAsia="es-ES"/>
            <w:rPrChange w:id="582" w:author="Jose Luis Anton Bueso" w:date="2019-06-10T16:10:00Z">
              <w:rPr>
                <w:rFonts w:eastAsiaTheme="minorEastAsia" w:cstheme="minorBidi"/>
                <w:lang w:val="es-ES" w:eastAsia="es-ES"/>
              </w:rPr>
            </w:rPrChange>
          </w:rPr>
          <w:tab/>
        </w:r>
        <w:r>
          <w:t>Start-up and Shutdown</w:t>
        </w:r>
        <w:r>
          <w:tab/>
        </w:r>
        <w:r>
          <w:fldChar w:fldCharType="begin"/>
        </w:r>
        <w:r>
          <w:instrText xml:space="preserve"> PAGEREF _Toc11075596 \h </w:instrText>
        </w:r>
      </w:ins>
      <w:r>
        <w:fldChar w:fldCharType="separate"/>
      </w:r>
      <w:ins w:id="583" w:author="Jose Luis Anton Bueso" w:date="2019-06-10T16:10:00Z">
        <w:r>
          <w:t>52</w:t>
        </w:r>
        <w:r>
          <w:fldChar w:fldCharType="end"/>
        </w:r>
      </w:ins>
    </w:p>
    <w:p w14:paraId="3CAECF94" w14:textId="1FE180D7" w:rsidR="00EF2211" w:rsidRPr="00EF2211" w:rsidRDefault="00EF2211">
      <w:pPr>
        <w:pStyle w:val="TDC3"/>
        <w:tabs>
          <w:tab w:val="left" w:pos="1540"/>
        </w:tabs>
        <w:rPr>
          <w:ins w:id="584" w:author="Jose Luis Anton Bueso" w:date="2019-06-10T16:10:00Z"/>
          <w:rFonts w:eastAsiaTheme="minorEastAsia" w:cstheme="minorBidi"/>
          <w:lang w:eastAsia="es-ES"/>
          <w:rPrChange w:id="585" w:author="Jose Luis Anton Bueso" w:date="2019-06-10T16:10:00Z">
            <w:rPr>
              <w:ins w:id="586" w:author="Jose Luis Anton Bueso" w:date="2019-06-10T16:10:00Z"/>
              <w:rFonts w:eastAsiaTheme="minorEastAsia" w:cstheme="minorBidi"/>
              <w:lang w:val="es-ES" w:eastAsia="es-ES"/>
            </w:rPr>
          </w:rPrChange>
        </w:rPr>
      </w:pPr>
      <w:ins w:id="587" w:author="Jose Luis Anton Bueso" w:date="2019-06-10T16:10:00Z">
        <w:r>
          <w:t>3.7.6</w:t>
        </w:r>
        <w:r w:rsidRPr="00EF2211">
          <w:rPr>
            <w:rFonts w:eastAsiaTheme="minorEastAsia" w:cstheme="minorBidi"/>
            <w:lang w:eastAsia="es-ES"/>
            <w:rPrChange w:id="588" w:author="Jose Luis Anton Bueso" w:date="2019-06-10T16:10:00Z">
              <w:rPr>
                <w:rFonts w:eastAsiaTheme="minorEastAsia" w:cstheme="minorBidi"/>
                <w:lang w:val="es-ES" w:eastAsia="es-ES"/>
              </w:rPr>
            </w:rPrChange>
          </w:rPr>
          <w:tab/>
        </w:r>
        <w:r>
          <w:t>Configuration Management</w:t>
        </w:r>
        <w:r>
          <w:tab/>
        </w:r>
        <w:r>
          <w:fldChar w:fldCharType="begin"/>
        </w:r>
        <w:r>
          <w:instrText xml:space="preserve"> PAGEREF _Toc11075597 \h </w:instrText>
        </w:r>
      </w:ins>
      <w:r>
        <w:fldChar w:fldCharType="separate"/>
      </w:r>
      <w:ins w:id="589" w:author="Jose Luis Anton Bueso" w:date="2019-06-10T16:10:00Z">
        <w:r>
          <w:t>52</w:t>
        </w:r>
        <w:r>
          <w:fldChar w:fldCharType="end"/>
        </w:r>
      </w:ins>
    </w:p>
    <w:p w14:paraId="195E44B9" w14:textId="12BEAE7E" w:rsidR="00EF2211" w:rsidRPr="00EF2211" w:rsidRDefault="00EF2211">
      <w:pPr>
        <w:pStyle w:val="TDC3"/>
        <w:tabs>
          <w:tab w:val="left" w:pos="1540"/>
        </w:tabs>
        <w:rPr>
          <w:ins w:id="590" w:author="Jose Luis Anton Bueso" w:date="2019-06-10T16:10:00Z"/>
          <w:rFonts w:eastAsiaTheme="minorEastAsia" w:cstheme="minorBidi"/>
          <w:lang w:eastAsia="es-ES"/>
          <w:rPrChange w:id="591" w:author="Jose Luis Anton Bueso" w:date="2019-06-10T16:10:00Z">
            <w:rPr>
              <w:ins w:id="592" w:author="Jose Luis Anton Bueso" w:date="2019-06-10T16:10:00Z"/>
              <w:rFonts w:eastAsiaTheme="minorEastAsia" w:cstheme="minorBidi"/>
              <w:lang w:val="es-ES" w:eastAsia="es-ES"/>
            </w:rPr>
          </w:rPrChange>
        </w:rPr>
      </w:pPr>
      <w:ins w:id="593" w:author="Jose Luis Anton Bueso" w:date="2019-06-10T16:10:00Z">
        <w:r>
          <w:t>3.7.7</w:t>
        </w:r>
        <w:r w:rsidRPr="00EF2211">
          <w:rPr>
            <w:rFonts w:eastAsiaTheme="minorEastAsia" w:cstheme="minorBidi"/>
            <w:lang w:eastAsia="es-ES"/>
            <w:rPrChange w:id="594" w:author="Jose Luis Anton Bueso" w:date="2019-06-10T16:10:00Z">
              <w:rPr>
                <w:rFonts w:eastAsiaTheme="minorEastAsia" w:cstheme="minorBidi"/>
                <w:lang w:val="es-ES" w:eastAsia="es-ES"/>
              </w:rPr>
            </w:rPrChange>
          </w:rPr>
          <w:tab/>
        </w:r>
        <w:r>
          <w:t>Backup and Restore</w:t>
        </w:r>
        <w:r>
          <w:tab/>
        </w:r>
        <w:r>
          <w:fldChar w:fldCharType="begin"/>
        </w:r>
        <w:r>
          <w:instrText xml:space="preserve"> PAGEREF _Toc11075598 \h </w:instrText>
        </w:r>
      </w:ins>
      <w:r>
        <w:fldChar w:fldCharType="separate"/>
      </w:r>
      <w:ins w:id="595" w:author="Jose Luis Anton Bueso" w:date="2019-06-10T16:10:00Z">
        <w:r>
          <w:t>52</w:t>
        </w:r>
        <w:r>
          <w:fldChar w:fldCharType="end"/>
        </w:r>
      </w:ins>
    </w:p>
    <w:p w14:paraId="507F2C85" w14:textId="2A05701F" w:rsidR="00EF2211" w:rsidRPr="00EF2211" w:rsidRDefault="00EF2211">
      <w:pPr>
        <w:pStyle w:val="TDC1"/>
        <w:rPr>
          <w:ins w:id="596" w:author="Jose Luis Anton Bueso" w:date="2019-06-10T16:10:00Z"/>
          <w:rFonts w:eastAsiaTheme="minorEastAsia" w:cstheme="minorBidi"/>
          <w:b w:val="0"/>
          <w:caps w:val="0"/>
          <w:lang w:eastAsia="es-ES"/>
          <w:rPrChange w:id="597" w:author="Jose Luis Anton Bueso" w:date="2019-06-10T16:10:00Z">
            <w:rPr>
              <w:ins w:id="598" w:author="Jose Luis Anton Bueso" w:date="2019-06-10T16:10:00Z"/>
              <w:rFonts w:eastAsiaTheme="minorEastAsia" w:cstheme="minorBidi"/>
              <w:b w:val="0"/>
              <w:caps w:val="0"/>
              <w:lang w:val="es-ES" w:eastAsia="es-ES"/>
            </w:rPr>
          </w:rPrChange>
        </w:rPr>
      </w:pPr>
      <w:ins w:id="599" w:author="Jose Luis Anton Bueso" w:date="2019-06-10T16:10:00Z">
        <w:r>
          <w:t>4</w:t>
        </w:r>
        <w:r w:rsidRPr="00EF2211">
          <w:rPr>
            <w:rFonts w:eastAsiaTheme="minorEastAsia" w:cstheme="minorBidi"/>
            <w:b w:val="0"/>
            <w:caps w:val="0"/>
            <w:lang w:eastAsia="es-ES"/>
            <w:rPrChange w:id="600" w:author="Jose Luis Anton Bueso" w:date="2019-06-10T16:10:00Z">
              <w:rPr>
                <w:rFonts w:eastAsiaTheme="minorEastAsia" w:cstheme="minorBidi"/>
                <w:b w:val="0"/>
                <w:caps w:val="0"/>
                <w:lang w:val="es-ES" w:eastAsia="es-ES"/>
              </w:rPr>
            </w:rPrChange>
          </w:rPr>
          <w:tab/>
        </w:r>
        <w:r>
          <w:t>Data Model Design (DMD)</w:t>
        </w:r>
        <w:r>
          <w:tab/>
        </w:r>
        <w:r>
          <w:fldChar w:fldCharType="begin"/>
        </w:r>
        <w:r>
          <w:instrText xml:space="preserve"> PAGEREF _Toc11075599 \h </w:instrText>
        </w:r>
      </w:ins>
      <w:r>
        <w:fldChar w:fldCharType="separate"/>
      </w:r>
      <w:ins w:id="601" w:author="Jose Luis Anton Bueso" w:date="2019-06-10T16:10:00Z">
        <w:r>
          <w:t>53</w:t>
        </w:r>
        <w:r>
          <w:fldChar w:fldCharType="end"/>
        </w:r>
      </w:ins>
    </w:p>
    <w:p w14:paraId="39DBD6D0" w14:textId="3FD8151F" w:rsidR="00EF2211" w:rsidRPr="00EF2211" w:rsidRDefault="00EF2211">
      <w:pPr>
        <w:pStyle w:val="TDC2"/>
        <w:rPr>
          <w:ins w:id="602" w:author="Jose Luis Anton Bueso" w:date="2019-06-10T16:10:00Z"/>
          <w:rFonts w:asciiTheme="minorHAnsi" w:eastAsiaTheme="minorEastAsia" w:hAnsiTheme="minorHAnsi" w:cstheme="minorBidi"/>
          <w:lang w:eastAsia="es-ES"/>
          <w:rPrChange w:id="603" w:author="Jose Luis Anton Bueso" w:date="2019-06-10T16:10:00Z">
            <w:rPr>
              <w:ins w:id="604" w:author="Jose Luis Anton Bueso" w:date="2019-06-10T16:10:00Z"/>
              <w:rFonts w:asciiTheme="minorHAnsi" w:eastAsiaTheme="minorEastAsia" w:hAnsiTheme="minorHAnsi" w:cstheme="minorBidi"/>
              <w:lang w:val="es-ES" w:eastAsia="es-ES"/>
            </w:rPr>
          </w:rPrChange>
        </w:rPr>
      </w:pPr>
      <w:ins w:id="605" w:author="Jose Luis Anton Bueso" w:date="2019-06-10T16:10:00Z">
        <w:r>
          <w:t>4.1</w:t>
        </w:r>
        <w:r w:rsidRPr="00EF2211">
          <w:rPr>
            <w:rFonts w:asciiTheme="minorHAnsi" w:eastAsiaTheme="minorEastAsia" w:hAnsiTheme="minorHAnsi" w:cstheme="minorBidi"/>
            <w:lang w:eastAsia="es-ES"/>
            <w:rPrChange w:id="606" w:author="Jose Luis Anton Bueso" w:date="2019-06-10T16:10:00Z">
              <w:rPr>
                <w:rFonts w:asciiTheme="minorHAnsi" w:eastAsiaTheme="minorEastAsia" w:hAnsiTheme="minorHAnsi" w:cstheme="minorBidi"/>
                <w:lang w:val="es-ES" w:eastAsia="es-ES"/>
              </w:rPr>
            </w:rPrChange>
          </w:rPr>
          <w:tab/>
        </w:r>
        <w:r>
          <w:t>Data Model Design Decisions</w:t>
        </w:r>
        <w:r>
          <w:tab/>
        </w:r>
        <w:r>
          <w:fldChar w:fldCharType="begin"/>
        </w:r>
        <w:r>
          <w:instrText xml:space="preserve"> PAGEREF _Toc11075600 \h </w:instrText>
        </w:r>
      </w:ins>
      <w:r>
        <w:fldChar w:fldCharType="separate"/>
      </w:r>
      <w:ins w:id="607" w:author="Jose Luis Anton Bueso" w:date="2019-06-10T16:10:00Z">
        <w:r>
          <w:t>53</w:t>
        </w:r>
        <w:r>
          <w:fldChar w:fldCharType="end"/>
        </w:r>
      </w:ins>
    </w:p>
    <w:p w14:paraId="41CCC400" w14:textId="3873F476" w:rsidR="00EF2211" w:rsidRPr="00EF2211" w:rsidRDefault="00EF2211">
      <w:pPr>
        <w:pStyle w:val="TDC2"/>
        <w:rPr>
          <w:ins w:id="608" w:author="Jose Luis Anton Bueso" w:date="2019-06-10T16:10:00Z"/>
          <w:rFonts w:asciiTheme="minorHAnsi" w:eastAsiaTheme="minorEastAsia" w:hAnsiTheme="minorHAnsi" w:cstheme="minorBidi"/>
          <w:lang w:eastAsia="es-ES"/>
          <w:rPrChange w:id="609" w:author="Jose Luis Anton Bueso" w:date="2019-06-10T16:10:00Z">
            <w:rPr>
              <w:ins w:id="610" w:author="Jose Luis Anton Bueso" w:date="2019-06-10T16:10:00Z"/>
              <w:rFonts w:asciiTheme="minorHAnsi" w:eastAsiaTheme="minorEastAsia" w:hAnsiTheme="minorHAnsi" w:cstheme="minorBidi"/>
              <w:lang w:val="es-ES" w:eastAsia="es-ES"/>
            </w:rPr>
          </w:rPrChange>
        </w:rPr>
      </w:pPr>
      <w:ins w:id="611" w:author="Jose Luis Anton Bueso" w:date="2019-06-10T16:10:00Z">
        <w:r>
          <w:t>4.2</w:t>
        </w:r>
        <w:r w:rsidRPr="00EF2211">
          <w:rPr>
            <w:rFonts w:asciiTheme="minorHAnsi" w:eastAsiaTheme="minorEastAsia" w:hAnsiTheme="minorHAnsi" w:cstheme="minorBidi"/>
            <w:lang w:eastAsia="es-ES"/>
            <w:rPrChange w:id="612" w:author="Jose Luis Anton Bueso" w:date="2019-06-10T16:10:00Z">
              <w:rPr>
                <w:rFonts w:asciiTheme="minorHAnsi" w:eastAsiaTheme="minorEastAsia" w:hAnsiTheme="minorHAnsi" w:cstheme="minorBidi"/>
                <w:lang w:val="es-ES" w:eastAsia="es-ES"/>
              </w:rPr>
            </w:rPrChange>
          </w:rPr>
          <w:tab/>
        </w:r>
        <w:r>
          <w:t>Data Model Design Diagram</w:t>
        </w:r>
        <w:r>
          <w:tab/>
        </w:r>
        <w:r>
          <w:fldChar w:fldCharType="begin"/>
        </w:r>
        <w:r>
          <w:instrText xml:space="preserve"> PAGEREF _Toc11075601 \h </w:instrText>
        </w:r>
      </w:ins>
      <w:r>
        <w:fldChar w:fldCharType="separate"/>
      </w:r>
      <w:ins w:id="613" w:author="Jose Luis Anton Bueso" w:date="2019-06-10T16:10:00Z">
        <w:r>
          <w:t>53</w:t>
        </w:r>
        <w:r>
          <w:fldChar w:fldCharType="end"/>
        </w:r>
      </w:ins>
    </w:p>
    <w:p w14:paraId="6788170E" w14:textId="462630CA" w:rsidR="00EF2211" w:rsidRPr="00EF2211" w:rsidRDefault="00EF2211">
      <w:pPr>
        <w:pStyle w:val="TDC2"/>
        <w:rPr>
          <w:ins w:id="614" w:author="Jose Luis Anton Bueso" w:date="2019-06-10T16:10:00Z"/>
          <w:rFonts w:asciiTheme="minorHAnsi" w:eastAsiaTheme="minorEastAsia" w:hAnsiTheme="minorHAnsi" w:cstheme="minorBidi"/>
          <w:lang w:eastAsia="es-ES"/>
          <w:rPrChange w:id="615" w:author="Jose Luis Anton Bueso" w:date="2019-06-10T16:10:00Z">
            <w:rPr>
              <w:ins w:id="616" w:author="Jose Luis Anton Bueso" w:date="2019-06-10T16:10:00Z"/>
              <w:rFonts w:asciiTheme="minorHAnsi" w:eastAsiaTheme="minorEastAsia" w:hAnsiTheme="minorHAnsi" w:cstheme="minorBidi"/>
              <w:lang w:val="es-ES" w:eastAsia="es-ES"/>
            </w:rPr>
          </w:rPrChange>
        </w:rPr>
      </w:pPr>
      <w:ins w:id="617" w:author="Jose Luis Anton Bueso" w:date="2019-06-10T16:10:00Z">
        <w:r>
          <w:t>4.3</w:t>
        </w:r>
        <w:r w:rsidRPr="00EF2211">
          <w:rPr>
            <w:rFonts w:asciiTheme="minorHAnsi" w:eastAsiaTheme="minorEastAsia" w:hAnsiTheme="minorHAnsi" w:cstheme="minorBidi"/>
            <w:lang w:eastAsia="es-ES"/>
            <w:rPrChange w:id="618" w:author="Jose Luis Anton Bueso" w:date="2019-06-10T16:10:00Z">
              <w:rPr>
                <w:rFonts w:asciiTheme="minorHAnsi" w:eastAsiaTheme="minorEastAsia" w:hAnsiTheme="minorHAnsi" w:cstheme="minorBidi"/>
                <w:lang w:val="es-ES" w:eastAsia="es-ES"/>
              </w:rPr>
            </w:rPrChange>
          </w:rPr>
          <w:tab/>
        </w:r>
        <w:r>
          <w:t>Physical Data Model document reference</w:t>
        </w:r>
        <w:r>
          <w:tab/>
        </w:r>
        <w:r>
          <w:fldChar w:fldCharType="begin"/>
        </w:r>
        <w:r>
          <w:instrText xml:space="preserve"> PAGEREF _Toc11075602 \h </w:instrText>
        </w:r>
      </w:ins>
      <w:r>
        <w:fldChar w:fldCharType="separate"/>
      </w:r>
      <w:ins w:id="619" w:author="Jose Luis Anton Bueso" w:date="2019-06-10T16:10:00Z">
        <w:r>
          <w:t>53</w:t>
        </w:r>
        <w:r>
          <w:fldChar w:fldCharType="end"/>
        </w:r>
      </w:ins>
    </w:p>
    <w:p w14:paraId="6AE952DE" w14:textId="590E4687" w:rsidR="00EF2211" w:rsidRPr="00EF2211" w:rsidRDefault="00EF2211">
      <w:pPr>
        <w:pStyle w:val="TDC2"/>
        <w:rPr>
          <w:ins w:id="620" w:author="Jose Luis Anton Bueso" w:date="2019-06-10T16:10:00Z"/>
          <w:rFonts w:asciiTheme="minorHAnsi" w:eastAsiaTheme="minorEastAsia" w:hAnsiTheme="minorHAnsi" w:cstheme="minorBidi"/>
          <w:lang w:eastAsia="es-ES"/>
          <w:rPrChange w:id="621" w:author="Jose Luis Anton Bueso" w:date="2019-06-10T16:10:00Z">
            <w:rPr>
              <w:ins w:id="622" w:author="Jose Luis Anton Bueso" w:date="2019-06-10T16:10:00Z"/>
              <w:rFonts w:asciiTheme="minorHAnsi" w:eastAsiaTheme="minorEastAsia" w:hAnsiTheme="minorHAnsi" w:cstheme="minorBidi"/>
              <w:lang w:val="es-ES" w:eastAsia="es-ES"/>
            </w:rPr>
          </w:rPrChange>
        </w:rPr>
      </w:pPr>
      <w:ins w:id="623" w:author="Jose Luis Anton Bueso" w:date="2019-06-10T16:10:00Z">
        <w:r>
          <w:t>4.4</w:t>
        </w:r>
        <w:r w:rsidRPr="00EF2211">
          <w:rPr>
            <w:rFonts w:asciiTheme="minorHAnsi" w:eastAsiaTheme="minorEastAsia" w:hAnsiTheme="minorHAnsi" w:cstheme="minorBidi"/>
            <w:lang w:eastAsia="es-ES"/>
            <w:rPrChange w:id="624" w:author="Jose Luis Anton Bueso" w:date="2019-06-10T16:10:00Z">
              <w:rPr>
                <w:rFonts w:asciiTheme="minorHAnsi" w:eastAsiaTheme="minorEastAsia" w:hAnsiTheme="minorHAnsi" w:cstheme="minorBidi"/>
                <w:lang w:val="es-ES" w:eastAsia="es-ES"/>
              </w:rPr>
            </w:rPrChange>
          </w:rPr>
          <w:tab/>
        </w:r>
        <w:r>
          <w:t>ORM Documentation</w:t>
        </w:r>
        <w:r>
          <w:tab/>
        </w:r>
        <w:r>
          <w:fldChar w:fldCharType="begin"/>
        </w:r>
        <w:r>
          <w:instrText xml:space="preserve"> PAGEREF _Toc11075603 \h </w:instrText>
        </w:r>
      </w:ins>
      <w:r>
        <w:fldChar w:fldCharType="separate"/>
      </w:r>
      <w:ins w:id="625" w:author="Jose Luis Anton Bueso" w:date="2019-06-10T16:10:00Z">
        <w:r>
          <w:t>53</w:t>
        </w:r>
        <w:r>
          <w:fldChar w:fldCharType="end"/>
        </w:r>
      </w:ins>
    </w:p>
    <w:p w14:paraId="141D063D" w14:textId="40D1FBB5" w:rsidR="00EF2211" w:rsidRPr="00EF2211" w:rsidRDefault="00EF2211">
      <w:pPr>
        <w:pStyle w:val="TDC1"/>
        <w:rPr>
          <w:ins w:id="626" w:author="Jose Luis Anton Bueso" w:date="2019-06-10T16:10:00Z"/>
          <w:rFonts w:eastAsiaTheme="minorEastAsia" w:cstheme="minorBidi"/>
          <w:b w:val="0"/>
          <w:caps w:val="0"/>
          <w:lang w:eastAsia="es-ES"/>
          <w:rPrChange w:id="627" w:author="Jose Luis Anton Bueso" w:date="2019-06-10T16:10:00Z">
            <w:rPr>
              <w:ins w:id="628" w:author="Jose Luis Anton Bueso" w:date="2019-06-10T16:10:00Z"/>
              <w:rFonts w:eastAsiaTheme="minorEastAsia" w:cstheme="minorBidi"/>
              <w:b w:val="0"/>
              <w:caps w:val="0"/>
              <w:lang w:val="es-ES" w:eastAsia="es-ES"/>
            </w:rPr>
          </w:rPrChange>
        </w:rPr>
      </w:pPr>
      <w:ins w:id="629" w:author="Jose Luis Anton Bueso" w:date="2019-06-10T16:10:00Z">
        <w:r>
          <w:t>5</w:t>
        </w:r>
        <w:r w:rsidRPr="00EF2211">
          <w:rPr>
            <w:rFonts w:eastAsiaTheme="minorEastAsia" w:cstheme="minorBidi"/>
            <w:b w:val="0"/>
            <w:caps w:val="0"/>
            <w:lang w:eastAsia="es-ES"/>
            <w:rPrChange w:id="630" w:author="Jose Luis Anton Bueso" w:date="2019-06-10T16:10:00Z">
              <w:rPr>
                <w:rFonts w:eastAsiaTheme="minorEastAsia" w:cstheme="minorBidi"/>
                <w:b w:val="0"/>
                <w:caps w:val="0"/>
                <w:lang w:val="es-ES" w:eastAsia="es-ES"/>
              </w:rPr>
            </w:rPrChange>
          </w:rPr>
          <w:tab/>
        </w:r>
        <w:r>
          <w:t>Service Definition (SD)</w:t>
        </w:r>
        <w:r>
          <w:tab/>
        </w:r>
        <w:r>
          <w:fldChar w:fldCharType="begin"/>
        </w:r>
        <w:r>
          <w:instrText xml:space="preserve"> PAGEREF _Toc11075604 \h </w:instrText>
        </w:r>
      </w:ins>
      <w:r>
        <w:fldChar w:fldCharType="separate"/>
      </w:r>
      <w:ins w:id="631" w:author="Jose Luis Anton Bueso" w:date="2019-06-10T16:10:00Z">
        <w:r>
          <w:t>54</w:t>
        </w:r>
        <w:r>
          <w:fldChar w:fldCharType="end"/>
        </w:r>
      </w:ins>
    </w:p>
    <w:p w14:paraId="388501BE" w14:textId="330C4609" w:rsidR="00EF2211" w:rsidRPr="00EF2211" w:rsidRDefault="00EF2211">
      <w:pPr>
        <w:pStyle w:val="TDC2"/>
        <w:rPr>
          <w:ins w:id="632" w:author="Jose Luis Anton Bueso" w:date="2019-06-10T16:10:00Z"/>
          <w:rFonts w:asciiTheme="minorHAnsi" w:eastAsiaTheme="minorEastAsia" w:hAnsiTheme="minorHAnsi" w:cstheme="minorBidi"/>
          <w:lang w:eastAsia="es-ES"/>
          <w:rPrChange w:id="633" w:author="Jose Luis Anton Bueso" w:date="2019-06-10T16:10:00Z">
            <w:rPr>
              <w:ins w:id="634" w:author="Jose Luis Anton Bueso" w:date="2019-06-10T16:10:00Z"/>
              <w:rFonts w:asciiTheme="minorHAnsi" w:eastAsiaTheme="minorEastAsia" w:hAnsiTheme="minorHAnsi" w:cstheme="minorBidi"/>
              <w:lang w:val="es-ES" w:eastAsia="es-ES"/>
            </w:rPr>
          </w:rPrChange>
        </w:rPr>
      </w:pPr>
      <w:ins w:id="635" w:author="Jose Luis Anton Bueso" w:date="2019-06-10T16:10:00Z">
        <w:r>
          <w:t>5.1</w:t>
        </w:r>
        <w:r w:rsidRPr="00EF2211">
          <w:rPr>
            <w:rFonts w:asciiTheme="minorHAnsi" w:eastAsiaTheme="minorEastAsia" w:hAnsiTheme="minorHAnsi" w:cstheme="minorBidi"/>
            <w:lang w:eastAsia="es-ES"/>
            <w:rPrChange w:id="636" w:author="Jose Luis Anton Bueso" w:date="2019-06-10T16:10:00Z">
              <w:rPr>
                <w:rFonts w:asciiTheme="minorHAnsi" w:eastAsiaTheme="minorEastAsia" w:hAnsiTheme="minorHAnsi" w:cstheme="minorBidi"/>
                <w:lang w:val="es-ES" w:eastAsia="es-ES"/>
              </w:rPr>
            </w:rPrChange>
          </w:rPr>
          <w:tab/>
        </w:r>
        <w:r>
          <w:t>Interface view</w:t>
        </w:r>
        <w:r>
          <w:tab/>
        </w:r>
        <w:r>
          <w:fldChar w:fldCharType="begin"/>
        </w:r>
        <w:r>
          <w:instrText xml:space="preserve"> PAGEREF _Toc11075605 \h </w:instrText>
        </w:r>
      </w:ins>
      <w:r>
        <w:fldChar w:fldCharType="separate"/>
      </w:r>
      <w:ins w:id="637" w:author="Jose Luis Anton Bueso" w:date="2019-06-10T16:10:00Z">
        <w:r>
          <w:t>54</w:t>
        </w:r>
        <w:r>
          <w:fldChar w:fldCharType="end"/>
        </w:r>
      </w:ins>
    </w:p>
    <w:p w14:paraId="61A0969C" w14:textId="252D1BF3" w:rsidR="00EF2211" w:rsidRPr="00AE3F15" w:rsidRDefault="00EF2211">
      <w:pPr>
        <w:pStyle w:val="TDC2"/>
        <w:rPr>
          <w:ins w:id="638" w:author="Jose Luis Anton Bueso" w:date="2019-06-10T16:10:00Z"/>
          <w:rFonts w:asciiTheme="minorHAnsi" w:eastAsiaTheme="minorEastAsia" w:hAnsiTheme="minorHAnsi" w:cstheme="minorBidi"/>
          <w:lang w:eastAsia="es-ES"/>
          <w:rPrChange w:id="639" w:author="Jose Luis Anton Bueso" w:date="2019-07-04T10:47:00Z">
            <w:rPr>
              <w:ins w:id="640" w:author="Jose Luis Anton Bueso" w:date="2019-06-10T16:10:00Z"/>
              <w:rFonts w:asciiTheme="minorHAnsi" w:eastAsiaTheme="minorEastAsia" w:hAnsiTheme="minorHAnsi" w:cstheme="minorBidi"/>
              <w:lang w:val="es-ES" w:eastAsia="es-ES"/>
            </w:rPr>
          </w:rPrChange>
        </w:rPr>
      </w:pPr>
      <w:ins w:id="641" w:author="Jose Luis Anton Bueso" w:date="2019-06-10T16:10:00Z">
        <w:r>
          <w:t>5.2</w:t>
        </w:r>
        <w:r w:rsidRPr="00AE3F15">
          <w:rPr>
            <w:rFonts w:asciiTheme="minorHAnsi" w:eastAsiaTheme="minorEastAsia" w:hAnsiTheme="minorHAnsi" w:cstheme="minorBidi"/>
            <w:lang w:eastAsia="es-ES"/>
            <w:rPrChange w:id="642" w:author="Jose Luis Anton Bueso" w:date="2019-07-04T10:47:00Z">
              <w:rPr>
                <w:rFonts w:asciiTheme="minorHAnsi" w:eastAsiaTheme="minorEastAsia" w:hAnsiTheme="minorHAnsi" w:cstheme="minorBidi"/>
                <w:lang w:val="es-ES" w:eastAsia="es-ES"/>
              </w:rPr>
            </w:rPrChange>
          </w:rPr>
          <w:tab/>
        </w:r>
        <w:r>
          <w:t>Scope</w:t>
        </w:r>
        <w:r>
          <w:tab/>
        </w:r>
        <w:r>
          <w:fldChar w:fldCharType="begin"/>
        </w:r>
        <w:r>
          <w:instrText xml:space="preserve"> PAGEREF _Toc11075606 \h </w:instrText>
        </w:r>
      </w:ins>
      <w:r>
        <w:fldChar w:fldCharType="separate"/>
      </w:r>
      <w:ins w:id="643" w:author="Jose Luis Anton Bueso" w:date="2019-06-10T16:10:00Z">
        <w:r>
          <w:t>54</w:t>
        </w:r>
        <w:r>
          <w:fldChar w:fldCharType="end"/>
        </w:r>
      </w:ins>
    </w:p>
    <w:p w14:paraId="68BECE8A" w14:textId="159554DA" w:rsidR="00EF2211" w:rsidRPr="00AE3F15" w:rsidRDefault="00EF2211">
      <w:pPr>
        <w:pStyle w:val="TDC2"/>
        <w:rPr>
          <w:ins w:id="644" w:author="Jose Luis Anton Bueso" w:date="2019-06-10T16:10:00Z"/>
          <w:rFonts w:asciiTheme="minorHAnsi" w:eastAsiaTheme="minorEastAsia" w:hAnsiTheme="minorHAnsi" w:cstheme="minorBidi"/>
          <w:lang w:eastAsia="es-ES"/>
          <w:rPrChange w:id="645" w:author="Jose Luis Anton Bueso" w:date="2019-07-04T10:47:00Z">
            <w:rPr>
              <w:ins w:id="646" w:author="Jose Luis Anton Bueso" w:date="2019-06-10T16:10:00Z"/>
              <w:rFonts w:asciiTheme="minorHAnsi" w:eastAsiaTheme="minorEastAsia" w:hAnsiTheme="minorHAnsi" w:cstheme="minorBidi"/>
              <w:lang w:val="es-ES" w:eastAsia="es-ES"/>
            </w:rPr>
          </w:rPrChange>
        </w:rPr>
      </w:pPr>
      <w:ins w:id="647" w:author="Jose Luis Anton Bueso" w:date="2019-06-10T16:10:00Z">
        <w:r>
          <w:t>5.3</w:t>
        </w:r>
        <w:r w:rsidRPr="00AE3F15">
          <w:rPr>
            <w:rFonts w:asciiTheme="minorHAnsi" w:eastAsiaTheme="minorEastAsia" w:hAnsiTheme="minorHAnsi" w:cstheme="minorBidi"/>
            <w:lang w:eastAsia="es-ES"/>
            <w:rPrChange w:id="648" w:author="Jose Luis Anton Bueso" w:date="2019-07-04T10:47:00Z">
              <w:rPr>
                <w:rFonts w:asciiTheme="minorHAnsi" w:eastAsiaTheme="minorEastAsia" w:hAnsiTheme="minorHAnsi" w:cstheme="minorBidi"/>
                <w:lang w:val="es-ES" w:eastAsia="es-ES"/>
              </w:rPr>
            </w:rPrChange>
          </w:rPr>
          <w:tab/>
        </w:r>
        <w:r>
          <w:t>Services dependency model</w:t>
        </w:r>
        <w:r>
          <w:tab/>
        </w:r>
        <w:r>
          <w:fldChar w:fldCharType="begin"/>
        </w:r>
        <w:r>
          <w:instrText xml:space="preserve"> PAGEREF _Toc11075607 \h </w:instrText>
        </w:r>
      </w:ins>
      <w:r>
        <w:fldChar w:fldCharType="separate"/>
      </w:r>
      <w:ins w:id="649" w:author="Jose Luis Anton Bueso" w:date="2019-06-10T16:10:00Z">
        <w:r>
          <w:t>54</w:t>
        </w:r>
        <w:r>
          <w:fldChar w:fldCharType="end"/>
        </w:r>
      </w:ins>
    </w:p>
    <w:p w14:paraId="7B06653D" w14:textId="438849FF" w:rsidR="00EF2211" w:rsidRPr="00AE3F15" w:rsidRDefault="00EF2211">
      <w:pPr>
        <w:pStyle w:val="TDC2"/>
        <w:rPr>
          <w:ins w:id="650" w:author="Jose Luis Anton Bueso" w:date="2019-06-10T16:10:00Z"/>
          <w:rFonts w:asciiTheme="minorHAnsi" w:eastAsiaTheme="minorEastAsia" w:hAnsiTheme="minorHAnsi" w:cstheme="minorBidi"/>
          <w:lang w:eastAsia="es-ES"/>
          <w:rPrChange w:id="651" w:author="Jose Luis Anton Bueso" w:date="2019-07-04T10:47:00Z">
            <w:rPr>
              <w:ins w:id="652" w:author="Jose Luis Anton Bueso" w:date="2019-06-10T16:10:00Z"/>
              <w:rFonts w:asciiTheme="minorHAnsi" w:eastAsiaTheme="minorEastAsia" w:hAnsiTheme="minorHAnsi" w:cstheme="minorBidi"/>
              <w:lang w:val="es-ES" w:eastAsia="es-ES"/>
            </w:rPr>
          </w:rPrChange>
        </w:rPr>
      </w:pPr>
      <w:ins w:id="653" w:author="Jose Luis Anton Bueso" w:date="2019-06-10T16:10:00Z">
        <w:r>
          <w:t>5.4</w:t>
        </w:r>
        <w:r w:rsidRPr="00AE3F15">
          <w:rPr>
            <w:rFonts w:asciiTheme="minorHAnsi" w:eastAsiaTheme="minorEastAsia" w:hAnsiTheme="minorHAnsi" w:cstheme="minorBidi"/>
            <w:lang w:eastAsia="es-ES"/>
            <w:rPrChange w:id="654" w:author="Jose Luis Anton Bueso" w:date="2019-07-04T10:47:00Z">
              <w:rPr>
                <w:rFonts w:asciiTheme="minorHAnsi" w:eastAsiaTheme="minorEastAsia" w:hAnsiTheme="minorHAnsi" w:cstheme="minorBidi"/>
                <w:lang w:val="es-ES" w:eastAsia="es-ES"/>
              </w:rPr>
            </w:rPrChange>
          </w:rPr>
          <w:tab/>
        </w:r>
        <w:r>
          <w:t>Services provided</w:t>
        </w:r>
        <w:r>
          <w:tab/>
        </w:r>
        <w:r>
          <w:fldChar w:fldCharType="begin"/>
        </w:r>
        <w:r>
          <w:instrText xml:space="preserve"> PAGEREF _Toc11075608 \h </w:instrText>
        </w:r>
      </w:ins>
      <w:r>
        <w:fldChar w:fldCharType="separate"/>
      </w:r>
      <w:ins w:id="655" w:author="Jose Luis Anton Bueso" w:date="2019-06-10T16:10:00Z">
        <w:r>
          <w:t>54</w:t>
        </w:r>
        <w:r>
          <w:fldChar w:fldCharType="end"/>
        </w:r>
      </w:ins>
    </w:p>
    <w:p w14:paraId="3F66BE96" w14:textId="05446EEC" w:rsidR="00EF2211" w:rsidRPr="00AE3F15" w:rsidRDefault="00EF2211">
      <w:pPr>
        <w:pStyle w:val="TDC3"/>
        <w:tabs>
          <w:tab w:val="left" w:pos="1540"/>
        </w:tabs>
        <w:rPr>
          <w:ins w:id="656" w:author="Jose Luis Anton Bueso" w:date="2019-06-10T16:10:00Z"/>
          <w:rFonts w:eastAsiaTheme="minorEastAsia" w:cstheme="minorBidi"/>
          <w:lang w:eastAsia="es-ES"/>
          <w:rPrChange w:id="657" w:author="Jose Luis Anton Bueso" w:date="2019-07-04T10:47:00Z">
            <w:rPr>
              <w:ins w:id="658" w:author="Jose Luis Anton Bueso" w:date="2019-06-10T16:10:00Z"/>
              <w:rFonts w:eastAsiaTheme="minorEastAsia" w:cstheme="minorBidi"/>
              <w:lang w:val="es-ES" w:eastAsia="es-ES"/>
            </w:rPr>
          </w:rPrChange>
        </w:rPr>
      </w:pPr>
      <w:ins w:id="659" w:author="Jose Luis Anton Bueso" w:date="2019-06-10T16:10:00Z">
        <w:r>
          <w:t>5.4.1</w:t>
        </w:r>
        <w:r w:rsidRPr="00AE3F15">
          <w:rPr>
            <w:rFonts w:eastAsiaTheme="minorEastAsia" w:cstheme="minorBidi"/>
            <w:lang w:eastAsia="es-ES"/>
            <w:rPrChange w:id="660" w:author="Jose Luis Anton Bueso" w:date="2019-07-04T10:47:00Z">
              <w:rPr>
                <w:rFonts w:eastAsiaTheme="minorEastAsia" w:cstheme="minorBidi"/>
                <w:lang w:val="es-ES" w:eastAsia="es-ES"/>
              </w:rPr>
            </w:rPrChange>
          </w:rPr>
          <w:tab/>
        </w:r>
        <w:r>
          <w:t>Service name 1</w:t>
        </w:r>
        <w:r>
          <w:tab/>
        </w:r>
        <w:r>
          <w:fldChar w:fldCharType="begin"/>
        </w:r>
        <w:r>
          <w:instrText xml:space="preserve"> PAGEREF _Toc11075609 \h </w:instrText>
        </w:r>
      </w:ins>
      <w:r>
        <w:fldChar w:fldCharType="separate"/>
      </w:r>
      <w:ins w:id="661" w:author="Jose Luis Anton Bueso" w:date="2019-06-10T16:10:00Z">
        <w:r>
          <w:t>54</w:t>
        </w:r>
        <w:r>
          <w:fldChar w:fldCharType="end"/>
        </w:r>
      </w:ins>
    </w:p>
    <w:p w14:paraId="63AA49D8" w14:textId="25008F90" w:rsidR="00EF2211" w:rsidRPr="00AE3F15" w:rsidRDefault="00EF2211">
      <w:pPr>
        <w:pStyle w:val="TDC3"/>
        <w:tabs>
          <w:tab w:val="left" w:pos="1540"/>
        </w:tabs>
        <w:rPr>
          <w:ins w:id="662" w:author="Jose Luis Anton Bueso" w:date="2019-06-10T16:10:00Z"/>
          <w:rFonts w:eastAsiaTheme="minorEastAsia" w:cstheme="minorBidi"/>
          <w:lang w:eastAsia="es-ES"/>
          <w:rPrChange w:id="663" w:author="Jose Luis Anton Bueso" w:date="2019-07-04T10:47:00Z">
            <w:rPr>
              <w:ins w:id="664" w:author="Jose Luis Anton Bueso" w:date="2019-06-10T16:10:00Z"/>
              <w:rFonts w:eastAsiaTheme="minorEastAsia" w:cstheme="minorBidi"/>
              <w:lang w:val="es-ES" w:eastAsia="es-ES"/>
            </w:rPr>
          </w:rPrChange>
        </w:rPr>
      </w:pPr>
      <w:ins w:id="665" w:author="Jose Luis Anton Bueso" w:date="2019-06-10T16:10:00Z">
        <w:r>
          <w:t>5.4.2</w:t>
        </w:r>
        <w:r w:rsidRPr="00AE3F15">
          <w:rPr>
            <w:rFonts w:eastAsiaTheme="minorEastAsia" w:cstheme="minorBidi"/>
            <w:lang w:eastAsia="es-ES"/>
            <w:rPrChange w:id="666" w:author="Jose Luis Anton Bueso" w:date="2019-07-04T10:47:00Z">
              <w:rPr>
                <w:rFonts w:eastAsiaTheme="minorEastAsia" w:cstheme="minorBidi"/>
                <w:lang w:val="es-ES" w:eastAsia="es-ES"/>
              </w:rPr>
            </w:rPrChange>
          </w:rPr>
          <w:tab/>
        </w:r>
        <w:r>
          <w:t>Service name 2</w:t>
        </w:r>
        <w:r>
          <w:tab/>
        </w:r>
        <w:r>
          <w:fldChar w:fldCharType="begin"/>
        </w:r>
        <w:r>
          <w:instrText xml:space="preserve"> PAGEREF _Toc11075610 \h </w:instrText>
        </w:r>
      </w:ins>
      <w:r>
        <w:fldChar w:fldCharType="separate"/>
      </w:r>
      <w:ins w:id="667" w:author="Jose Luis Anton Bueso" w:date="2019-06-10T16:10:00Z">
        <w:r>
          <w:t>55</w:t>
        </w:r>
        <w:r>
          <w:fldChar w:fldCharType="end"/>
        </w:r>
      </w:ins>
    </w:p>
    <w:p w14:paraId="16DFDD01" w14:textId="6B895ADA" w:rsidR="00EF2211" w:rsidRPr="00AE3F15" w:rsidRDefault="00EF2211">
      <w:pPr>
        <w:pStyle w:val="TDC2"/>
        <w:rPr>
          <w:ins w:id="668" w:author="Jose Luis Anton Bueso" w:date="2019-06-10T16:10:00Z"/>
          <w:rFonts w:asciiTheme="minorHAnsi" w:eastAsiaTheme="minorEastAsia" w:hAnsiTheme="minorHAnsi" w:cstheme="minorBidi"/>
          <w:lang w:eastAsia="es-ES"/>
          <w:rPrChange w:id="669" w:author="Jose Luis Anton Bueso" w:date="2019-07-04T10:47:00Z">
            <w:rPr>
              <w:ins w:id="670" w:author="Jose Luis Anton Bueso" w:date="2019-06-10T16:10:00Z"/>
              <w:rFonts w:asciiTheme="minorHAnsi" w:eastAsiaTheme="minorEastAsia" w:hAnsiTheme="minorHAnsi" w:cstheme="minorBidi"/>
              <w:lang w:val="es-ES" w:eastAsia="es-ES"/>
            </w:rPr>
          </w:rPrChange>
        </w:rPr>
      </w:pPr>
      <w:ins w:id="671" w:author="Jose Luis Anton Bueso" w:date="2019-06-10T16:10:00Z">
        <w:r>
          <w:t>5.5</w:t>
        </w:r>
        <w:r w:rsidRPr="00AE3F15">
          <w:rPr>
            <w:rFonts w:asciiTheme="minorHAnsi" w:eastAsiaTheme="minorEastAsia" w:hAnsiTheme="minorHAnsi" w:cstheme="minorBidi"/>
            <w:lang w:eastAsia="es-ES"/>
            <w:rPrChange w:id="672" w:author="Jose Luis Anton Bueso" w:date="2019-07-04T10:47:00Z">
              <w:rPr>
                <w:rFonts w:asciiTheme="minorHAnsi" w:eastAsiaTheme="minorEastAsia" w:hAnsiTheme="minorHAnsi" w:cstheme="minorBidi"/>
                <w:lang w:val="es-ES" w:eastAsia="es-ES"/>
              </w:rPr>
            </w:rPrChange>
          </w:rPr>
          <w:tab/>
        </w:r>
        <w:r>
          <w:t>Services Consumed</w:t>
        </w:r>
        <w:r>
          <w:tab/>
        </w:r>
        <w:r>
          <w:fldChar w:fldCharType="begin"/>
        </w:r>
        <w:r>
          <w:instrText xml:space="preserve"> PAGEREF _Toc11075611 \h </w:instrText>
        </w:r>
      </w:ins>
      <w:r>
        <w:fldChar w:fldCharType="separate"/>
      </w:r>
      <w:ins w:id="673" w:author="Jose Luis Anton Bueso" w:date="2019-06-10T16:10:00Z">
        <w:r>
          <w:t>56</w:t>
        </w:r>
        <w:r>
          <w:fldChar w:fldCharType="end"/>
        </w:r>
      </w:ins>
    </w:p>
    <w:p w14:paraId="252E3AAB" w14:textId="0B509B92" w:rsidR="00EF2211" w:rsidRDefault="00EF2211">
      <w:pPr>
        <w:pStyle w:val="TDC3"/>
        <w:tabs>
          <w:tab w:val="left" w:pos="1540"/>
        </w:tabs>
        <w:rPr>
          <w:ins w:id="674" w:author="Jose Luis Anton Bueso" w:date="2019-06-10T16:10:00Z"/>
          <w:rFonts w:eastAsiaTheme="minorEastAsia" w:cstheme="minorBidi"/>
          <w:lang w:val="es-ES" w:eastAsia="es-ES"/>
        </w:rPr>
      </w:pPr>
      <w:ins w:id="675" w:author="Jose Luis Anton Bueso" w:date="2019-06-10T16:10:00Z">
        <w:r>
          <w:t>5.5.1</w:t>
        </w:r>
        <w:r>
          <w:rPr>
            <w:rFonts w:eastAsiaTheme="minorEastAsia" w:cstheme="minorBidi"/>
            <w:lang w:val="es-ES" w:eastAsia="es-ES"/>
          </w:rPr>
          <w:tab/>
        </w:r>
        <w:r>
          <w:t>Service name 1</w:t>
        </w:r>
        <w:r>
          <w:tab/>
        </w:r>
        <w:r>
          <w:fldChar w:fldCharType="begin"/>
        </w:r>
        <w:r>
          <w:instrText xml:space="preserve"> PAGEREF _Toc11075612 \h </w:instrText>
        </w:r>
      </w:ins>
      <w:r>
        <w:fldChar w:fldCharType="separate"/>
      </w:r>
      <w:ins w:id="676" w:author="Jose Luis Anton Bueso" w:date="2019-06-10T16:10:00Z">
        <w:r>
          <w:t>56</w:t>
        </w:r>
        <w:r>
          <w:fldChar w:fldCharType="end"/>
        </w:r>
      </w:ins>
    </w:p>
    <w:p w14:paraId="22FCFAEB" w14:textId="0B4D5D26" w:rsidR="00680CE5" w:rsidRPr="00680CE5" w:rsidDel="00B4570C" w:rsidRDefault="00680CE5">
      <w:pPr>
        <w:pStyle w:val="TDC1"/>
        <w:rPr>
          <w:del w:id="677" w:author="Jose Luis Anton Bueso" w:date="2019-06-10T16:09:00Z"/>
          <w:rFonts w:eastAsiaTheme="minorEastAsia" w:cstheme="minorBidi"/>
          <w:b w:val="0"/>
          <w:caps w:val="0"/>
          <w:lang w:val="en-US" w:eastAsia="es-ES"/>
        </w:rPr>
      </w:pPr>
      <w:del w:id="678" w:author="Jose Luis Anton Bueso" w:date="2019-06-10T16:09:00Z">
        <w:r w:rsidDel="00B4570C">
          <w:delText>1</w:delText>
        </w:r>
        <w:r w:rsidRPr="00680CE5" w:rsidDel="00B4570C">
          <w:rPr>
            <w:rFonts w:eastAsiaTheme="minorEastAsia" w:cstheme="minorBidi"/>
            <w:b w:val="0"/>
            <w:caps w:val="0"/>
            <w:lang w:val="en-US" w:eastAsia="es-ES"/>
          </w:rPr>
          <w:tab/>
        </w:r>
        <w:r w:rsidDel="00B4570C">
          <w:delText>Introduction</w:delText>
        </w:r>
        <w:r w:rsidDel="00B4570C">
          <w:tab/>
          <w:delText>6</w:delText>
        </w:r>
      </w:del>
    </w:p>
    <w:p w14:paraId="5E32BF8B" w14:textId="3E52B508" w:rsidR="00680CE5" w:rsidRPr="00680CE5" w:rsidDel="00B4570C" w:rsidRDefault="00680CE5">
      <w:pPr>
        <w:pStyle w:val="TDC2"/>
        <w:rPr>
          <w:del w:id="679" w:author="Jose Luis Anton Bueso" w:date="2019-06-10T16:09:00Z"/>
          <w:rFonts w:asciiTheme="minorHAnsi" w:eastAsiaTheme="minorEastAsia" w:hAnsiTheme="minorHAnsi" w:cstheme="minorBidi"/>
          <w:lang w:val="en-US" w:eastAsia="es-ES"/>
        </w:rPr>
      </w:pPr>
      <w:del w:id="680" w:author="Jose Luis Anton Bueso" w:date="2019-06-10T16:09:00Z">
        <w:r w:rsidDel="00B4570C">
          <w:delText>1.1</w:delText>
        </w:r>
        <w:r w:rsidRPr="00680CE5" w:rsidDel="00B4570C">
          <w:rPr>
            <w:rFonts w:asciiTheme="minorHAnsi" w:eastAsiaTheme="minorEastAsia" w:hAnsiTheme="minorHAnsi" w:cstheme="minorBidi"/>
            <w:lang w:val="en-US" w:eastAsia="es-ES"/>
          </w:rPr>
          <w:tab/>
        </w:r>
        <w:r w:rsidDel="00B4570C">
          <w:delText>Overview</w:delText>
        </w:r>
        <w:r w:rsidDel="00B4570C">
          <w:tab/>
          <w:delText>6</w:delText>
        </w:r>
      </w:del>
    </w:p>
    <w:p w14:paraId="5BEB1DD9" w14:textId="4A8B24D5" w:rsidR="00680CE5" w:rsidRPr="00680CE5" w:rsidDel="00B4570C" w:rsidRDefault="00680CE5">
      <w:pPr>
        <w:pStyle w:val="TDC2"/>
        <w:rPr>
          <w:del w:id="681" w:author="Jose Luis Anton Bueso" w:date="2019-06-10T16:09:00Z"/>
          <w:rFonts w:asciiTheme="minorHAnsi" w:eastAsiaTheme="minorEastAsia" w:hAnsiTheme="minorHAnsi" w:cstheme="minorBidi"/>
          <w:lang w:val="en-US" w:eastAsia="es-ES"/>
        </w:rPr>
      </w:pPr>
      <w:del w:id="682" w:author="Jose Luis Anton Bueso" w:date="2019-06-10T16:09:00Z">
        <w:r w:rsidDel="00B4570C">
          <w:delText>1.2</w:delText>
        </w:r>
        <w:r w:rsidRPr="00680CE5" w:rsidDel="00B4570C">
          <w:rPr>
            <w:rFonts w:asciiTheme="minorHAnsi" w:eastAsiaTheme="minorEastAsia" w:hAnsiTheme="minorHAnsi" w:cstheme="minorBidi"/>
            <w:lang w:val="en-US" w:eastAsia="es-ES"/>
          </w:rPr>
          <w:tab/>
        </w:r>
        <w:r w:rsidDel="00B4570C">
          <w:delText>Assumptions</w:delText>
        </w:r>
        <w:r w:rsidDel="00B4570C">
          <w:tab/>
          <w:delText>6</w:delText>
        </w:r>
      </w:del>
    </w:p>
    <w:p w14:paraId="65E4EC51" w14:textId="56A845E7" w:rsidR="00680CE5" w:rsidRPr="00680CE5" w:rsidDel="00B4570C" w:rsidRDefault="00680CE5">
      <w:pPr>
        <w:pStyle w:val="TDC2"/>
        <w:rPr>
          <w:del w:id="683" w:author="Jose Luis Anton Bueso" w:date="2019-06-10T16:09:00Z"/>
          <w:rFonts w:asciiTheme="minorHAnsi" w:eastAsiaTheme="minorEastAsia" w:hAnsiTheme="minorHAnsi" w:cstheme="minorBidi"/>
          <w:lang w:val="en-US" w:eastAsia="es-ES"/>
        </w:rPr>
      </w:pPr>
      <w:del w:id="684" w:author="Jose Luis Anton Bueso" w:date="2019-06-10T16:09:00Z">
        <w:r w:rsidDel="00B4570C">
          <w:delText>1.3</w:delText>
        </w:r>
        <w:r w:rsidRPr="00680CE5" w:rsidDel="00B4570C">
          <w:rPr>
            <w:rFonts w:asciiTheme="minorHAnsi" w:eastAsiaTheme="minorEastAsia" w:hAnsiTheme="minorHAnsi" w:cstheme="minorBidi"/>
            <w:lang w:val="en-US" w:eastAsia="es-ES"/>
          </w:rPr>
          <w:tab/>
        </w:r>
        <w:r w:rsidDel="00B4570C">
          <w:delText>References</w:delText>
        </w:r>
        <w:r w:rsidDel="00B4570C">
          <w:tab/>
          <w:delText>6</w:delText>
        </w:r>
      </w:del>
    </w:p>
    <w:p w14:paraId="1A4ABB24" w14:textId="08D98B4E" w:rsidR="00680CE5" w:rsidRPr="00680CE5" w:rsidDel="00B4570C" w:rsidRDefault="00680CE5">
      <w:pPr>
        <w:pStyle w:val="TDC2"/>
        <w:rPr>
          <w:del w:id="685" w:author="Jose Luis Anton Bueso" w:date="2019-06-10T16:09:00Z"/>
          <w:rFonts w:asciiTheme="minorHAnsi" w:eastAsiaTheme="minorEastAsia" w:hAnsiTheme="minorHAnsi" w:cstheme="minorBidi"/>
          <w:lang w:val="en-US" w:eastAsia="es-ES"/>
        </w:rPr>
      </w:pPr>
      <w:del w:id="686" w:author="Jose Luis Anton Bueso" w:date="2019-06-10T16:09:00Z">
        <w:r w:rsidDel="00B4570C">
          <w:delText>1.4</w:delText>
        </w:r>
        <w:r w:rsidRPr="00680CE5" w:rsidDel="00B4570C">
          <w:rPr>
            <w:rFonts w:asciiTheme="minorHAnsi" w:eastAsiaTheme="minorEastAsia" w:hAnsiTheme="minorHAnsi" w:cstheme="minorBidi"/>
            <w:lang w:val="en-US" w:eastAsia="es-ES"/>
          </w:rPr>
          <w:tab/>
        </w:r>
        <w:r w:rsidDel="00B4570C">
          <w:delText>Terms, acronyms and abbreviations</w:delText>
        </w:r>
        <w:r w:rsidDel="00B4570C">
          <w:tab/>
          <w:delText>6</w:delText>
        </w:r>
      </w:del>
    </w:p>
    <w:p w14:paraId="3FFA1424" w14:textId="525D6FFF" w:rsidR="00680CE5" w:rsidRPr="00680CE5" w:rsidDel="00B4570C" w:rsidRDefault="00680CE5">
      <w:pPr>
        <w:pStyle w:val="TDC1"/>
        <w:rPr>
          <w:del w:id="687" w:author="Jose Luis Anton Bueso" w:date="2019-06-10T16:09:00Z"/>
          <w:rFonts w:eastAsiaTheme="minorEastAsia" w:cstheme="minorBidi"/>
          <w:b w:val="0"/>
          <w:caps w:val="0"/>
          <w:lang w:val="en-US" w:eastAsia="es-ES"/>
        </w:rPr>
      </w:pPr>
      <w:del w:id="688" w:author="Jose Luis Anton Bueso" w:date="2019-06-10T16:09:00Z">
        <w:r w:rsidDel="00B4570C">
          <w:delText>2</w:delText>
        </w:r>
        <w:r w:rsidRPr="00680CE5" w:rsidDel="00B4570C">
          <w:rPr>
            <w:rFonts w:eastAsiaTheme="minorEastAsia" w:cstheme="minorBidi"/>
            <w:b w:val="0"/>
            <w:caps w:val="0"/>
            <w:lang w:val="en-US" w:eastAsia="es-ES"/>
          </w:rPr>
          <w:tab/>
        </w:r>
        <w:r w:rsidDel="00B4570C">
          <w:delText>High Level Architecture (HLA)</w:delText>
        </w:r>
        <w:r w:rsidDel="00B4570C">
          <w:tab/>
          <w:delText>7</w:delText>
        </w:r>
      </w:del>
    </w:p>
    <w:p w14:paraId="77E38E87" w14:textId="2D9CE490" w:rsidR="00680CE5" w:rsidRPr="00680CE5" w:rsidDel="00B4570C" w:rsidRDefault="00680CE5">
      <w:pPr>
        <w:pStyle w:val="TDC2"/>
        <w:rPr>
          <w:del w:id="689" w:author="Jose Luis Anton Bueso" w:date="2019-06-10T16:09:00Z"/>
          <w:rFonts w:asciiTheme="minorHAnsi" w:eastAsiaTheme="minorEastAsia" w:hAnsiTheme="minorHAnsi" w:cstheme="minorBidi"/>
          <w:lang w:val="en-US" w:eastAsia="es-ES"/>
        </w:rPr>
      </w:pPr>
      <w:del w:id="690" w:author="Jose Luis Anton Bueso" w:date="2019-06-10T16:09:00Z">
        <w:r w:rsidDel="00B4570C">
          <w:delText>2.1</w:delText>
        </w:r>
        <w:r w:rsidRPr="00680CE5" w:rsidDel="00B4570C">
          <w:rPr>
            <w:rFonts w:asciiTheme="minorHAnsi" w:eastAsiaTheme="minorEastAsia" w:hAnsiTheme="minorHAnsi" w:cstheme="minorBidi"/>
            <w:lang w:val="en-US" w:eastAsia="es-ES"/>
          </w:rPr>
          <w:tab/>
        </w:r>
        <w:r w:rsidDel="00B4570C">
          <w:delText>Reference Architecture Alignment</w:delText>
        </w:r>
        <w:r w:rsidDel="00B4570C">
          <w:tab/>
          <w:delText>7</w:delText>
        </w:r>
      </w:del>
    </w:p>
    <w:p w14:paraId="6FDFCEFF" w14:textId="1DBCD9E7" w:rsidR="00680CE5" w:rsidRPr="00680CE5" w:rsidDel="00B4570C" w:rsidRDefault="00680CE5">
      <w:pPr>
        <w:pStyle w:val="TDC3"/>
        <w:tabs>
          <w:tab w:val="left" w:pos="1540"/>
        </w:tabs>
        <w:rPr>
          <w:del w:id="691" w:author="Jose Luis Anton Bueso" w:date="2019-06-10T16:09:00Z"/>
          <w:rFonts w:eastAsiaTheme="minorEastAsia" w:cstheme="minorBidi"/>
          <w:lang w:val="en-US" w:eastAsia="es-ES"/>
        </w:rPr>
      </w:pPr>
      <w:del w:id="692" w:author="Jose Luis Anton Bueso" w:date="2019-06-10T16:09:00Z">
        <w:r w:rsidDel="00B4570C">
          <w:delText>2.1.1</w:delText>
        </w:r>
        <w:r w:rsidRPr="00680CE5" w:rsidDel="00B4570C">
          <w:rPr>
            <w:rFonts w:eastAsiaTheme="minorEastAsia" w:cstheme="minorBidi"/>
            <w:lang w:val="en-US" w:eastAsia="es-ES"/>
          </w:rPr>
          <w:tab/>
        </w:r>
        <w:r w:rsidDel="00B4570C">
          <w:delText>Reference Architecture</w:delText>
        </w:r>
        <w:r w:rsidDel="00B4570C">
          <w:tab/>
          <w:delText>7</w:delText>
        </w:r>
      </w:del>
    </w:p>
    <w:p w14:paraId="7814F383" w14:textId="46143192" w:rsidR="00680CE5" w:rsidRPr="00680CE5" w:rsidDel="00B4570C" w:rsidRDefault="00680CE5">
      <w:pPr>
        <w:pStyle w:val="TDC3"/>
        <w:tabs>
          <w:tab w:val="left" w:pos="1540"/>
        </w:tabs>
        <w:rPr>
          <w:del w:id="693" w:author="Jose Luis Anton Bueso" w:date="2019-06-10T16:09:00Z"/>
          <w:rFonts w:eastAsiaTheme="minorEastAsia" w:cstheme="minorBidi"/>
          <w:lang w:val="en-US" w:eastAsia="es-ES"/>
        </w:rPr>
      </w:pPr>
      <w:del w:id="694" w:author="Jose Luis Anton Bueso" w:date="2019-06-10T16:09:00Z">
        <w:r w:rsidDel="00B4570C">
          <w:delText>2.1.2</w:delText>
        </w:r>
        <w:r w:rsidRPr="00680CE5" w:rsidDel="00B4570C">
          <w:rPr>
            <w:rFonts w:eastAsiaTheme="minorEastAsia" w:cstheme="minorBidi"/>
            <w:lang w:val="en-US" w:eastAsia="es-ES"/>
          </w:rPr>
          <w:tab/>
        </w:r>
        <w:r w:rsidDel="00B4570C">
          <w:delText>Applicable Standards</w:delText>
        </w:r>
        <w:r w:rsidDel="00B4570C">
          <w:tab/>
          <w:delText>7</w:delText>
        </w:r>
      </w:del>
    </w:p>
    <w:p w14:paraId="56CED190" w14:textId="7AD1ED77" w:rsidR="00680CE5" w:rsidRPr="00680CE5" w:rsidDel="00B4570C" w:rsidRDefault="00680CE5">
      <w:pPr>
        <w:pStyle w:val="TDC3"/>
        <w:tabs>
          <w:tab w:val="left" w:pos="1540"/>
        </w:tabs>
        <w:rPr>
          <w:del w:id="695" w:author="Jose Luis Anton Bueso" w:date="2019-06-10T16:09:00Z"/>
          <w:rFonts w:eastAsiaTheme="minorEastAsia" w:cstheme="minorBidi"/>
          <w:lang w:val="en-US" w:eastAsia="es-ES"/>
        </w:rPr>
      </w:pPr>
      <w:del w:id="696" w:author="Jose Luis Anton Bueso" w:date="2019-06-10T16:09:00Z">
        <w:r w:rsidDel="00B4570C">
          <w:delText>2.1.3</w:delText>
        </w:r>
        <w:r w:rsidRPr="00680CE5" w:rsidDel="00B4570C">
          <w:rPr>
            <w:rFonts w:eastAsiaTheme="minorEastAsia" w:cstheme="minorBidi"/>
            <w:lang w:val="en-US" w:eastAsia="es-ES"/>
          </w:rPr>
          <w:tab/>
        </w:r>
        <w:r w:rsidDel="00B4570C">
          <w:delText>Approved Exception Requests</w:delText>
        </w:r>
        <w:r w:rsidDel="00B4570C">
          <w:tab/>
          <w:delText>7</w:delText>
        </w:r>
      </w:del>
    </w:p>
    <w:p w14:paraId="574A6D95" w14:textId="45F761A5" w:rsidR="00680CE5" w:rsidRPr="00680CE5" w:rsidDel="00B4570C" w:rsidRDefault="00680CE5">
      <w:pPr>
        <w:pStyle w:val="TDC2"/>
        <w:rPr>
          <w:del w:id="697" w:author="Jose Luis Anton Bueso" w:date="2019-06-10T16:09:00Z"/>
          <w:rFonts w:asciiTheme="minorHAnsi" w:eastAsiaTheme="minorEastAsia" w:hAnsiTheme="minorHAnsi" w:cstheme="minorBidi"/>
          <w:lang w:val="en-US" w:eastAsia="es-ES"/>
        </w:rPr>
      </w:pPr>
      <w:del w:id="698" w:author="Jose Luis Anton Bueso" w:date="2019-06-10T16:09:00Z">
        <w:r w:rsidDel="00B4570C">
          <w:delText>2.2</w:delText>
        </w:r>
        <w:r w:rsidRPr="00680CE5" w:rsidDel="00B4570C">
          <w:rPr>
            <w:rFonts w:asciiTheme="minorHAnsi" w:eastAsiaTheme="minorEastAsia" w:hAnsiTheme="minorHAnsi" w:cstheme="minorBidi"/>
            <w:lang w:val="en-US" w:eastAsia="es-ES"/>
          </w:rPr>
          <w:tab/>
        </w:r>
        <w:r w:rsidDel="00B4570C">
          <w:delText>Architecture Overview</w:delText>
        </w:r>
        <w:r w:rsidDel="00B4570C">
          <w:tab/>
          <w:delText>7</w:delText>
        </w:r>
      </w:del>
    </w:p>
    <w:p w14:paraId="5D5AD906" w14:textId="06570B59" w:rsidR="00680CE5" w:rsidRPr="00680CE5" w:rsidDel="00B4570C" w:rsidRDefault="00680CE5">
      <w:pPr>
        <w:pStyle w:val="TDC3"/>
        <w:tabs>
          <w:tab w:val="left" w:pos="1540"/>
        </w:tabs>
        <w:rPr>
          <w:del w:id="699" w:author="Jose Luis Anton Bueso" w:date="2019-06-10T16:09:00Z"/>
          <w:rFonts w:eastAsiaTheme="minorEastAsia" w:cstheme="minorBidi"/>
          <w:lang w:val="en-US" w:eastAsia="es-ES"/>
        </w:rPr>
      </w:pPr>
      <w:del w:id="700" w:author="Jose Luis Anton Bueso" w:date="2019-06-10T16:09:00Z">
        <w:r w:rsidDel="00B4570C">
          <w:delText>2.2.1</w:delText>
        </w:r>
        <w:r w:rsidRPr="00680CE5" w:rsidDel="00B4570C">
          <w:rPr>
            <w:rFonts w:eastAsiaTheme="minorEastAsia" w:cstheme="minorBidi"/>
            <w:lang w:val="en-US" w:eastAsia="es-ES"/>
          </w:rPr>
          <w:tab/>
        </w:r>
        <w:r w:rsidDel="00B4570C">
          <w:delText>Constraints</w:delText>
        </w:r>
        <w:r w:rsidDel="00B4570C">
          <w:tab/>
          <w:delText>7</w:delText>
        </w:r>
      </w:del>
    </w:p>
    <w:p w14:paraId="0144AA9A" w14:textId="269DEFB0" w:rsidR="00680CE5" w:rsidRPr="00680CE5" w:rsidDel="00B4570C" w:rsidRDefault="00680CE5">
      <w:pPr>
        <w:pStyle w:val="TDC3"/>
        <w:tabs>
          <w:tab w:val="left" w:pos="1540"/>
        </w:tabs>
        <w:rPr>
          <w:del w:id="701" w:author="Jose Luis Anton Bueso" w:date="2019-06-10T16:09:00Z"/>
          <w:rFonts w:eastAsiaTheme="minorEastAsia" w:cstheme="minorBidi"/>
          <w:lang w:val="en-US" w:eastAsia="es-ES"/>
        </w:rPr>
      </w:pPr>
      <w:del w:id="702" w:author="Jose Luis Anton Bueso" w:date="2019-06-10T16:09:00Z">
        <w:r w:rsidDel="00B4570C">
          <w:delText>2.2.2</w:delText>
        </w:r>
        <w:r w:rsidRPr="00680CE5" w:rsidDel="00B4570C">
          <w:rPr>
            <w:rFonts w:eastAsiaTheme="minorEastAsia" w:cstheme="minorBidi"/>
            <w:lang w:val="en-US" w:eastAsia="es-ES"/>
          </w:rPr>
          <w:tab/>
        </w:r>
        <w:r w:rsidDel="00B4570C">
          <w:delText>Architectural Principles</w:delText>
        </w:r>
        <w:r w:rsidDel="00B4570C">
          <w:tab/>
          <w:delText>7</w:delText>
        </w:r>
      </w:del>
    </w:p>
    <w:p w14:paraId="42518D3E" w14:textId="40AE5F55" w:rsidR="00680CE5" w:rsidRPr="00680CE5" w:rsidDel="00B4570C" w:rsidRDefault="00680CE5">
      <w:pPr>
        <w:pStyle w:val="TDC3"/>
        <w:tabs>
          <w:tab w:val="left" w:pos="1540"/>
        </w:tabs>
        <w:rPr>
          <w:del w:id="703" w:author="Jose Luis Anton Bueso" w:date="2019-06-10T16:09:00Z"/>
          <w:rFonts w:eastAsiaTheme="minorEastAsia" w:cstheme="minorBidi"/>
          <w:lang w:val="en-US" w:eastAsia="es-ES"/>
        </w:rPr>
      </w:pPr>
      <w:del w:id="704" w:author="Jose Luis Anton Bueso" w:date="2019-06-10T16:09:00Z">
        <w:r w:rsidDel="00B4570C">
          <w:delText>2.2.3</w:delText>
        </w:r>
        <w:r w:rsidRPr="00680CE5" w:rsidDel="00B4570C">
          <w:rPr>
            <w:rFonts w:eastAsiaTheme="minorEastAsia" w:cstheme="minorBidi"/>
            <w:lang w:val="en-US" w:eastAsia="es-ES"/>
          </w:rPr>
          <w:tab/>
        </w:r>
        <w:r w:rsidDel="00B4570C">
          <w:delText>Architecture Decisions</w:delText>
        </w:r>
        <w:r w:rsidDel="00B4570C">
          <w:tab/>
          <w:delText>8</w:delText>
        </w:r>
      </w:del>
    </w:p>
    <w:p w14:paraId="4DA45F50" w14:textId="23AEFAFE" w:rsidR="00680CE5" w:rsidRPr="00680CE5" w:rsidDel="00B4570C" w:rsidRDefault="00680CE5">
      <w:pPr>
        <w:pStyle w:val="TDC3"/>
        <w:tabs>
          <w:tab w:val="left" w:pos="1540"/>
        </w:tabs>
        <w:rPr>
          <w:del w:id="705" w:author="Jose Luis Anton Bueso" w:date="2019-06-10T16:09:00Z"/>
          <w:rFonts w:eastAsiaTheme="minorEastAsia" w:cstheme="minorBidi"/>
          <w:lang w:val="en-US" w:eastAsia="es-ES"/>
        </w:rPr>
      </w:pPr>
      <w:del w:id="706" w:author="Jose Luis Anton Bueso" w:date="2019-06-10T16:09:00Z">
        <w:r w:rsidDel="00B4570C">
          <w:delText>2.2.4</w:delText>
        </w:r>
        <w:r w:rsidRPr="00680CE5" w:rsidDel="00B4570C">
          <w:rPr>
            <w:rFonts w:eastAsiaTheme="minorEastAsia" w:cstheme="minorBidi"/>
            <w:lang w:val="en-US" w:eastAsia="es-ES"/>
          </w:rPr>
          <w:tab/>
        </w:r>
        <w:r w:rsidDel="00B4570C">
          <w:delText>Context Model</w:delText>
        </w:r>
        <w:r w:rsidDel="00B4570C">
          <w:tab/>
          <w:delText>8</w:delText>
        </w:r>
      </w:del>
    </w:p>
    <w:p w14:paraId="35E9528F" w14:textId="236AA1E6" w:rsidR="00680CE5" w:rsidRPr="00680CE5" w:rsidDel="00B4570C" w:rsidRDefault="00680CE5">
      <w:pPr>
        <w:pStyle w:val="TDC3"/>
        <w:tabs>
          <w:tab w:val="left" w:pos="1540"/>
        </w:tabs>
        <w:rPr>
          <w:del w:id="707" w:author="Jose Luis Anton Bueso" w:date="2019-06-10T16:09:00Z"/>
          <w:rFonts w:eastAsiaTheme="minorEastAsia" w:cstheme="minorBidi"/>
          <w:lang w:val="en-US" w:eastAsia="es-ES"/>
        </w:rPr>
      </w:pPr>
      <w:del w:id="708" w:author="Jose Luis Anton Bueso" w:date="2019-06-10T16:09:00Z">
        <w:r w:rsidDel="00B4570C">
          <w:delText>2.2.5</w:delText>
        </w:r>
        <w:r w:rsidRPr="00680CE5" w:rsidDel="00B4570C">
          <w:rPr>
            <w:rFonts w:eastAsiaTheme="minorEastAsia" w:cstheme="minorBidi"/>
            <w:lang w:val="en-US" w:eastAsia="es-ES"/>
          </w:rPr>
          <w:tab/>
        </w:r>
        <w:r w:rsidDel="00B4570C">
          <w:delText>Logical Model</w:delText>
        </w:r>
        <w:r w:rsidDel="00B4570C">
          <w:tab/>
          <w:delText>9</w:delText>
        </w:r>
      </w:del>
    </w:p>
    <w:p w14:paraId="53111143" w14:textId="45FC58C4" w:rsidR="00680CE5" w:rsidRPr="00680CE5" w:rsidDel="00B4570C" w:rsidRDefault="00680CE5">
      <w:pPr>
        <w:pStyle w:val="TDC3"/>
        <w:tabs>
          <w:tab w:val="left" w:pos="1540"/>
        </w:tabs>
        <w:rPr>
          <w:del w:id="709" w:author="Jose Luis Anton Bueso" w:date="2019-06-10T16:09:00Z"/>
          <w:rFonts w:eastAsiaTheme="minorEastAsia" w:cstheme="minorBidi"/>
          <w:lang w:val="en-US" w:eastAsia="es-ES"/>
        </w:rPr>
      </w:pPr>
      <w:del w:id="710" w:author="Jose Luis Anton Bueso" w:date="2019-06-10T16:09:00Z">
        <w:r w:rsidDel="00B4570C">
          <w:delText>2.2.6</w:delText>
        </w:r>
        <w:r w:rsidRPr="00680CE5" w:rsidDel="00B4570C">
          <w:rPr>
            <w:rFonts w:eastAsiaTheme="minorEastAsia" w:cstheme="minorBidi"/>
            <w:lang w:val="en-US" w:eastAsia="es-ES"/>
          </w:rPr>
          <w:tab/>
        </w:r>
        <w:r w:rsidDel="00B4570C">
          <w:delText>Concern-Stakeholder Traceability</w:delText>
        </w:r>
        <w:r w:rsidDel="00B4570C">
          <w:tab/>
          <w:delText>14</w:delText>
        </w:r>
      </w:del>
    </w:p>
    <w:p w14:paraId="50D024F6" w14:textId="605152F9" w:rsidR="00680CE5" w:rsidRPr="00680CE5" w:rsidDel="00B4570C" w:rsidRDefault="00680CE5">
      <w:pPr>
        <w:pStyle w:val="TDC3"/>
        <w:tabs>
          <w:tab w:val="left" w:pos="1540"/>
        </w:tabs>
        <w:rPr>
          <w:del w:id="711" w:author="Jose Luis Anton Bueso" w:date="2019-06-10T16:09:00Z"/>
          <w:rFonts w:eastAsiaTheme="minorEastAsia" w:cstheme="minorBidi"/>
          <w:lang w:val="en-US" w:eastAsia="es-ES"/>
        </w:rPr>
      </w:pPr>
      <w:del w:id="712" w:author="Jose Luis Anton Bueso" w:date="2019-06-10T16:09:00Z">
        <w:r w:rsidDel="00B4570C">
          <w:delText>2.2.7</w:delText>
        </w:r>
        <w:r w:rsidRPr="00680CE5" w:rsidDel="00B4570C">
          <w:rPr>
            <w:rFonts w:eastAsiaTheme="minorEastAsia" w:cstheme="minorBidi"/>
            <w:lang w:val="en-US" w:eastAsia="es-ES"/>
          </w:rPr>
          <w:tab/>
        </w:r>
        <w:r w:rsidDel="00B4570C">
          <w:delText>Requirement Traceability</w:delText>
        </w:r>
        <w:r w:rsidDel="00B4570C">
          <w:tab/>
          <w:delText>15</w:delText>
        </w:r>
      </w:del>
    </w:p>
    <w:p w14:paraId="5C26C13D" w14:textId="2EF78A41" w:rsidR="00680CE5" w:rsidRPr="00680CE5" w:rsidDel="00B4570C" w:rsidRDefault="00680CE5">
      <w:pPr>
        <w:pStyle w:val="TDC2"/>
        <w:rPr>
          <w:del w:id="713" w:author="Jose Luis Anton Bueso" w:date="2019-06-10T16:09:00Z"/>
          <w:rFonts w:asciiTheme="minorHAnsi" w:eastAsiaTheme="minorEastAsia" w:hAnsiTheme="minorHAnsi" w:cstheme="minorBidi"/>
          <w:lang w:val="en-US" w:eastAsia="es-ES"/>
        </w:rPr>
      </w:pPr>
      <w:del w:id="714" w:author="Jose Luis Anton Bueso" w:date="2019-06-10T16:09:00Z">
        <w:r w:rsidDel="00B4570C">
          <w:delText>2.3</w:delText>
        </w:r>
        <w:r w:rsidRPr="00680CE5" w:rsidDel="00B4570C">
          <w:rPr>
            <w:rFonts w:asciiTheme="minorHAnsi" w:eastAsiaTheme="minorEastAsia" w:hAnsiTheme="minorHAnsi" w:cstheme="minorBidi"/>
            <w:lang w:val="en-US" w:eastAsia="es-ES"/>
          </w:rPr>
          <w:tab/>
        </w:r>
        <w:r w:rsidDel="00B4570C">
          <w:delText>Functional View</w:delText>
        </w:r>
        <w:r w:rsidDel="00B4570C">
          <w:tab/>
          <w:delText>15</w:delText>
        </w:r>
      </w:del>
    </w:p>
    <w:p w14:paraId="55D03320" w14:textId="3B79B0DF" w:rsidR="00680CE5" w:rsidRPr="00680CE5" w:rsidDel="00B4570C" w:rsidRDefault="00680CE5">
      <w:pPr>
        <w:pStyle w:val="TDC3"/>
        <w:tabs>
          <w:tab w:val="left" w:pos="1540"/>
        </w:tabs>
        <w:rPr>
          <w:del w:id="715" w:author="Jose Luis Anton Bueso" w:date="2019-06-10T16:09:00Z"/>
          <w:rFonts w:eastAsiaTheme="minorEastAsia" w:cstheme="minorBidi"/>
          <w:lang w:val="en-US" w:eastAsia="es-ES"/>
        </w:rPr>
      </w:pPr>
      <w:del w:id="716" w:author="Jose Luis Anton Bueso" w:date="2019-06-10T16:09:00Z">
        <w:r w:rsidDel="00B4570C">
          <w:delText>2.3.1</w:delText>
        </w:r>
        <w:r w:rsidRPr="00680CE5" w:rsidDel="00B4570C">
          <w:rPr>
            <w:rFonts w:eastAsiaTheme="minorEastAsia" w:cstheme="minorBidi"/>
            <w:lang w:val="en-US" w:eastAsia="es-ES"/>
          </w:rPr>
          <w:tab/>
        </w:r>
        <w:r w:rsidDel="00B4570C">
          <w:delText>Functional Elements</w:delText>
        </w:r>
        <w:r w:rsidDel="00B4570C">
          <w:tab/>
          <w:delText>15</w:delText>
        </w:r>
      </w:del>
    </w:p>
    <w:p w14:paraId="2F463708" w14:textId="58955CDB" w:rsidR="00680CE5" w:rsidRPr="00680CE5" w:rsidDel="00B4570C" w:rsidRDefault="00680CE5">
      <w:pPr>
        <w:pStyle w:val="TDC3"/>
        <w:tabs>
          <w:tab w:val="left" w:pos="1540"/>
        </w:tabs>
        <w:rPr>
          <w:del w:id="717" w:author="Jose Luis Anton Bueso" w:date="2019-06-10T16:09:00Z"/>
          <w:rFonts w:eastAsiaTheme="minorEastAsia" w:cstheme="minorBidi"/>
          <w:lang w:val="en-US" w:eastAsia="es-ES"/>
        </w:rPr>
      </w:pPr>
      <w:del w:id="718" w:author="Jose Luis Anton Bueso" w:date="2019-06-10T16:09:00Z">
        <w:r w:rsidDel="00B4570C">
          <w:delText>2.3.2</w:delText>
        </w:r>
        <w:r w:rsidRPr="00680CE5" w:rsidDel="00B4570C">
          <w:rPr>
            <w:rFonts w:eastAsiaTheme="minorEastAsia" w:cstheme="minorBidi"/>
            <w:lang w:val="en-US" w:eastAsia="es-ES"/>
          </w:rPr>
          <w:tab/>
        </w:r>
        <w:r w:rsidDel="00B4570C">
          <w:delText>Use Cases</w:delText>
        </w:r>
        <w:r w:rsidDel="00B4570C">
          <w:tab/>
          <w:delText>16</w:delText>
        </w:r>
      </w:del>
    </w:p>
    <w:p w14:paraId="33B9F0AB" w14:textId="3476D4DB" w:rsidR="00680CE5" w:rsidRPr="00680CE5" w:rsidDel="00B4570C" w:rsidRDefault="00680CE5">
      <w:pPr>
        <w:pStyle w:val="TDC3"/>
        <w:tabs>
          <w:tab w:val="left" w:pos="1540"/>
        </w:tabs>
        <w:rPr>
          <w:del w:id="719" w:author="Jose Luis Anton Bueso" w:date="2019-06-10T16:09:00Z"/>
          <w:rFonts w:eastAsiaTheme="minorEastAsia" w:cstheme="minorBidi"/>
          <w:lang w:val="en-US" w:eastAsia="es-ES"/>
        </w:rPr>
      </w:pPr>
      <w:del w:id="720" w:author="Jose Luis Anton Bueso" w:date="2019-06-10T16:09:00Z">
        <w:r w:rsidDel="00B4570C">
          <w:delText>2.3.3</w:delText>
        </w:r>
        <w:r w:rsidRPr="00680CE5" w:rsidDel="00B4570C">
          <w:rPr>
            <w:rFonts w:eastAsiaTheme="minorEastAsia" w:cstheme="minorBidi"/>
            <w:lang w:val="en-US" w:eastAsia="es-ES"/>
          </w:rPr>
          <w:tab/>
        </w:r>
        <w:r w:rsidDel="00B4570C">
          <w:delText>System specific functions</w:delText>
        </w:r>
        <w:r w:rsidDel="00B4570C">
          <w:tab/>
          <w:delText>16</w:delText>
        </w:r>
      </w:del>
    </w:p>
    <w:p w14:paraId="7F52A3E3" w14:textId="6054692F" w:rsidR="00680CE5" w:rsidRPr="00680CE5" w:rsidDel="00B4570C" w:rsidRDefault="00680CE5">
      <w:pPr>
        <w:pStyle w:val="TDC2"/>
        <w:rPr>
          <w:del w:id="721" w:author="Jose Luis Anton Bueso" w:date="2019-06-10T16:09:00Z"/>
          <w:rFonts w:asciiTheme="minorHAnsi" w:eastAsiaTheme="minorEastAsia" w:hAnsiTheme="minorHAnsi" w:cstheme="minorBidi"/>
          <w:lang w:val="en-US" w:eastAsia="es-ES"/>
        </w:rPr>
      </w:pPr>
      <w:del w:id="722" w:author="Jose Luis Anton Bueso" w:date="2019-06-10T16:09:00Z">
        <w:r w:rsidDel="00B4570C">
          <w:rPr>
            <w:lang w:eastAsia="en-IE"/>
          </w:rPr>
          <w:delText>2.4</w:delText>
        </w:r>
        <w:r w:rsidRPr="00680CE5" w:rsidDel="00B4570C">
          <w:rPr>
            <w:rFonts w:asciiTheme="minorHAnsi" w:eastAsiaTheme="minorEastAsia" w:hAnsiTheme="minorHAnsi" w:cstheme="minorBidi"/>
            <w:lang w:val="en-US" w:eastAsia="es-ES"/>
          </w:rPr>
          <w:tab/>
        </w:r>
        <w:r w:rsidDel="00B4570C">
          <w:rPr>
            <w:lang w:eastAsia="en-IE"/>
          </w:rPr>
          <w:delText>Non-functional View</w:delText>
        </w:r>
        <w:r w:rsidDel="00B4570C">
          <w:tab/>
          <w:delText>16</w:delText>
        </w:r>
      </w:del>
    </w:p>
    <w:p w14:paraId="20663E84" w14:textId="53A8C670" w:rsidR="00680CE5" w:rsidRPr="00680CE5" w:rsidDel="00B4570C" w:rsidRDefault="00680CE5">
      <w:pPr>
        <w:pStyle w:val="TDC3"/>
        <w:tabs>
          <w:tab w:val="left" w:pos="1540"/>
        </w:tabs>
        <w:rPr>
          <w:del w:id="723" w:author="Jose Luis Anton Bueso" w:date="2019-06-10T16:09:00Z"/>
          <w:rFonts w:eastAsiaTheme="minorEastAsia" w:cstheme="minorBidi"/>
          <w:lang w:val="en-US" w:eastAsia="es-ES"/>
        </w:rPr>
      </w:pPr>
      <w:del w:id="724" w:author="Jose Luis Anton Bueso" w:date="2019-06-10T16:09:00Z">
        <w:r w:rsidDel="00B4570C">
          <w:delText>2.4.1</w:delText>
        </w:r>
        <w:r w:rsidRPr="00680CE5" w:rsidDel="00B4570C">
          <w:rPr>
            <w:rFonts w:eastAsiaTheme="minorEastAsia" w:cstheme="minorBidi"/>
            <w:lang w:val="en-US" w:eastAsia="es-ES"/>
          </w:rPr>
          <w:tab/>
        </w:r>
        <w:r w:rsidDel="00B4570C">
          <w:delText>Availability</w:delText>
        </w:r>
        <w:r w:rsidDel="00B4570C">
          <w:tab/>
          <w:delText>16</w:delText>
        </w:r>
      </w:del>
    </w:p>
    <w:p w14:paraId="0D791BF5" w14:textId="6AD51B75" w:rsidR="00680CE5" w:rsidRPr="00680CE5" w:rsidDel="00B4570C" w:rsidRDefault="00680CE5">
      <w:pPr>
        <w:pStyle w:val="TDC3"/>
        <w:tabs>
          <w:tab w:val="left" w:pos="1540"/>
        </w:tabs>
        <w:rPr>
          <w:del w:id="725" w:author="Jose Luis Anton Bueso" w:date="2019-06-10T16:09:00Z"/>
          <w:rFonts w:eastAsiaTheme="minorEastAsia" w:cstheme="minorBidi"/>
          <w:lang w:val="en-US" w:eastAsia="es-ES"/>
        </w:rPr>
      </w:pPr>
      <w:del w:id="726" w:author="Jose Luis Anton Bueso" w:date="2019-06-10T16:09:00Z">
        <w:r w:rsidDel="00B4570C">
          <w:delText>2.4.2</w:delText>
        </w:r>
        <w:r w:rsidRPr="00680CE5" w:rsidDel="00B4570C">
          <w:rPr>
            <w:rFonts w:eastAsiaTheme="minorEastAsia" w:cstheme="minorBidi"/>
            <w:lang w:val="en-US" w:eastAsia="es-ES"/>
          </w:rPr>
          <w:tab/>
        </w:r>
        <w:r w:rsidDel="00B4570C">
          <w:delText>Performance</w:delText>
        </w:r>
        <w:r w:rsidDel="00B4570C">
          <w:tab/>
          <w:delText>16</w:delText>
        </w:r>
      </w:del>
    </w:p>
    <w:p w14:paraId="7A323CD9" w14:textId="1C00C493" w:rsidR="00680CE5" w:rsidRPr="00680CE5" w:rsidDel="00B4570C" w:rsidRDefault="00680CE5">
      <w:pPr>
        <w:pStyle w:val="TDC3"/>
        <w:tabs>
          <w:tab w:val="left" w:pos="1540"/>
        </w:tabs>
        <w:rPr>
          <w:del w:id="727" w:author="Jose Luis Anton Bueso" w:date="2019-06-10T16:09:00Z"/>
          <w:rFonts w:eastAsiaTheme="minorEastAsia" w:cstheme="minorBidi"/>
          <w:lang w:val="en-US" w:eastAsia="es-ES"/>
        </w:rPr>
      </w:pPr>
      <w:del w:id="728" w:author="Jose Luis Anton Bueso" w:date="2019-06-10T16:09:00Z">
        <w:r w:rsidDel="00B4570C">
          <w:delText>2.4.3</w:delText>
        </w:r>
        <w:r w:rsidRPr="00680CE5" w:rsidDel="00B4570C">
          <w:rPr>
            <w:rFonts w:eastAsiaTheme="minorEastAsia" w:cstheme="minorBidi"/>
            <w:lang w:val="en-US" w:eastAsia="es-ES"/>
          </w:rPr>
          <w:tab/>
        </w:r>
        <w:r w:rsidDel="00B4570C">
          <w:delText>Scalability</w:delText>
        </w:r>
        <w:r w:rsidDel="00B4570C">
          <w:tab/>
          <w:delText>16</w:delText>
        </w:r>
      </w:del>
    </w:p>
    <w:p w14:paraId="74554F88" w14:textId="1C5122A9" w:rsidR="00680CE5" w:rsidRPr="00680CE5" w:rsidDel="00B4570C" w:rsidRDefault="00680CE5">
      <w:pPr>
        <w:pStyle w:val="TDC3"/>
        <w:tabs>
          <w:tab w:val="left" w:pos="1540"/>
        </w:tabs>
        <w:rPr>
          <w:del w:id="729" w:author="Jose Luis Anton Bueso" w:date="2019-06-10T16:09:00Z"/>
          <w:rFonts w:eastAsiaTheme="minorEastAsia" w:cstheme="minorBidi"/>
          <w:lang w:val="en-US" w:eastAsia="es-ES"/>
        </w:rPr>
      </w:pPr>
      <w:del w:id="730" w:author="Jose Luis Anton Bueso" w:date="2019-06-10T16:09:00Z">
        <w:r w:rsidDel="00B4570C">
          <w:delText>2.4.4</w:delText>
        </w:r>
        <w:r w:rsidRPr="00680CE5" w:rsidDel="00B4570C">
          <w:rPr>
            <w:rFonts w:eastAsiaTheme="minorEastAsia" w:cstheme="minorBidi"/>
            <w:lang w:val="en-US" w:eastAsia="es-ES"/>
          </w:rPr>
          <w:tab/>
        </w:r>
        <w:r w:rsidDel="00B4570C">
          <w:delText>Security</w:delText>
        </w:r>
        <w:r w:rsidDel="00B4570C">
          <w:tab/>
          <w:delText>16</w:delText>
        </w:r>
      </w:del>
    </w:p>
    <w:p w14:paraId="07D91A9B" w14:textId="4DD51CF2" w:rsidR="00680CE5" w:rsidRPr="00680CE5" w:rsidDel="00B4570C" w:rsidRDefault="00680CE5">
      <w:pPr>
        <w:pStyle w:val="TDC3"/>
        <w:tabs>
          <w:tab w:val="left" w:pos="1540"/>
        </w:tabs>
        <w:rPr>
          <w:del w:id="731" w:author="Jose Luis Anton Bueso" w:date="2019-06-10T16:09:00Z"/>
          <w:rFonts w:eastAsiaTheme="minorEastAsia" w:cstheme="minorBidi"/>
          <w:lang w:val="en-US" w:eastAsia="es-ES"/>
        </w:rPr>
      </w:pPr>
      <w:del w:id="732" w:author="Jose Luis Anton Bueso" w:date="2019-06-10T16:09:00Z">
        <w:r w:rsidDel="00B4570C">
          <w:delText>2.4.5</w:delText>
        </w:r>
        <w:r w:rsidRPr="00680CE5" w:rsidDel="00B4570C">
          <w:rPr>
            <w:rFonts w:eastAsiaTheme="minorEastAsia" w:cstheme="minorBidi"/>
            <w:lang w:val="en-US" w:eastAsia="es-ES"/>
          </w:rPr>
          <w:tab/>
        </w:r>
        <w:r w:rsidDel="00B4570C">
          <w:delText>Accessibility</w:delText>
        </w:r>
        <w:r w:rsidDel="00B4570C">
          <w:tab/>
          <w:delText>17</w:delText>
        </w:r>
      </w:del>
    </w:p>
    <w:p w14:paraId="2EDE6C13" w14:textId="3992E48F" w:rsidR="00680CE5" w:rsidRPr="00680CE5" w:rsidDel="00B4570C" w:rsidRDefault="00680CE5">
      <w:pPr>
        <w:pStyle w:val="TDC3"/>
        <w:tabs>
          <w:tab w:val="left" w:pos="1540"/>
        </w:tabs>
        <w:rPr>
          <w:del w:id="733" w:author="Jose Luis Anton Bueso" w:date="2019-06-10T16:09:00Z"/>
          <w:rFonts w:eastAsiaTheme="minorEastAsia" w:cstheme="minorBidi"/>
          <w:lang w:val="en-US" w:eastAsia="es-ES"/>
        </w:rPr>
      </w:pPr>
      <w:del w:id="734" w:author="Jose Luis Anton Bueso" w:date="2019-06-10T16:09:00Z">
        <w:r w:rsidDel="00B4570C">
          <w:delText>2.4.6</w:delText>
        </w:r>
        <w:r w:rsidRPr="00680CE5" w:rsidDel="00B4570C">
          <w:rPr>
            <w:rFonts w:eastAsiaTheme="minorEastAsia" w:cstheme="minorBidi"/>
            <w:lang w:val="en-US" w:eastAsia="es-ES"/>
          </w:rPr>
          <w:tab/>
        </w:r>
        <w:r w:rsidDel="00B4570C">
          <w:delText>Extensibility</w:delText>
        </w:r>
        <w:r w:rsidDel="00B4570C">
          <w:tab/>
          <w:delText>17</w:delText>
        </w:r>
      </w:del>
    </w:p>
    <w:p w14:paraId="25E4DE7C" w14:textId="76049D8D" w:rsidR="00680CE5" w:rsidRPr="00680CE5" w:rsidDel="00B4570C" w:rsidRDefault="00680CE5">
      <w:pPr>
        <w:pStyle w:val="TDC3"/>
        <w:tabs>
          <w:tab w:val="left" w:pos="1540"/>
        </w:tabs>
        <w:rPr>
          <w:del w:id="735" w:author="Jose Luis Anton Bueso" w:date="2019-06-10T16:09:00Z"/>
          <w:rFonts w:eastAsiaTheme="minorEastAsia" w:cstheme="minorBidi"/>
          <w:lang w:val="en-US" w:eastAsia="es-ES"/>
        </w:rPr>
      </w:pPr>
      <w:del w:id="736" w:author="Jose Luis Anton Bueso" w:date="2019-06-10T16:09:00Z">
        <w:r w:rsidDel="00B4570C">
          <w:delText>2.4.7</w:delText>
        </w:r>
        <w:r w:rsidRPr="00680CE5" w:rsidDel="00B4570C">
          <w:rPr>
            <w:rFonts w:eastAsiaTheme="minorEastAsia" w:cstheme="minorBidi"/>
            <w:lang w:val="en-US" w:eastAsia="es-ES"/>
          </w:rPr>
          <w:tab/>
        </w:r>
        <w:r w:rsidDel="00B4570C">
          <w:delText>Internationalization and Localization</w:delText>
        </w:r>
        <w:r w:rsidDel="00B4570C">
          <w:tab/>
          <w:delText>17</w:delText>
        </w:r>
      </w:del>
    </w:p>
    <w:p w14:paraId="5837FCC2" w14:textId="23FD5861" w:rsidR="00680CE5" w:rsidRPr="00680CE5" w:rsidDel="00B4570C" w:rsidRDefault="00680CE5">
      <w:pPr>
        <w:pStyle w:val="TDC2"/>
        <w:rPr>
          <w:del w:id="737" w:author="Jose Luis Anton Bueso" w:date="2019-06-10T16:09:00Z"/>
          <w:rFonts w:asciiTheme="minorHAnsi" w:eastAsiaTheme="minorEastAsia" w:hAnsiTheme="minorHAnsi" w:cstheme="minorBidi"/>
          <w:lang w:val="en-US" w:eastAsia="es-ES"/>
        </w:rPr>
      </w:pPr>
      <w:del w:id="738" w:author="Jose Luis Anton Bueso" w:date="2019-06-10T16:09:00Z">
        <w:r w:rsidDel="00B4570C">
          <w:delText>2.5</w:delText>
        </w:r>
        <w:r w:rsidRPr="00680CE5" w:rsidDel="00B4570C">
          <w:rPr>
            <w:rFonts w:asciiTheme="minorHAnsi" w:eastAsiaTheme="minorEastAsia" w:hAnsiTheme="minorHAnsi" w:cstheme="minorBidi"/>
            <w:lang w:val="en-US" w:eastAsia="es-ES"/>
          </w:rPr>
          <w:tab/>
        </w:r>
        <w:r w:rsidDel="00B4570C">
          <w:delText>Information View</w:delText>
        </w:r>
        <w:r w:rsidDel="00B4570C">
          <w:tab/>
          <w:delText>17</w:delText>
        </w:r>
      </w:del>
    </w:p>
    <w:p w14:paraId="76E883C7" w14:textId="723637CB" w:rsidR="00680CE5" w:rsidRPr="00680CE5" w:rsidDel="00B4570C" w:rsidRDefault="00680CE5">
      <w:pPr>
        <w:pStyle w:val="TDC3"/>
        <w:tabs>
          <w:tab w:val="left" w:pos="1540"/>
        </w:tabs>
        <w:rPr>
          <w:del w:id="739" w:author="Jose Luis Anton Bueso" w:date="2019-06-10T16:09:00Z"/>
          <w:rFonts w:eastAsiaTheme="minorEastAsia" w:cstheme="minorBidi"/>
          <w:lang w:val="en-US" w:eastAsia="es-ES"/>
        </w:rPr>
      </w:pPr>
      <w:del w:id="740" w:author="Jose Luis Anton Bueso" w:date="2019-06-10T16:09:00Z">
        <w:r w:rsidDel="00B4570C">
          <w:delText>2.5.1</w:delText>
        </w:r>
        <w:r w:rsidRPr="00680CE5" w:rsidDel="00B4570C">
          <w:rPr>
            <w:rFonts w:eastAsiaTheme="minorEastAsia" w:cstheme="minorBidi"/>
            <w:lang w:val="en-US" w:eastAsia="es-ES"/>
          </w:rPr>
          <w:tab/>
        </w:r>
        <w:r w:rsidDel="00B4570C">
          <w:delText>Conceptual Data model</w:delText>
        </w:r>
        <w:r w:rsidDel="00B4570C">
          <w:tab/>
          <w:delText>17</w:delText>
        </w:r>
      </w:del>
    </w:p>
    <w:p w14:paraId="5114594F" w14:textId="545E9F53" w:rsidR="00680CE5" w:rsidRPr="00680CE5" w:rsidDel="00B4570C" w:rsidRDefault="00680CE5">
      <w:pPr>
        <w:pStyle w:val="TDC3"/>
        <w:tabs>
          <w:tab w:val="left" w:pos="1540"/>
        </w:tabs>
        <w:rPr>
          <w:del w:id="741" w:author="Jose Luis Anton Bueso" w:date="2019-06-10T16:09:00Z"/>
          <w:rFonts w:eastAsiaTheme="minorEastAsia" w:cstheme="minorBidi"/>
          <w:lang w:val="en-US" w:eastAsia="es-ES"/>
        </w:rPr>
      </w:pPr>
      <w:del w:id="742" w:author="Jose Luis Anton Bueso" w:date="2019-06-10T16:09:00Z">
        <w:r w:rsidDel="00B4570C">
          <w:delText>2.5.2</w:delText>
        </w:r>
        <w:r w:rsidRPr="00680CE5" w:rsidDel="00B4570C">
          <w:rPr>
            <w:rFonts w:eastAsiaTheme="minorEastAsia" w:cstheme="minorBidi"/>
            <w:lang w:val="en-US" w:eastAsia="es-ES"/>
          </w:rPr>
          <w:tab/>
        </w:r>
        <w:r w:rsidDel="00B4570C">
          <w:delText>Data Ownership</w:delText>
        </w:r>
        <w:r w:rsidDel="00B4570C">
          <w:tab/>
          <w:delText>18</w:delText>
        </w:r>
      </w:del>
    </w:p>
    <w:p w14:paraId="14B31AD2" w14:textId="759D8452" w:rsidR="00680CE5" w:rsidRPr="00680CE5" w:rsidDel="00B4570C" w:rsidRDefault="00680CE5">
      <w:pPr>
        <w:pStyle w:val="TDC3"/>
        <w:tabs>
          <w:tab w:val="left" w:pos="1540"/>
        </w:tabs>
        <w:rPr>
          <w:del w:id="743" w:author="Jose Luis Anton Bueso" w:date="2019-06-10T16:09:00Z"/>
          <w:rFonts w:eastAsiaTheme="minorEastAsia" w:cstheme="minorBidi"/>
          <w:lang w:val="en-US" w:eastAsia="es-ES"/>
        </w:rPr>
      </w:pPr>
      <w:del w:id="744" w:author="Jose Luis Anton Bueso" w:date="2019-06-10T16:09:00Z">
        <w:r w:rsidDel="00B4570C">
          <w:delText>2.5.3</w:delText>
        </w:r>
        <w:r w:rsidRPr="00680CE5" w:rsidDel="00B4570C">
          <w:rPr>
            <w:rFonts w:eastAsiaTheme="minorEastAsia" w:cstheme="minorBidi"/>
            <w:lang w:val="en-US" w:eastAsia="es-ES"/>
          </w:rPr>
          <w:tab/>
        </w:r>
        <w:r w:rsidDel="00B4570C">
          <w:delText>Timelines, Latency and Age</w:delText>
        </w:r>
        <w:r w:rsidDel="00B4570C">
          <w:tab/>
          <w:delText>18</w:delText>
        </w:r>
      </w:del>
    </w:p>
    <w:p w14:paraId="3618AC14" w14:textId="4072E8F9" w:rsidR="00680CE5" w:rsidRPr="00680CE5" w:rsidDel="00B4570C" w:rsidRDefault="00680CE5">
      <w:pPr>
        <w:pStyle w:val="TDC3"/>
        <w:tabs>
          <w:tab w:val="left" w:pos="1540"/>
        </w:tabs>
        <w:rPr>
          <w:del w:id="745" w:author="Jose Luis Anton Bueso" w:date="2019-06-10T16:09:00Z"/>
          <w:rFonts w:eastAsiaTheme="minorEastAsia" w:cstheme="minorBidi"/>
          <w:lang w:val="en-US" w:eastAsia="es-ES"/>
        </w:rPr>
      </w:pPr>
      <w:del w:id="746" w:author="Jose Luis Anton Bueso" w:date="2019-06-10T16:09:00Z">
        <w:r w:rsidDel="00B4570C">
          <w:delText>2.5.4</w:delText>
        </w:r>
        <w:r w:rsidRPr="00680CE5" w:rsidDel="00B4570C">
          <w:rPr>
            <w:rFonts w:eastAsiaTheme="minorEastAsia" w:cstheme="minorBidi"/>
            <w:lang w:val="en-US" w:eastAsia="es-ES"/>
          </w:rPr>
          <w:tab/>
        </w:r>
        <w:r w:rsidDel="00B4570C">
          <w:delText>Data Quality</w:delText>
        </w:r>
        <w:r w:rsidDel="00B4570C">
          <w:tab/>
          <w:delText>18</w:delText>
        </w:r>
      </w:del>
    </w:p>
    <w:p w14:paraId="6B8E412C" w14:textId="3866AD64" w:rsidR="00680CE5" w:rsidRPr="00680CE5" w:rsidDel="00B4570C" w:rsidRDefault="00680CE5">
      <w:pPr>
        <w:pStyle w:val="TDC3"/>
        <w:tabs>
          <w:tab w:val="left" w:pos="1540"/>
        </w:tabs>
        <w:rPr>
          <w:del w:id="747" w:author="Jose Luis Anton Bueso" w:date="2019-06-10T16:09:00Z"/>
          <w:rFonts w:eastAsiaTheme="minorEastAsia" w:cstheme="minorBidi"/>
          <w:lang w:val="en-US" w:eastAsia="es-ES"/>
        </w:rPr>
      </w:pPr>
      <w:del w:id="748" w:author="Jose Luis Anton Bueso" w:date="2019-06-10T16:09:00Z">
        <w:r w:rsidDel="00B4570C">
          <w:delText>2.5.5</w:delText>
        </w:r>
        <w:r w:rsidRPr="00680CE5" w:rsidDel="00B4570C">
          <w:rPr>
            <w:rFonts w:eastAsiaTheme="minorEastAsia" w:cstheme="minorBidi"/>
            <w:lang w:val="en-US" w:eastAsia="es-ES"/>
          </w:rPr>
          <w:tab/>
        </w:r>
        <w:r w:rsidDel="00B4570C">
          <w:delText>Reference and Mappings</w:delText>
        </w:r>
        <w:r w:rsidDel="00B4570C">
          <w:tab/>
          <w:delText>18</w:delText>
        </w:r>
      </w:del>
    </w:p>
    <w:p w14:paraId="4B6720E1" w14:textId="4AC79F8D" w:rsidR="00680CE5" w:rsidRPr="00680CE5" w:rsidDel="00B4570C" w:rsidRDefault="00680CE5">
      <w:pPr>
        <w:pStyle w:val="TDC3"/>
        <w:tabs>
          <w:tab w:val="left" w:pos="1540"/>
        </w:tabs>
        <w:rPr>
          <w:del w:id="749" w:author="Jose Luis Anton Bueso" w:date="2019-06-10T16:09:00Z"/>
          <w:rFonts w:eastAsiaTheme="minorEastAsia" w:cstheme="minorBidi"/>
          <w:lang w:val="en-US" w:eastAsia="es-ES"/>
        </w:rPr>
      </w:pPr>
      <w:del w:id="750" w:author="Jose Luis Anton Bueso" w:date="2019-06-10T16:09:00Z">
        <w:r w:rsidDel="00B4570C">
          <w:delText>2.5.6</w:delText>
        </w:r>
        <w:r w:rsidRPr="00680CE5" w:rsidDel="00B4570C">
          <w:rPr>
            <w:rFonts w:eastAsiaTheme="minorEastAsia" w:cstheme="minorBidi"/>
            <w:lang w:val="en-US" w:eastAsia="es-ES"/>
          </w:rPr>
          <w:tab/>
        </w:r>
        <w:r w:rsidDel="00B4570C">
          <w:delText>Data Volumes</w:delText>
        </w:r>
        <w:r w:rsidDel="00B4570C">
          <w:tab/>
          <w:delText>18</w:delText>
        </w:r>
      </w:del>
    </w:p>
    <w:p w14:paraId="4E654728" w14:textId="1DD30FF7" w:rsidR="00680CE5" w:rsidRPr="00680CE5" w:rsidDel="00B4570C" w:rsidRDefault="00680CE5">
      <w:pPr>
        <w:pStyle w:val="TDC3"/>
        <w:tabs>
          <w:tab w:val="left" w:pos="1540"/>
        </w:tabs>
        <w:rPr>
          <w:del w:id="751" w:author="Jose Luis Anton Bueso" w:date="2019-06-10T16:09:00Z"/>
          <w:rFonts w:eastAsiaTheme="minorEastAsia" w:cstheme="minorBidi"/>
          <w:lang w:val="en-US" w:eastAsia="es-ES"/>
        </w:rPr>
      </w:pPr>
      <w:del w:id="752" w:author="Jose Luis Anton Bueso" w:date="2019-06-10T16:09:00Z">
        <w:r w:rsidDel="00B4570C">
          <w:delText>2.5.7</w:delText>
        </w:r>
        <w:r w:rsidRPr="00680CE5" w:rsidDel="00B4570C">
          <w:rPr>
            <w:rFonts w:eastAsiaTheme="minorEastAsia" w:cstheme="minorBidi"/>
            <w:lang w:val="en-US" w:eastAsia="es-ES"/>
          </w:rPr>
          <w:tab/>
        </w:r>
        <w:r w:rsidDel="00B4570C">
          <w:delText>Regulation</w:delText>
        </w:r>
        <w:r w:rsidDel="00B4570C">
          <w:tab/>
          <w:delText>18</w:delText>
        </w:r>
      </w:del>
    </w:p>
    <w:p w14:paraId="1E67A732" w14:textId="2BC36B0E" w:rsidR="00680CE5" w:rsidRPr="00680CE5" w:rsidDel="00B4570C" w:rsidRDefault="00680CE5">
      <w:pPr>
        <w:pStyle w:val="TDC2"/>
        <w:rPr>
          <w:del w:id="753" w:author="Jose Luis Anton Bueso" w:date="2019-06-10T16:09:00Z"/>
          <w:rFonts w:asciiTheme="minorHAnsi" w:eastAsiaTheme="minorEastAsia" w:hAnsiTheme="minorHAnsi" w:cstheme="minorBidi"/>
          <w:lang w:val="en-US" w:eastAsia="es-ES"/>
        </w:rPr>
      </w:pPr>
      <w:del w:id="754" w:author="Jose Luis Anton Bueso" w:date="2019-06-10T16:09:00Z">
        <w:r w:rsidDel="00B4570C">
          <w:delText>2.6</w:delText>
        </w:r>
        <w:r w:rsidRPr="00680CE5" w:rsidDel="00B4570C">
          <w:rPr>
            <w:rFonts w:asciiTheme="minorHAnsi" w:eastAsiaTheme="minorEastAsia" w:hAnsiTheme="minorHAnsi" w:cstheme="minorBidi"/>
            <w:lang w:val="en-US" w:eastAsia="es-ES"/>
          </w:rPr>
          <w:tab/>
        </w:r>
        <w:r w:rsidDel="00B4570C">
          <w:delText>Deployment View</w:delText>
        </w:r>
        <w:r w:rsidDel="00B4570C">
          <w:tab/>
          <w:delText>18</w:delText>
        </w:r>
      </w:del>
    </w:p>
    <w:p w14:paraId="0985DE97" w14:textId="3201B539" w:rsidR="00680CE5" w:rsidRPr="00680CE5" w:rsidDel="00B4570C" w:rsidRDefault="00680CE5">
      <w:pPr>
        <w:pStyle w:val="TDC3"/>
        <w:tabs>
          <w:tab w:val="left" w:pos="1540"/>
        </w:tabs>
        <w:rPr>
          <w:del w:id="755" w:author="Jose Luis Anton Bueso" w:date="2019-06-10T16:09:00Z"/>
          <w:rFonts w:eastAsiaTheme="minorEastAsia" w:cstheme="minorBidi"/>
          <w:lang w:val="en-US" w:eastAsia="es-ES"/>
        </w:rPr>
      </w:pPr>
      <w:del w:id="756" w:author="Jose Luis Anton Bueso" w:date="2019-06-10T16:09:00Z">
        <w:r w:rsidDel="00B4570C">
          <w:delText>2.6.1</w:delText>
        </w:r>
        <w:r w:rsidRPr="00680CE5" w:rsidDel="00B4570C">
          <w:rPr>
            <w:rFonts w:eastAsiaTheme="minorEastAsia" w:cstheme="minorBidi"/>
            <w:lang w:val="en-US" w:eastAsia="es-ES"/>
          </w:rPr>
          <w:tab/>
        </w:r>
        <w:r w:rsidDel="00B4570C">
          <w:delText>Deployment Model</w:delText>
        </w:r>
        <w:r w:rsidDel="00B4570C">
          <w:tab/>
          <w:delText>18</w:delText>
        </w:r>
      </w:del>
    </w:p>
    <w:p w14:paraId="6FB90DE3" w14:textId="35F84214" w:rsidR="00680CE5" w:rsidRPr="00680CE5" w:rsidDel="00B4570C" w:rsidRDefault="00680CE5">
      <w:pPr>
        <w:pStyle w:val="TDC3"/>
        <w:tabs>
          <w:tab w:val="left" w:pos="1540"/>
        </w:tabs>
        <w:rPr>
          <w:del w:id="757" w:author="Jose Luis Anton Bueso" w:date="2019-06-10T16:09:00Z"/>
          <w:rFonts w:eastAsiaTheme="minorEastAsia" w:cstheme="minorBidi"/>
          <w:lang w:val="en-US" w:eastAsia="es-ES"/>
        </w:rPr>
      </w:pPr>
      <w:del w:id="758" w:author="Jose Luis Anton Bueso" w:date="2019-06-10T16:09:00Z">
        <w:r w:rsidDel="00B4570C">
          <w:delText>2.6.2</w:delText>
        </w:r>
        <w:r w:rsidRPr="00680CE5" w:rsidDel="00B4570C">
          <w:rPr>
            <w:rFonts w:eastAsiaTheme="minorEastAsia" w:cstheme="minorBidi"/>
            <w:lang w:val="en-US" w:eastAsia="es-ES"/>
          </w:rPr>
          <w:tab/>
        </w:r>
        <w:r w:rsidDel="00B4570C">
          <w:delText>Development Environment Specifications</w:delText>
        </w:r>
        <w:r w:rsidDel="00B4570C">
          <w:tab/>
          <w:delText>20</w:delText>
        </w:r>
      </w:del>
    </w:p>
    <w:p w14:paraId="29569ECC" w14:textId="75D0F244" w:rsidR="00680CE5" w:rsidRPr="00680CE5" w:rsidDel="00B4570C" w:rsidRDefault="00680CE5">
      <w:pPr>
        <w:pStyle w:val="TDC3"/>
        <w:tabs>
          <w:tab w:val="left" w:pos="1540"/>
        </w:tabs>
        <w:rPr>
          <w:del w:id="759" w:author="Jose Luis Anton Bueso" w:date="2019-06-10T16:09:00Z"/>
          <w:rFonts w:eastAsiaTheme="minorEastAsia" w:cstheme="minorBidi"/>
          <w:lang w:val="en-US" w:eastAsia="es-ES"/>
        </w:rPr>
      </w:pPr>
      <w:del w:id="760" w:author="Jose Luis Anton Bueso" w:date="2019-06-10T16:09:00Z">
        <w:r w:rsidDel="00B4570C">
          <w:delText>2.6.3</w:delText>
        </w:r>
        <w:r w:rsidRPr="00680CE5" w:rsidDel="00B4570C">
          <w:rPr>
            <w:rFonts w:eastAsiaTheme="minorEastAsia" w:cstheme="minorBidi"/>
            <w:lang w:val="en-US" w:eastAsia="es-ES"/>
          </w:rPr>
          <w:tab/>
        </w:r>
        <w:r w:rsidDel="00B4570C">
          <w:delText>Deployment Options</w:delText>
        </w:r>
        <w:r w:rsidDel="00B4570C">
          <w:tab/>
          <w:delText>21</w:delText>
        </w:r>
      </w:del>
    </w:p>
    <w:p w14:paraId="7B16D026" w14:textId="01CE75C9" w:rsidR="00680CE5" w:rsidRPr="00680CE5" w:rsidDel="00B4570C" w:rsidRDefault="00680CE5">
      <w:pPr>
        <w:pStyle w:val="TDC2"/>
        <w:rPr>
          <w:del w:id="761" w:author="Jose Luis Anton Bueso" w:date="2019-06-10T16:09:00Z"/>
          <w:rFonts w:asciiTheme="minorHAnsi" w:eastAsiaTheme="minorEastAsia" w:hAnsiTheme="minorHAnsi" w:cstheme="minorBidi"/>
          <w:lang w:val="en-US" w:eastAsia="es-ES"/>
        </w:rPr>
      </w:pPr>
      <w:del w:id="762" w:author="Jose Luis Anton Bueso" w:date="2019-06-10T16:09:00Z">
        <w:r w:rsidDel="00B4570C">
          <w:delText>2.7</w:delText>
        </w:r>
        <w:r w:rsidRPr="00680CE5" w:rsidDel="00B4570C">
          <w:rPr>
            <w:rFonts w:asciiTheme="minorHAnsi" w:eastAsiaTheme="minorEastAsia" w:hAnsiTheme="minorHAnsi" w:cstheme="minorBidi"/>
            <w:lang w:val="en-US" w:eastAsia="es-ES"/>
          </w:rPr>
          <w:tab/>
        </w:r>
        <w:r w:rsidDel="00B4570C">
          <w:delText>Process view</w:delText>
        </w:r>
        <w:r w:rsidDel="00B4570C">
          <w:tab/>
          <w:delText>21</w:delText>
        </w:r>
      </w:del>
    </w:p>
    <w:p w14:paraId="353C2C0E" w14:textId="700211F5" w:rsidR="00680CE5" w:rsidRPr="00680CE5" w:rsidDel="00B4570C" w:rsidRDefault="00680CE5">
      <w:pPr>
        <w:pStyle w:val="TDC2"/>
        <w:rPr>
          <w:del w:id="763" w:author="Jose Luis Anton Bueso" w:date="2019-06-10T16:09:00Z"/>
          <w:rFonts w:asciiTheme="minorHAnsi" w:eastAsiaTheme="minorEastAsia" w:hAnsiTheme="minorHAnsi" w:cstheme="minorBidi"/>
          <w:lang w:val="en-US" w:eastAsia="es-ES"/>
        </w:rPr>
      </w:pPr>
      <w:del w:id="764" w:author="Jose Luis Anton Bueso" w:date="2019-06-10T16:09:00Z">
        <w:r w:rsidDel="00B4570C">
          <w:delText>2.8</w:delText>
        </w:r>
        <w:r w:rsidRPr="00680CE5" w:rsidDel="00B4570C">
          <w:rPr>
            <w:rFonts w:asciiTheme="minorHAnsi" w:eastAsiaTheme="minorEastAsia" w:hAnsiTheme="minorHAnsi" w:cstheme="minorBidi"/>
            <w:lang w:val="en-US" w:eastAsia="es-ES"/>
          </w:rPr>
          <w:tab/>
        </w:r>
        <w:r w:rsidDel="00B4570C">
          <w:delText>Risks</w:delText>
        </w:r>
        <w:r w:rsidDel="00B4570C">
          <w:tab/>
          <w:delText>21</w:delText>
        </w:r>
      </w:del>
    </w:p>
    <w:p w14:paraId="6072DE70" w14:textId="0C295211" w:rsidR="00680CE5" w:rsidRPr="00680CE5" w:rsidDel="00B4570C" w:rsidRDefault="00680CE5">
      <w:pPr>
        <w:pStyle w:val="TDC1"/>
        <w:rPr>
          <w:del w:id="765" w:author="Jose Luis Anton Bueso" w:date="2019-06-10T16:09:00Z"/>
          <w:rFonts w:eastAsiaTheme="minorEastAsia" w:cstheme="minorBidi"/>
          <w:b w:val="0"/>
          <w:caps w:val="0"/>
          <w:lang w:val="en-US" w:eastAsia="es-ES"/>
        </w:rPr>
      </w:pPr>
      <w:del w:id="766" w:author="Jose Luis Anton Bueso" w:date="2019-06-10T16:09:00Z">
        <w:r w:rsidDel="00B4570C">
          <w:delText>3</w:delText>
        </w:r>
        <w:r w:rsidRPr="00680CE5" w:rsidDel="00B4570C">
          <w:rPr>
            <w:rFonts w:eastAsiaTheme="minorEastAsia" w:cstheme="minorBidi"/>
            <w:b w:val="0"/>
            <w:caps w:val="0"/>
            <w:lang w:val="en-US" w:eastAsia="es-ES"/>
          </w:rPr>
          <w:tab/>
        </w:r>
        <w:r w:rsidDel="00B4570C">
          <w:delText>System Architecture Design (SAD)</w:delText>
        </w:r>
        <w:r w:rsidDel="00B4570C">
          <w:tab/>
          <w:delText>22</w:delText>
        </w:r>
      </w:del>
    </w:p>
    <w:p w14:paraId="31CC6839" w14:textId="5138BAEB" w:rsidR="00680CE5" w:rsidRPr="00680CE5" w:rsidDel="00B4570C" w:rsidRDefault="00680CE5">
      <w:pPr>
        <w:pStyle w:val="TDC2"/>
        <w:rPr>
          <w:del w:id="767" w:author="Jose Luis Anton Bueso" w:date="2019-06-10T16:09:00Z"/>
          <w:rFonts w:asciiTheme="minorHAnsi" w:eastAsiaTheme="minorEastAsia" w:hAnsiTheme="minorHAnsi" w:cstheme="minorBidi"/>
          <w:lang w:val="en-US" w:eastAsia="es-ES"/>
        </w:rPr>
      </w:pPr>
      <w:del w:id="768" w:author="Jose Luis Anton Bueso" w:date="2019-06-10T16:09:00Z">
        <w:r w:rsidDel="00B4570C">
          <w:delText>3.1</w:delText>
        </w:r>
        <w:r w:rsidRPr="00680CE5" w:rsidDel="00B4570C">
          <w:rPr>
            <w:rFonts w:asciiTheme="minorHAnsi" w:eastAsiaTheme="minorEastAsia" w:hAnsiTheme="minorHAnsi" w:cstheme="minorBidi"/>
            <w:lang w:val="en-US" w:eastAsia="es-ES"/>
          </w:rPr>
          <w:tab/>
        </w:r>
        <w:r w:rsidDel="00B4570C">
          <w:delText>Information View</w:delText>
        </w:r>
        <w:r w:rsidDel="00B4570C">
          <w:tab/>
          <w:delText>22</w:delText>
        </w:r>
      </w:del>
    </w:p>
    <w:p w14:paraId="09C71E03" w14:textId="0D93C922" w:rsidR="00680CE5" w:rsidRPr="00680CE5" w:rsidDel="00B4570C" w:rsidRDefault="00680CE5">
      <w:pPr>
        <w:pStyle w:val="TDC3"/>
        <w:tabs>
          <w:tab w:val="left" w:pos="1540"/>
        </w:tabs>
        <w:rPr>
          <w:del w:id="769" w:author="Jose Luis Anton Bueso" w:date="2019-06-10T16:09:00Z"/>
          <w:rFonts w:eastAsiaTheme="minorEastAsia" w:cstheme="minorBidi"/>
          <w:lang w:val="en-US" w:eastAsia="es-ES"/>
        </w:rPr>
      </w:pPr>
      <w:del w:id="770" w:author="Jose Luis Anton Bueso" w:date="2019-06-10T16:09:00Z">
        <w:r w:rsidDel="00B4570C">
          <w:delText>3.1.1</w:delText>
        </w:r>
        <w:r w:rsidRPr="00680CE5" w:rsidDel="00B4570C">
          <w:rPr>
            <w:rFonts w:eastAsiaTheme="minorEastAsia" w:cstheme="minorBidi"/>
            <w:lang w:val="en-US" w:eastAsia="es-ES"/>
          </w:rPr>
          <w:tab/>
        </w:r>
        <w:r w:rsidDel="00B4570C">
          <w:delText>Logical Data Model (LDM)</w:delText>
        </w:r>
        <w:r w:rsidDel="00B4570C">
          <w:tab/>
          <w:delText>22</w:delText>
        </w:r>
      </w:del>
    </w:p>
    <w:p w14:paraId="36D7219F" w14:textId="3A335657" w:rsidR="00680CE5" w:rsidRPr="00680CE5" w:rsidDel="00B4570C" w:rsidRDefault="00680CE5">
      <w:pPr>
        <w:pStyle w:val="TDC3"/>
        <w:tabs>
          <w:tab w:val="left" w:pos="1540"/>
        </w:tabs>
        <w:rPr>
          <w:del w:id="771" w:author="Jose Luis Anton Bueso" w:date="2019-06-10T16:09:00Z"/>
          <w:rFonts w:eastAsiaTheme="minorEastAsia" w:cstheme="minorBidi"/>
          <w:lang w:val="en-US" w:eastAsia="es-ES"/>
        </w:rPr>
      </w:pPr>
      <w:del w:id="772" w:author="Jose Luis Anton Bueso" w:date="2019-06-10T16:09:00Z">
        <w:r w:rsidDel="00B4570C">
          <w:delText>3.1.2</w:delText>
        </w:r>
        <w:r w:rsidRPr="00680CE5" w:rsidDel="00B4570C">
          <w:rPr>
            <w:rFonts w:eastAsiaTheme="minorEastAsia" w:cstheme="minorBidi"/>
            <w:lang w:val="en-US" w:eastAsia="es-ES"/>
          </w:rPr>
          <w:tab/>
        </w:r>
        <w:r w:rsidDel="00B4570C">
          <w:delText>Information Flow</w:delText>
        </w:r>
        <w:r w:rsidDel="00B4570C">
          <w:tab/>
          <w:delText>22</w:delText>
        </w:r>
      </w:del>
    </w:p>
    <w:p w14:paraId="7631A401" w14:textId="56B906D2" w:rsidR="00680CE5" w:rsidRPr="00680CE5" w:rsidDel="00B4570C" w:rsidRDefault="00680CE5">
      <w:pPr>
        <w:pStyle w:val="TDC3"/>
        <w:tabs>
          <w:tab w:val="left" w:pos="1540"/>
        </w:tabs>
        <w:rPr>
          <w:del w:id="773" w:author="Jose Luis Anton Bueso" w:date="2019-06-10T16:09:00Z"/>
          <w:rFonts w:eastAsiaTheme="minorEastAsia" w:cstheme="minorBidi"/>
          <w:lang w:val="en-US" w:eastAsia="es-ES"/>
        </w:rPr>
      </w:pPr>
      <w:del w:id="774" w:author="Jose Luis Anton Bueso" w:date="2019-06-10T16:09:00Z">
        <w:r w:rsidDel="00B4570C">
          <w:delText>3.1.3</w:delText>
        </w:r>
        <w:r w:rsidRPr="00680CE5" w:rsidDel="00B4570C">
          <w:rPr>
            <w:rFonts w:eastAsiaTheme="minorEastAsia" w:cstheme="minorBidi"/>
            <w:lang w:val="en-US" w:eastAsia="es-ES"/>
          </w:rPr>
          <w:tab/>
        </w:r>
        <w:r w:rsidDel="00B4570C">
          <w:delText>Status Diagram</w:delText>
        </w:r>
        <w:r w:rsidDel="00B4570C">
          <w:tab/>
          <w:delText>22</w:delText>
        </w:r>
      </w:del>
    </w:p>
    <w:p w14:paraId="696DB2FF" w14:textId="7E275B9B" w:rsidR="00680CE5" w:rsidRPr="00680CE5" w:rsidDel="00B4570C" w:rsidRDefault="00680CE5">
      <w:pPr>
        <w:pStyle w:val="TDC3"/>
        <w:tabs>
          <w:tab w:val="left" w:pos="1540"/>
        </w:tabs>
        <w:rPr>
          <w:del w:id="775" w:author="Jose Luis Anton Bueso" w:date="2019-06-10T16:09:00Z"/>
          <w:rFonts w:eastAsiaTheme="minorEastAsia" w:cstheme="minorBidi"/>
          <w:lang w:val="en-US" w:eastAsia="es-ES"/>
        </w:rPr>
      </w:pPr>
      <w:del w:id="776" w:author="Jose Luis Anton Bueso" w:date="2019-06-10T16:09:00Z">
        <w:r w:rsidDel="00B4570C">
          <w:delText>3.1.4</w:delText>
        </w:r>
        <w:r w:rsidRPr="00680CE5" w:rsidDel="00B4570C">
          <w:rPr>
            <w:rFonts w:eastAsiaTheme="minorEastAsia" w:cstheme="minorBidi"/>
            <w:lang w:val="en-US" w:eastAsia="es-ES"/>
          </w:rPr>
          <w:tab/>
        </w:r>
        <w:r w:rsidDel="00B4570C">
          <w:delText>Transaction Management</w:delText>
        </w:r>
        <w:r w:rsidDel="00B4570C">
          <w:tab/>
          <w:delText>22</w:delText>
        </w:r>
      </w:del>
    </w:p>
    <w:p w14:paraId="3078CB90" w14:textId="2189C9B9" w:rsidR="00680CE5" w:rsidRPr="00680CE5" w:rsidDel="00B4570C" w:rsidRDefault="00680CE5">
      <w:pPr>
        <w:pStyle w:val="TDC3"/>
        <w:tabs>
          <w:tab w:val="left" w:pos="1540"/>
        </w:tabs>
        <w:rPr>
          <w:del w:id="777" w:author="Jose Luis Anton Bueso" w:date="2019-06-10T16:09:00Z"/>
          <w:rFonts w:eastAsiaTheme="minorEastAsia" w:cstheme="minorBidi"/>
          <w:lang w:val="en-US" w:eastAsia="es-ES"/>
        </w:rPr>
      </w:pPr>
      <w:del w:id="778" w:author="Jose Luis Anton Bueso" w:date="2019-06-10T16:09:00Z">
        <w:r w:rsidDel="00B4570C">
          <w:delText>3.1.5</w:delText>
        </w:r>
        <w:r w:rsidRPr="00680CE5" w:rsidDel="00B4570C">
          <w:rPr>
            <w:rFonts w:eastAsiaTheme="minorEastAsia" w:cstheme="minorBidi"/>
            <w:lang w:val="en-US" w:eastAsia="es-ES"/>
          </w:rPr>
          <w:tab/>
        </w:r>
        <w:r w:rsidDel="00B4570C">
          <w:delText>Archives and Data Retention</w:delText>
        </w:r>
        <w:r w:rsidDel="00B4570C">
          <w:tab/>
          <w:delText>22</w:delText>
        </w:r>
      </w:del>
    </w:p>
    <w:p w14:paraId="25260E82" w14:textId="3CDB2AAC" w:rsidR="00680CE5" w:rsidRPr="00680CE5" w:rsidDel="00B4570C" w:rsidRDefault="00680CE5">
      <w:pPr>
        <w:pStyle w:val="TDC2"/>
        <w:rPr>
          <w:del w:id="779" w:author="Jose Luis Anton Bueso" w:date="2019-06-10T16:09:00Z"/>
          <w:rFonts w:asciiTheme="minorHAnsi" w:eastAsiaTheme="minorEastAsia" w:hAnsiTheme="minorHAnsi" w:cstheme="minorBidi"/>
          <w:lang w:val="en-US" w:eastAsia="es-ES"/>
        </w:rPr>
      </w:pPr>
      <w:del w:id="780" w:author="Jose Luis Anton Bueso" w:date="2019-06-10T16:09:00Z">
        <w:r w:rsidDel="00B4570C">
          <w:delText>3.2</w:delText>
        </w:r>
        <w:r w:rsidRPr="00680CE5" w:rsidDel="00B4570C">
          <w:rPr>
            <w:rFonts w:asciiTheme="minorHAnsi" w:eastAsiaTheme="minorEastAsia" w:hAnsiTheme="minorHAnsi" w:cstheme="minorBidi"/>
            <w:lang w:val="en-US" w:eastAsia="es-ES"/>
          </w:rPr>
          <w:tab/>
        </w:r>
        <w:r w:rsidDel="00B4570C">
          <w:delText>Concurrency view</w:delText>
        </w:r>
        <w:r w:rsidDel="00B4570C">
          <w:tab/>
          <w:delText>22</w:delText>
        </w:r>
      </w:del>
    </w:p>
    <w:p w14:paraId="400757BC" w14:textId="50418DBF" w:rsidR="00680CE5" w:rsidRPr="00680CE5" w:rsidDel="00B4570C" w:rsidRDefault="00680CE5">
      <w:pPr>
        <w:pStyle w:val="TDC3"/>
        <w:tabs>
          <w:tab w:val="left" w:pos="1540"/>
        </w:tabs>
        <w:rPr>
          <w:del w:id="781" w:author="Jose Luis Anton Bueso" w:date="2019-06-10T16:09:00Z"/>
          <w:rFonts w:eastAsiaTheme="minorEastAsia" w:cstheme="minorBidi"/>
          <w:lang w:val="en-US" w:eastAsia="es-ES"/>
        </w:rPr>
      </w:pPr>
      <w:del w:id="782" w:author="Jose Luis Anton Bueso" w:date="2019-06-10T16:09:00Z">
        <w:r w:rsidDel="00B4570C">
          <w:delText>3.2.1</w:delText>
        </w:r>
        <w:r w:rsidRPr="00680CE5" w:rsidDel="00B4570C">
          <w:rPr>
            <w:rFonts w:eastAsiaTheme="minorEastAsia" w:cstheme="minorBidi"/>
            <w:lang w:val="en-US" w:eastAsia="es-ES"/>
          </w:rPr>
          <w:tab/>
        </w:r>
        <w:r w:rsidDel="00B4570C">
          <w:delText>Synchronization and Integrity</w:delText>
        </w:r>
        <w:r w:rsidDel="00B4570C">
          <w:tab/>
          <w:delText>23</w:delText>
        </w:r>
      </w:del>
    </w:p>
    <w:p w14:paraId="74BD9E36" w14:textId="00F8EFB8" w:rsidR="00680CE5" w:rsidRPr="00680CE5" w:rsidDel="00B4570C" w:rsidRDefault="00680CE5">
      <w:pPr>
        <w:pStyle w:val="TDC3"/>
        <w:tabs>
          <w:tab w:val="left" w:pos="1540"/>
        </w:tabs>
        <w:rPr>
          <w:del w:id="783" w:author="Jose Luis Anton Bueso" w:date="2019-06-10T16:09:00Z"/>
          <w:rFonts w:eastAsiaTheme="minorEastAsia" w:cstheme="minorBidi"/>
          <w:lang w:val="en-US" w:eastAsia="es-ES"/>
        </w:rPr>
      </w:pPr>
      <w:del w:id="784" w:author="Jose Luis Anton Bueso" w:date="2019-06-10T16:09:00Z">
        <w:r w:rsidDel="00B4570C">
          <w:delText>3.2.2</w:delText>
        </w:r>
        <w:r w:rsidRPr="00680CE5" w:rsidDel="00B4570C">
          <w:rPr>
            <w:rFonts w:eastAsiaTheme="minorEastAsia" w:cstheme="minorBidi"/>
            <w:lang w:val="en-US" w:eastAsia="es-ES"/>
          </w:rPr>
          <w:tab/>
        </w:r>
        <w:r w:rsidDel="00B4570C">
          <w:delText>Re-entrancy</w:delText>
        </w:r>
        <w:r w:rsidDel="00B4570C">
          <w:tab/>
          <w:delText>23</w:delText>
        </w:r>
      </w:del>
    </w:p>
    <w:p w14:paraId="296B726F" w14:textId="5E982CE8" w:rsidR="00680CE5" w:rsidRPr="00680CE5" w:rsidDel="00B4570C" w:rsidRDefault="00680CE5">
      <w:pPr>
        <w:pStyle w:val="TDC2"/>
        <w:rPr>
          <w:del w:id="785" w:author="Jose Luis Anton Bueso" w:date="2019-06-10T16:09:00Z"/>
          <w:rFonts w:asciiTheme="minorHAnsi" w:eastAsiaTheme="minorEastAsia" w:hAnsiTheme="minorHAnsi" w:cstheme="minorBidi"/>
          <w:lang w:val="en-US" w:eastAsia="es-ES"/>
        </w:rPr>
      </w:pPr>
      <w:del w:id="786" w:author="Jose Luis Anton Bueso" w:date="2019-06-10T16:09:00Z">
        <w:r w:rsidDel="00B4570C">
          <w:delText>3.3</w:delText>
        </w:r>
        <w:r w:rsidRPr="00680CE5" w:rsidDel="00B4570C">
          <w:rPr>
            <w:rFonts w:asciiTheme="minorHAnsi" w:eastAsiaTheme="minorEastAsia" w:hAnsiTheme="minorHAnsi" w:cstheme="minorBidi"/>
            <w:lang w:val="en-US" w:eastAsia="es-ES"/>
          </w:rPr>
          <w:tab/>
        </w:r>
        <w:r w:rsidDel="00B4570C">
          <w:delText>Technology view</w:delText>
        </w:r>
        <w:r w:rsidDel="00B4570C">
          <w:tab/>
          <w:delText>23</w:delText>
        </w:r>
      </w:del>
    </w:p>
    <w:p w14:paraId="1A11C6B2" w14:textId="4CE96B6E" w:rsidR="00680CE5" w:rsidRPr="00680CE5" w:rsidDel="00B4570C" w:rsidRDefault="00680CE5">
      <w:pPr>
        <w:pStyle w:val="TDC3"/>
        <w:tabs>
          <w:tab w:val="left" w:pos="1540"/>
        </w:tabs>
        <w:rPr>
          <w:del w:id="787" w:author="Jose Luis Anton Bueso" w:date="2019-06-10T16:09:00Z"/>
          <w:rFonts w:eastAsiaTheme="minorEastAsia" w:cstheme="minorBidi"/>
          <w:lang w:val="en-US" w:eastAsia="es-ES"/>
        </w:rPr>
      </w:pPr>
      <w:del w:id="788" w:author="Jose Luis Anton Bueso" w:date="2019-06-10T16:09:00Z">
        <w:r w:rsidDel="00B4570C">
          <w:delText>3.3.1</w:delText>
        </w:r>
        <w:r w:rsidRPr="00680CE5" w:rsidDel="00B4570C">
          <w:rPr>
            <w:rFonts w:eastAsiaTheme="minorEastAsia" w:cstheme="minorBidi"/>
            <w:lang w:val="en-US" w:eastAsia="es-ES"/>
          </w:rPr>
          <w:tab/>
        </w:r>
        <w:r w:rsidDel="00B4570C">
          <w:delText>Presentation tier</w:delText>
        </w:r>
        <w:r w:rsidDel="00B4570C">
          <w:tab/>
          <w:delText>23</w:delText>
        </w:r>
      </w:del>
    </w:p>
    <w:p w14:paraId="3700613F" w14:textId="42ABC367" w:rsidR="00680CE5" w:rsidRPr="00680CE5" w:rsidDel="00B4570C" w:rsidRDefault="00680CE5">
      <w:pPr>
        <w:pStyle w:val="TDC3"/>
        <w:tabs>
          <w:tab w:val="left" w:pos="1540"/>
        </w:tabs>
        <w:rPr>
          <w:del w:id="789" w:author="Jose Luis Anton Bueso" w:date="2019-06-10T16:09:00Z"/>
          <w:rFonts w:eastAsiaTheme="minorEastAsia" w:cstheme="minorBidi"/>
          <w:lang w:val="en-US" w:eastAsia="es-ES"/>
        </w:rPr>
      </w:pPr>
      <w:del w:id="790" w:author="Jose Luis Anton Bueso" w:date="2019-06-10T16:09:00Z">
        <w:r w:rsidDel="00B4570C">
          <w:delText>3.3.2</w:delText>
        </w:r>
        <w:r w:rsidRPr="00680CE5" w:rsidDel="00B4570C">
          <w:rPr>
            <w:rFonts w:eastAsiaTheme="minorEastAsia" w:cstheme="minorBidi"/>
            <w:lang w:val="en-US" w:eastAsia="es-ES"/>
          </w:rPr>
          <w:tab/>
        </w:r>
        <w:r w:rsidDel="00B4570C">
          <w:delText>Service tier</w:delText>
        </w:r>
        <w:r w:rsidDel="00B4570C">
          <w:tab/>
          <w:delText>23</w:delText>
        </w:r>
      </w:del>
    </w:p>
    <w:p w14:paraId="249F8BC6" w14:textId="7A8896F2" w:rsidR="00680CE5" w:rsidRPr="00680CE5" w:rsidDel="00B4570C" w:rsidRDefault="00680CE5">
      <w:pPr>
        <w:pStyle w:val="TDC3"/>
        <w:tabs>
          <w:tab w:val="left" w:pos="1540"/>
        </w:tabs>
        <w:rPr>
          <w:del w:id="791" w:author="Jose Luis Anton Bueso" w:date="2019-06-10T16:09:00Z"/>
          <w:rFonts w:eastAsiaTheme="minorEastAsia" w:cstheme="minorBidi"/>
          <w:lang w:val="en-US" w:eastAsia="es-ES"/>
        </w:rPr>
      </w:pPr>
      <w:del w:id="792" w:author="Jose Luis Anton Bueso" w:date="2019-06-10T16:09:00Z">
        <w:r w:rsidDel="00B4570C">
          <w:delText>3.3.3</w:delText>
        </w:r>
        <w:r w:rsidRPr="00680CE5" w:rsidDel="00B4570C">
          <w:rPr>
            <w:rFonts w:eastAsiaTheme="minorEastAsia" w:cstheme="minorBidi"/>
            <w:lang w:val="en-US" w:eastAsia="es-ES"/>
          </w:rPr>
          <w:tab/>
        </w:r>
        <w:r w:rsidDel="00B4570C">
          <w:delText>Information tier</w:delText>
        </w:r>
        <w:r w:rsidDel="00B4570C">
          <w:tab/>
          <w:delText>23</w:delText>
        </w:r>
      </w:del>
    </w:p>
    <w:p w14:paraId="17C1F543" w14:textId="375DDF6F" w:rsidR="00680CE5" w:rsidRPr="00680CE5" w:rsidDel="00B4570C" w:rsidRDefault="00680CE5">
      <w:pPr>
        <w:pStyle w:val="TDC3"/>
        <w:tabs>
          <w:tab w:val="left" w:pos="1540"/>
        </w:tabs>
        <w:rPr>
          <w:del w:id="793" w:author="Jose Luis Anton Bueso" w:date="2019-06-10T16:09:00Z"/>
          <w:rFonts w:eastAsiaTheme="minorEastAsia" w:cstheme="minorBidi"/>
          <w:lang w:val="en-US" w:eastAsia="es-ES"/>
        </w:rPr>
      </w:pPr>
      <w:del w:id="794" w:author="Jose Luis Anton Bueso" w:date="2019-06-10T16:09:00Z">
        <w:r w:rsidDel="00B4570C">
          <w:delText>3.3.4</w:delText>
        </w:r>
        <w:r w:rsidRPr="00680CE5" w:rsidDel="00B4570C">
          <w:rPr>
            <w:rFonts w:eastAsiaTheme="minorEastAsia" w:cstheme="minorBidi"/>
            <w:lang w:val="en-US" w:eastAsia="es-ES"/>
          </w:rPr>
          <w:tab/>
        </w:r>
        <w:r w:rsidDel="00B4570C">
          <w:delText>External Dependencies</w:delText>
        </w:r>
        <w:r w:rsidDel="00B4570C">
          <w:tab/>
          <w:delText>23</w:delText>
        </w:r>
      </w:del>
    </w:p>
    <w:p w14:paraId="06EAC603" w14:textId="0C9823F8" w:rsidR="00680CE5" w:rsidRPr="00680CE5" w:rsidDel="00B4570C" w:rsidRDefault="00680CE5">
      <w:pPr>
        <w:pStyle w:val="TDC3"/>
        <w:tabs>
          <w:tab w:val="left" w:pos="1540"/>
        </w:tabs>
        <w:rPr>
          <w:del w:id="795" w:author="Jose Luis Anton Bueso" w:date="2019-06-10T16:09:00Z"/>
          <w:rFonts w:eastAsiaTheme="minorEastAsia" w:cstheme="minorBidi"/>
          <w:lang w:val="en-US" w:eastAsia="es-ES"/>
        </w:rPr>
      </w:pPr>
      <w:del w:id="796" w:author="Jose Luis Anton Bueso" w:date="2019-06-10T16:09:00Z">
        <w:r w:rsidDel="00B4570C">
          <w:delText>3.3.5</w:delText>
        </w:r>
        <w:r w:rsidRPr="00680CE5" w:rsidDel="00B4570C">
          <w:rPr>
            <w:rFonts w:eastAsiaTheme="minorEastAsia" w:cstheme="minorBidi"/>
            <w:lang w:val="en-US" w:eastAsia="es-ES"/>
          </w:rPr>
          <w:tab/>
        </w:r>
        <w:r w:rsidDel="00B4570C">
          <w:delText>Internal Modules Reuse</w:delText>
        </w:r>
        <w:r w:rsidDel="00B4570C">
          <w:tab/>
          <w:delText>23</w:delText>
        </w:r>
      </w:del>
    </w:p>
    <w:p w14:paraId="77BB1D2E" w14:textId="3CF42E22" w:rsidR="00680CE5" w:rsidRPr="00680CE5" w:rsidDel="00B4570C" w:rsidRDefault="00680CE5">
      <w:pPr>
        <w:pStyle w:val="TDC3"/>
        <w:tabs>
          <w:tab w:val="left" w:pos="1540"/>
        </w:tabs>
        <w:rPr>
          <w:del w:id="797" w:author="Jose Luis Anton Bueso" w:date="2019-06-10T16:09:00Z"/>
          <w:rFonts w:eastAsiaTheme="minorEastAsia" w:cstheme="minorBidi"/>
          <w:lang w:val="en-US" w:eastAsia="es-ES"/>
        </w:rPr>
      </w:pPr>
      <w:del w:id="798" w:author="Jose Luis Anton Bueso" w:date="2019-06-10T16:09:00Z">
        <w:r w:rsidDel="00B4570C">
          <w:delText>3.3.6</w:delText>
        </w:r>
        <w:r w:rsidRPr="00680CE5" w:rsidDel="00B4570C">
          <w:rPr>
            <w:rFonts w:eastAsiaTheme="minorEastAsia" w:cstheme="minorBidi"/>
            <w:lang w:val="en-US" w:eastAsia="es-ES"/>
          </w:rPr>
          <w:tab/>
        </w:r>
        <w:r w:rsidDel="00B4570C">
          <w:delText>Environment Specification</w:delText>
        </w:r>
        <w:r w:rsidDel="00B4570C">
          <w:tab/>
          <w:delText>24</w:delText>
        </w:r>
      </w:del>
    </w:p>
    <w:p w14:paraId="605B6179" w14:textId="39FAB1BD" w:rsidR="00680CE5" w:rsidRPr="00680CE5" w:rsidDel="00B4570C" w:rsidRDefault="00680CE5">
      <w:pPr>
        <w:pStyle w:val="TDC3"/>
        <w:tabs>
          <w:tab w:val="left" w:pos="1540"/>
        </w:tabs>
        <w:rPr>
          <w:del w:id="799" w:author="Jose Luis Anton Bueso" w:date="2019-06-10T16:09:00Z"/>
          <w:rFonts w:eastAsiaTheme="minorEastAsia" w:cstheme="minorBidi"/>
          <w:lang w:val="en-US" w:eastAsia="es-ES"/>
        </w:rPr>
      </w:pPr>
      <w:del w:id="800" w:author="Jose Luis Anton Bueso" w:date="2019-06-10T16:09:00Z">
        <w:r w:rsidDel="00B4570C">
          <w:delText>3.3.7</w:delText>
        </w:r>
        <w:r w:rsidRPr="00680CE5" w:rsidDel="00B4570C">
          <w:rPr>
            <w:rFonts w:eastAsiaTheme="minorEastAsia" w:cstheme="minorBidi"/>
            <w:lang w:val="en-US" w:eastAsia="es-ES"/>
          </w:rPr>
          <w:tab/>
        </w:r>
        <w:r w:rsidDel="00B4570C">
          <w:delText>Development Environment</w:delText>
        </w:r>
        <w:r w:rsidDel="00B4570C">
          <w:tab/>
          <w:delText>24</w:delText>
        </w:r>
      </w:del>
    </w:p>
    <w:p w14:paraId="2CB75139" w14:textId="6AAE28E7" w:rsidR="00680CE5" w:rsidRPr="00680CE5" w:rsidDel="00B4570C" w:rsidRDefault="00680CE5">
      <w:pPr>
        <w:pStyle w:val="TDC3"/>
        <w:tabs>
          <w:tab w:val="left" w:pos="1540"/>
        </w:tabs>
        <w:rPr>
          <w:del w:id="801" w:author="Jose Luis Anton Bueso" w:date="2019-06-10T16:09:00Z"/>
          <w:rFonts w:eastAsiaTheme="minorEastAsia" w:cstheme="minorBidi"/>
          <w:lang w:val="en-US" w:eastAsia="es-ES"/>
        </w:rPr>
      </w:pPr>
      <w:del w:id="802" w:author="Jose Luis Anton Bueso" w:date="2019-06-10T16:09:00Z">
        <w:r w:rsidDel="00B4570C">
          <w:delText>3.3.8</w:delText>
        </w:r>
        <w:r w:rsidRPr="00680CE5" w:rsidDel="00B4570C">
          <w:rPr>
            <w:rFonts w:eastAsiaTheme="minorEastAsia" w:cstheme="minorBidi"/>
            <w:lang w:val="en-US" w:eastAsia="es-ES"/>
          </w:rPr>
          <w:tab/>
        </w:r>
        <w:r w:rsidDel="00B4570C">
          <w:delText>Technology Selection</w:delText>
        </w:r>
        <w:r w:rsidDel="00B4570C">
          <w:tab/>
          <w:delText>24</w:delText>
        </w:r>
      </w:del>
    </w:p>
    <w:p w14:paraId="0FB3D1A0" w14:textId="5D4911A5" w:rsidR="00680CE5" w:rsidRPr="00680CE5" w:rsidDel="00B4570C" w:rsidRDefault="00680CE5">
      <w:pPr>
        <w:pStyle w:val="TDC3"/>
        <w:tabs>
          <w:tab w:val="left" w:pos="1540"/>
        </w:tabs>
        <w:rPr>
          <w:del w:id="803" w:author="Jose Luis Anton Bueso" w:date="2019-06-10T16:09:00Z"/>
          <w:rFonts w:eastAsiaTheme="minorEastAsia" w:cstheme="minorBidi"/>
          <w:lang w:val="en-US" w:eastAsia="es-ES"/>
        </w:rPr>
      </w:pPr>
      <w:del w:id="804" w:author="Jose Luis Anton Bueso" w:date="2019-06-10T16:09:00Z">
        <w:r w:rsidDel="00B4570C">
          <w:delText>3.3.9</w:delText>
        </w:r>
        <w:r w:rsidRPr="00680CE5" w:rsidDel="00B4570C">
          <w:rPr>
            <w:rFonts w:eastAsiaTheme="minorEastAsia" w:cstheme="minorBidi"/>
            <w:lang w:val="en-US" w:eastAsia="es-ES"/>
          </w:rPr>
          <w:tab/>
        </w:r>
        <w:r w:rsidDel="00B4570C">
          <w:delText>Third-party Software License Overview</w:delText>
        </w:r>
        <w:r w:rsidDel="00B4570C">
          <w:tab/>
          <w:delText>26</w:delText>
        </w:r>
      </w:del>
    </w:p>
    <w:p w14:paraId="007D9968" w14:textId="600817C8" w:rsidR="00680CE5" w:rsidRPr="00680CE5" w:rsidDel="00B4570C" w:rsidRDefault="00680CE5">
      <w:pPr>
        <w:pStyle w:val="TDC2"/>
        <w:rPr>
          <w:del w:id="805" w:author="Jose Luis Anton Bueso" w:date="2019-06-10T16:09:00Z"/>
          <w:rFonts w:asciiTheme="minorHAnsi" w:eastAsiaTheme="minorEastAsia" w:hAnsiTheme="minorHAnsi" w:cstheme="minorBidi"/>
          <w:lang w:val="en-US" w:eastAsia="es-ES"/>
        </w:rPr>
      </w:pPr>
      <w:del w:id="806" w:author="Jose Luis Anton Bueso" w:date="2019-06-10T16:09:00Z">
        <w:r w:rsidDel="00B4570C">
          <w:delText>3.4</w:delText>
        </w:r>
        <w:r w:rsidRPr="00680CE5" w:rsidDel="00B4570C">
          <w:rPr>
            <w:rFonts w:asciiTheme="minorHAnsi" w:eastAsiaTheme="minorEastAsia" w:hAnsiTheme="minorHAnsi" w:cstheme="minorBidi"/>
            <w:lang w:val="en-US" w:eastAsia="es-ES"/>
          </w:rPr>
          <w:tab/>
        </w:r>
        <w:r w:rsidDel="00B4570C">
          <w:delText>Design justification</w:delText>
        </w:r>
        <w:r w:rsidDel="00B4570C">
          <w:tab/>
          <w:delText>27</w:delText>
        </w:r>
      </w:del>
    </w:p>
    <w:p w14:paraId="6D72D9AF" w14:textId="69C12766" w:rsidR="00680CE5" w:rsidRPr="00680CE5" w:rsidDel="00B4570C" w:rsidRDefault="00680CE5">
      <w:pPr>
        <w:pStyle w:val="TDC3"/>
        <w:tabs>
          <w:tab w:val="left" w:pos="1540"/>
        </w:tabs>
        <w:rPr>
          <w:del w:id="807" w:author="Jose Luis Anton Bueso" w:date="2019-06-10T16:09:00Z"/>
          <w:rFonts w:eastAsiaTheme="minorEastAsia" w:cstheme="minorBidi"/>
          <w:lang w:val="en-US" w:eastAsia="es-ES"/>
        </w:rPr>
      </w:pPr>
      <w:del w:id="808" w:author="Jose Luis Anton Bueso" w:date="2019-06-10T16:09:00Z">
        <w:r w:rsidDel="00B4570C">
          <w:delText>3.4.1</w:delText>
        </w:r>
        <w:r w:rsidRPr="00680CE5" w:rsidDel="00B4570C">
          <w:rPr>
            <w:rFonts w:eastAsiaTheme="minorEastAsia" w:cstheme="minorBidi"/>
            <w:lang w:val="en-US" w:eastAsia="es-ES"/>
          </w:rPr>
          <w:tab/>
        </w:r>
        <w:r w:rsidDel="00B4570C">
          <w:delText>Concern-Stakeholder Traceability</w:delText>
        </w:r>
        <w:r w:rsidDel="00B4570C">
          <w:tab/>
          <w:delText>27</w:delText>
        </w:r>
      </w:del>
    </w:p>
    <w:p w14:paraId="6A160389" w14:textId="775681EA" w:rsidR="00680CE5" w:rsidRPr="00680CE5" w:rsidDel="00B4570C" w:rsidRDefault="00680CE5">
      <w:pPr>
        <w:pStyle w:val="TDC2"/>
        <w:rPr>
          <w:del w:id="809" w:author="Jose Luis Anton Bueso" w:date="2019-06-10T16:09:00Z"/>
          <w:rFonts w:asciiTheme="minorHAnsi" w:eastAsiaTheme="minorEastAsia" w:hAnsiTheme="minorHAnsi" w:cstheme="minorBidi"/>
          <w:lang w:val="en-US" w:eastAsia="es-ES"/>
        </w:rPr>
      </w:pPr>
      <w:del w:id="810" w:author="Jose Luis Anton Bueso" w:date="2019-06-10T16:09:00Z">
        <w:r w:rsidDel="00B4570C">
          <w:delText>3.5</w:delText>
        </w:r>
        <w:r w:rsidRPr="00680CE5" w:rsidDel="00B4570C">
          <w:rPr>
            <w:rFonts w:asciiTheme="minorHAnsi" w:eastAsiaTheme="minorEastAsia" w:hAnsiTheme="minorHAnsi" w:cstheme="minorBidi"/>
            <w:lang w:val="en-US" w:eastAsia="es-ES"/>
          </w:rPr>
          <w:tab/>
        </w:r>
        <w:r w:rsidDel="00B4570C">
          <w:delText>Implementation view</w:delText>
        </w:r>
        <w:r w:rsidDel="00B4570C">
          <w:tab/>
          <w:delText>27</w:delText>
        </w:r>
      </w:del>
    </w:p>
    <w:p w14:paraId="699298FA" w14:textId="688DDD12" w:rsidR="00680CE5" w:rsidRPr="00680CE5" w:rsidDel="00B4570C" w:rsidRDefault="00680CE5">
      <w:pPr>
        <w:pStyle w:val="TDC3"/>
        <w:tabs>
          <w:tab w:val="left" w:pos="1540"/>
        </w:tabs>
        <w:rPr>
          <w:del w:id="811" w:author="Jose Luis Anton Bueso" w:date="2019-06-10T16:09:00Z"/>
          <w:rFonts w:eastAsiaTheme="minorEastAsia" w:cstheme="minorBidi"/>
          <w:lang w:val="en-US" w:eastAsia="es-ES"/>
        </w:rPr>
      </w:pPr>
      <w:del w:id="812" w:author="Jose Luis Anton Bueso" w:date="2019-06-10T16:09:00Z">
        <w:r w:rsidDel="00B4570C">
          <w:delText>3.5.1</w:delText>
        </w:r>
        <w:r w:rsidRPr="00680CE5" w:rsidDel="00B4570C">
          <w:rPr>
            <w:rFonts w:eastAsiaTheme="minorEastAsia" w:cstheme="minorBidi"/>
            <w:lang w:val="en-US" w:eastAsia="es-ES"/>
          </w:rPr>
          <w:tab/>
        </w:r>
        <w:r w:rsidDel="00B4570C">
          <w:delText>System Specifics</w:delText>
        </w:r>
        <w:r w:rsidDel="00B4570C">
          <w:tab/>
          <w:delText>27</w:delText>
        </w:r>
      </w:del>
    </w:p>
    <w:p w14:paraId="3803927A" w14:textId="79DFC71E" w:rsidR="00680CE5" w:rsidRPr="00680CE5" w:rsidDel="00B4570C" w:rsidRDefault="00680CE5">
      <w:pPr>
        <w:pStyle w:val="TDC3"/>
        <w:tabs>
          <w:tab w:val="left" w:pos="1540"/>
        </w:tabs>
        <w:rPr>
          <w:del w:id="813" w:author="Jose Luis Anton Bueso" w:date="2019-06-10T16:09:00Z"/>
          <w:rFonts w:eastAsiaTheme="minorEastAsia" w:cstheme="minorBidi"/>
          <w:lang w:val="en-US" w:eastAsia="es-ES"/>
        </w:rPr>
      </w:pPr>
      <w:del w:id="814" w:author="Jose Luis Anton Bueso" w:date="2019-06-10T16:09:00Z">
        <w:r w:rsidDel="00B4570C">
          <w:delText>3.5.2</w:delText>
        </w:r>
        <w:r w:rsidRPr="00680CE5" w:rsidDel="00B4570C">
          <w:rPr>
            <w:rFonts w:eastAsiaTheme="minorEastAsia" w:cstheme="minorBidi"/>
            <w:lang w:val="en-US" w:eastAsia="es-ES"/>
          </w:rPr>
          <w:tab/>
        </w:r>
        <w:r w:rsidDel="00B4570C">
          <w:delText>Inter-process Communication</w:delText>
        </w:r>
        <w:r w:rsidDel="00B4570C">
          <w:tab/>
          <w:delText>27</w:delText>
        </w:r>
      </w:del>
    </w:p>
    <w:p w14:paraId="7C171C1F" w14:textId="7375301C" w:rsidR="00680CE5" w:rsidRPr="00680CE5" w:rsidDel="00B4570C" w:rsidRDefault="00680CE5">
      <w:pPr>
        <w:pStyle w:val="TDC3"/>
        <w:tabs>
          <w:tab w:val="left" w:pos="1540"/>
        </w:tabs>
        <w:rPr>
          <w:del w:id="815" w:author="Jose Luis Anton Bueso" w:date="2019-06-10T16:09:00Z"/>
          <w:rFonts w:eastAsiaTheme="minorEastAsia" w:cstheme="minorBidi"/>
          <w:lang w:val="en-US" w:eastAsia="es-ES"/>
        </w:rPr>
      </w:pPr>
      <w:del w:id="816" w:author="Jose Luis Anton Bueso" w:date="2019-06-10T16:09:00Z">
        <w:r w:rsidDel="00B4570C">
          <w:delText>3.5.3</w:delText>
        </w:r>
        <w:r w:rsidRPr="00680CE5" w:rsidDel="00B4570C">
          <w:rPr>
            <w:rFonts w:eastAsiaTheme="minorEastAsia" w:cstheme="minorBidi"/>
            <w:lang w:val="en-US" w:eastAsia="es-ES"/>
          </w:rPr>
          <w:tab/>
        </w:r>
        <w:r w:rsidDel="00B4570C">
          <w:delText>Component Packaging</w:delText>
        </w:r>
        <w:r w:rsidDel="00B4570C">
          <w:tab/>
          <w:delText>27</w:delText>
        </w:r>
      </w:del>
    </w:p>
    <w:p w14:paraId="1D9ECE3F" w14:textId="61701735" w:rsidR="00680CE5" w:rsidRPr="00680CE5" w:rsidDel="00B4570C" w:rsidRDefault="00680CE5">
      <w:pPr>
        <w:pStyle w:val="TDC2"/>
        <w:rPr>
          <w:del w:id="817" w:author="Jose Luis Anton Bueso" w:date="2019-06-10T16:09:00Z"/>
          <w:rFonts w:asciiTheme="minorHAnsi" w:eastAsiaTheme="minorEastAsia" w:hAnsiTheme="minorHAnsi" w:cstheme="minorBidi"/>
          <w:lang w:val="en-US" w:eastAsia="es-ES"/>
        </w:rPr>
      </w:pPr>
      <w:del w:id="818" w:author="Jose Luis Anton Bueso" w:date="2019-06-10T16:09:00Z">
        <w:r w:rsidDel="00B4570C">
          <w:delText>3.6</w:delText>
        </w:r>
        <w:r w:rsidRPr="00680CE5" w:rsidDel="00B4570C">
          <w:rPr>
            <w:rFonts w:asciiTheme="minorHAnsi" w:eastAsiaTheme="minorEastAsia" w:hAnsiTheme="minorHAnsi" w:cstheme="minorBidi"/>
            <w:lang w:val="en-US" w:eastAsia="es-ES"/>
          </w:rPr>
          <w:tab/>
        </w:r>
        <w:r w:rsidDel="00B4570C">
          <w:delText>Deployment view</w:delText>
        </w:r>
        <w:r w:rsidDel="00B4570C">
          <w:tab/>
          <w:delText>27</w:delText>
        </w:r>
      </w:del>
    </w:p>
    <w:p w14:paraId="705AF976" w14:textId="5CD6C252" w:rsidR="00680CE5" w:rsidRPr="00680CE5" w:rsidDel="00B4570C" w:rsidRDefault="00680CE5">
      <w:pPr>
        <w:pStyle w:val="TDC3"/>
        <w:tabs>
          <w:tab w:val="left" w:pos="1540"/>
        </w:tabs>
        <w:rPr>
          <w:del w:id="819" w:author="Jose Luis Anton Bueso" w:date="2019-06-10T16:09:00Z"/>
          <w:rFonts w:eastAsiaTheme="minorEastAsia" w:cstheme="minorBidi"/>
          <w:lang w:val="en-US" w:eastAsia="es-ES"/>
        </w:rPr>
      </w:pPr>
      <w:del w:id="820" w:author="Jose Luis Anton Bueso" w:date="2019-06-10T16:09:00Z">
        <w:r w:rsidDel="00B4570C">
          <w:delText>3.6.1</w:delText>
        </w:r>
        <w:r w:rsidRPr="00680CE5" w:rsidDel="00B4570C">
          <w:rPr>
            <w:rFonts w:eastAsiaTheme="minorEastAsia" w:cstheme="minorBidi"/>
            <w:lang w:val="en-US" w:eastAsia="es-ES"/>
          </w:rPr>
          <w:tab/>
        </w:r>
        <w:r w:rsidDel="00B4570C">
          <w:delText>Deployment Model</w:delText>
        </w:r>
        <w:r w:rsidDel="00B4570C">
          <w:tab/>
          <w:delText>28</w:delText>
        </w:r>
      </w:del>
    </w:p>
    <w:p w14:paraId="6D211502" w14:textId="25469FDF" w:rsidR="00680CE5" w:rsidRPr="00680CE5" w:rsidDel="00B4570C" w:rsidRDefault="00680CE5">
      <w:pPr>
        <w:pStyle w:val="TDC3"/>
        <w:tabs>
          <w:tab w:val="left" w:pos="1540"/>
        </w:tabs>
        <w:rPr>
          <w:del w:id="821" w:author="Jose Luis Anton Bueso" w:date="2019-06-10T16:09:00Z"/>
          <w:rFonts w:eastAsiaTheme="minorEastAsia" w:cstheme="minorBidi"/>
          <w:lang w:val="en-US" w:eastAsia="es-ES"/>
        </w:rPr>
      </w:pPr>
      <w:del w:id="822" w:author="Jose Luis Anton Bueso" w:date="2019-06-10T16:09:00Z">
        <w:r w:rsidDel="00B4570C">
          <w:delText>3.6.2</w:delText>
        </w:r>
        <w:r w:rsidRPr="00680CE5" w:rsidDel="00B4570C">
          <w:rPr>
            <w:rFonts w:eastAsiaTheme="minorEastAsia" w:cstheme="minorBidi"/>
            <w:lang w:val="en-US" w:eastAsia="es-ES"/>
          </w:rPr>
          <w:tab/>
        </w:r>
        <w:r w:rsidDel="00B4570C">
          <w:delText>Infrastructure Model</w:delText>
        </w:r>
        <w:r w:rsidDel="00B4570C">
          <w:tab/>
          <w:delText>28</w:delText>
        </w:r>
      </w:del>
    </w:p>
    <w:p w14:paraId="292FD25B" w14:textId="11D4F05B" w:rsidR="00680CE5" w:rsidRPr="00680CE5" w:rsidDel="00B4570C" w:rsidRDefault="00680CE5">
      <w:pPr>
        <w:pStyle w:val="TDC3"/>
        <w:tabs>
          <w:tab w:val="left" w:pos="1540"/>
        </w:tabs>
        <w:rPr>
          <w:del w:id="823" w:author="Jose Luis Anton Bueso" w:date="2019-06-10T16:09:00Z"/>
          <w:rFonts w:eastAsiaTheme="minorEastAsia" w:cstheme="minorBidi"/>
          <w:lang w:val="en-US" w:eastAsia="es-ES"/>
        </w:rPr>
      </w:pPr>
      <w:del w:id="824" w:author="Jose Luis Anton Bueso" w:date="2019-06-10T16:09:00Z">
        <w:r w:rsidDel="00B4570C">
          <w:delText>3.6.3</w:delText>
        </w:r>
        <w:r w:rsidRPr="00680CE5" w:rsidDel="00B4570C">
          <w:rPr>
            <w:rFonts w:eastAsiaTheme="minorEastAsia" w:cstheme="minorBidi"/>
            <w:lang w:val="en-US" w:eastAsia="es-ES"/>
          </w:rPr>
          <w:tab/>
        </w:r>
        <w:r w:rsidDel="00B4570C">
          <w:delText>Physical Model</w:delText>
        </w:r>
        <w:r w:rsidDel="00B4570C">
          <w:tab/>
          <w:delText>28</w:delText>
        </w:r>
      </w:del>
    </w:p>
    <w:p w14:paraId="2AA5C4CD" w14:textId="138D3A96" w:rsidR="00680CE5" w:rsidRPr="00680CE5" w:rsidDel="00B4570C" w:rsidRDefault="00680CE5">
      <w:pPr>
        <w:pStyle w:val="TDC3"/>
        <w:tabs>
          <w:tab w:val="left" w:pos="1540"/>
        </w:tabs>
        <w:rPr>
          <w:del w:id="825" w:author="Jose Luis Anton Bueso" w:date="2019-06-10T16:09:00Z"/>
          <w:rFonts w:eastAsiaTheme="minorEastAsia" w:cstheme="minorBidi"/>
          <w:lang w:val="en-US" w:eastAsia="es-ES"/>
        </w:rPr>
      </w:pPr>
      <w:del w:id="826" w:author="Jose Luis Anton Bueso" w:date="2019-06-10T16:09:00Z">
        <w:r w:rsidDel="00B4570C">
          <w:delText>3.6.4</w:delText>
        </w:r>
        <w:r w:rsidRPr="00680CE5" w:rsidDel="00B4570C">
          <w:rPr>
            <w:rFonts w:eastAsiaTheme="minorEastAsia" w:cstheme="minorBidi"/>
            <w:lang w:val="en-US" w:eastAsia="es-ES"/>
          </w:rPr>
          <w:tab/>
        </w:r>
        <w:r w:rsidDel="00B4570C">
          <w:delText>Types of Hardware Required</w:delText>
        </w:r>
        <w:r w:rsidDel="00B4570C">
          <w:tab/>
          <w:delText>28</w:delText>
        </w:r>
      </w:del>
    </w:p>
    <w:p w14:paraId="347BBAD9" w14:textId="7ACEE8DC" w:rsidR="00680CE5" w:rsidRPr="00680CE5" w:rsidDel="00B4570C" w:rsidRDefault="00680CE5">
      <w:pPr>
        <w:pStyle w:val="TDC3"/>
        <w:tabs>
          <w:tab w:val="left" w:pos="1540"/>
        </w:tabs>
        <w:rPr>
          <w:del w:id="827" w:author="Jose Luis Anton Bueso" w:date="2019-06-10T16:09:00Z"/>
          <w:rFonts w:eastAsiaTheme="minorEastAsia" w:cstheme="minorBidi"/>
          <w:lang w:val="en-US" w:eastAsia="es-ES"/>
        </w:rPr>
      </w:pPr>
      <w:del w:id="828" w:author="Jose Luis Anton Bueso" w:date="2019-06-10T16:09:00Z">
        <w:r w:rsidDel="00B4570C">
          <w:delText>3.6.5</w:delText>
        </w:r>
        <w:r w:rsidRPr="00680CE5" w:rsidDel="00B4570C">
          <w:rPr>
            <w:rFonts w:eastAsiaTheme="minorEastAsia" w:cstheme="minorBidi"/>
            <w:lang w:val="en-US" w:eastAsia="es-ES"/>
          </w:rPr>
          <w:tab/>
        </w:r>
        <w:r w:rsidDel="00B4570C">
          <w:delText>Specification and Quantity of Hardware Required</w:delText>
        </w:r>
        <w:r w:rsidDel="00B4570C">
          <w:tab/>
          <w:delText>28</w:delText>
        </w:r>
      </w:del>
    </w:p>
    <w:p w14:paraId="09BBF086" w14:textId="6B1C06EF" w:rsidR="00680CE5" w:rsidRPr="00680CE5" w:rsidDel="00B4570C" w:rsidRDefault="00680CE5">
      <w:pPr>
        <w:pStyle w:val="TDC3"/>
        <w:tabs>
          <w:tab w:val="left" w:pos="1540"/>
        </w:tabs>
        <w:rPr>
          <w:del w:id="829" w:author="Jose Luis Anton Bueso" w:date="2019-06-10T16:09:00Z"/>
          <w:rFonts w:eastAsiaTheme="minorEastAsia" w:cstheme="minorBidi"/>
          <w:lang w:val="en-US" w:eastAsia="es-ES"/>
        </w:rPr>
      </w:pPr>
      <w:del w:id="830" w:author="Jose Luis Anton Bueso" w:date="2019-06-10T16:09:00Z">
        <w:r w:rsidDel="00B4570C">
          <w:delText>3.6.6</w:delText>
        </w:r>
        <w:r w:rsidRPr="00680CE5" w:rsidDel="00B4570C">
          <w:rPr>
            <w:rFonts w:eastAsiaTheme="minorEastAsia" w:cstheme="minorBidi"/>
            <w:lang w:val="en-US" w:eastAsia="es-ES"/>
          </w:rPr>
          <w:tab/>
        </w:r>
        <w:r w:rsidDel="00B4570C">
          <w:delText>Network Requirements</w:delText>
        </w:r>
        <w:r w:rsidDel="00B4570C">
          <w:tab/>
          <w:delText>28</w:delText>
        </w:r>
      </w:del>
    </w:p>
    <w:p w14:paraId="0A07086B" w14:textId="663700D2" w:rsidR="00680CE5" w:rsidRPr="00680CE5" w:rsidDel="00B4570C" w:rsidRDefault="00680CE5">
      <w:pPr>
        <w:pStyle w:val="TDC3"/>
        <w:tabs>
          <w:tab w:val="left" w:pos="1540"/>
        </w:tabs>
        <w:rPr>
          <w:del w:id="831" w:author="Jose Luis Anton Bueso" w:date="2019-06-10T16:09:00Z"/>
          <w:rFonts w:eastAsiaTheme="minorEastAsia" w:cstheme="minorBidi"/>
          <w:lang w:val="en-US" w:eastAsia="es-ES"/>
        </w:rPr>
      </w:pPr>
      <w:del w:id="832" w:author="Jose Luis Anton Bueso" w:date="2019-06-10T16:09:00Z">
        <w:r w:rsidDel="00B4570C">
          <w:delText>3.6.7</w:delText>
        </w:r>
        <w:r w:rsidRPr="00680CE5" w:rsidDel="00B4570C">
          <w:rPr>
            <w:rFonts w:eastAsiaTheme="minorEastAsia" w:cstheme="minorBidi"/>
            <w:lang w:val="en-US" w:eastAsia="es-ES"/>
          </w:rPr>
          <w:tab/>
        </w:r>
        <w:r w:rsidDel="00B4570C">
          <w:delText>Network Capacity Required</w:delText>
        </w:r>
        <w:r w:rsidDel="00B4570C">
          <w:tab/>
          <w:delText>28</w:delText>
        </w:r>
      </w:del>
    </w:p>
    <w:p w14:paraId="4ADAAC24" w14:textId="061BBA87" w:rsidR="00680CE5" w:rsidRPr="00680CE5" w:rsidDel="00B4570C" w:rsidRDefault="00680CE5">
      <w:pPr>
        <w:pStyle w:val="TDC3"/>
        <w:tabs>
          <w:tab w:val="left" w:pos="1540"/>
        </w:tabs>
        <w:rPr>
          <w:del w:id="833" w:author="Jose Luis Anton Bueso" w:date="2019-06-10T16:09:00Z"/>
          <w:rFonts w:eastAsiaTheme="minorEastAsia" w:cstheme="minorBidi"/>
          <w:lang w:val="en-US" w:eastAsia="es-ES"/>
        </w:rPr>
      </w:pPr>
      <w:del w:id="834" w:author="Jose Luis Anton Bueso" w:date="2019-06-10T16:09:00Z">
        <w:r w:rsidDel="00B4570C">
          <w:delText>3.6.8</w:delText>
        </w:r>
        <w:r w:rsidRPr="00680CE5" w:rsidDel="00B4570C">
          <w:rPr>
            <w:rFonts w:eastAsiaTheme="minorEastAsia" w:cstheme="minorBidi"/>
            <w:lang w:val="en-US" w:eastAsia="es-ES"/>
          </w:rPr>
          <w:tab/>
        </w:r>
        <w:r w:rsidDel="00B4570C">
          <w:delText>Physical Constraints</w:delText>
        </w:r>
        <w:r w:rsidDel="00B4570C">
          <w:tab/>
          <w:delText>28</w:delText>
        </w:r>
      </w:del>
    </w:p>
    <w:p w14:paraId="420AAE8E" w14:textId="56946E5B" w:rsidR="00680CE5" w:rsidRPr="00680CE5" w:rsidDel="00B4570C" w:rsidRDefault="00680CE5">
      <w:pPr>
        <w:pStyle w:val="TDC2"/>
        <w:rPr>
          <w:del w:id="835" w:author="Jose Luis Anton Bueso" w:date="2019-06-10T16:09:00Z"/>
          <w:rFonts w:asciiTheme="minorHAnsi" w:eastAsiaTheme="minorEastAsia" w:hAnsiTheme="minorHAnsi" w:cstheme="minorBidi"/>
          <w:lang w:val="en-US" w:eastAsia="es-ES"/>
        </w:rPr>
      </w:pPr>
      <w:del w:id="836" w:author="Jose Luis Anton Bueso" w:date="2019-06-10T16:09:00Z">
        <w:r w:rsidDel="00B4570C">
          <w:delText>3.7</w:delText>
        </w:r>
        <w:r w:rsidRPr="00680CE5" w:rsidDel="00B4570C">
          <w:rPr>
            <w:rFonts w:asciiTheme="minorHAnsi" w:eastAsiaTheme="minorEastAsia" w:hAnsiTheme="minorHAnsi" w:cstheme="minorBidi"/>
            <w:lang w:val="en-US" w:eastAsia="es-ES"/>
          </w:rPr>
          <w:tab/>
        </w:r>
        <w:r w:rsidDel="00B4570C">
          <w:delText>Operational view</w:delText>
        </w:r>
        <w:r w:rsidDel="00B4570C">
          <w:tab/>
          <w:delText>29</w:delText>
        </w:r>
      </w:del>
    </w:p>
    <w:p w14:paraId="2ED75062" w14:textId="72464712" w:rsidR="00680CE5" w:rsidRPr="00680CE5" w:rsidDel="00B4570C" w:rsidRDefault="00680CE5">
      <w:pPr>
        <w:pStyle w:val="TDC3"/>
        <w:tabs>
          <w:tab w:val="left" w:pos="1540"/>
        </w:tabs>
        <w:rPr>
          <w:del w:id="837" w:author="Jose Luis Anton Bueso" w:date="2019-06-10T16:09:00Z"/>
          <w:rFonts w:eastAsiaTheme="minorEastAsia" w:cstheme="minorBidi"/>
          <w:lang w:val="en-US" w:eastAsia="es-ES"/>
        </w:rPr>
      </w:pPr>
      <w:del w:id="838" w:author="Jose Luis Anton Bueso" w:date="2019-06-10T16:09:00Z">
        <w:r w:rsidDel="00B4570C">
          <w:delText>3.7.1</w:delText>
        </w:r>
        <w:r w:rsidRPr="00680CE5" w:rsidDel="00B4570C">
          <w:rPr>
            <w:rFonts w:eastAsiaTheme="minorEastAsia" w:cstheme="minorBidi"/>
            <w:lang w:val="en-US" w:eastAsia="es-ES"/>
          </w:rPr>
          <w:tab/>
        </w:r>
        <w:r w:rsidDel="00B4570C">
          <w:delText>Installation and Upgrade</w:delText>
        </w:r>
        <w:r w:rsidDel="00B4570C">
          <w:tab/>
          <w:delText>29</w:delText>
        </w:r>
      </w:del>
    </w:p>
    <w:p w14:paraId="15338E6E" w14:textId="00A4D95A" w:rsidR="00680CE5" w:rsidRPr="00680CE5" w:rsidDel="00B4570C" w:rsidRDefault="00680CE5">
      <w:pPr>
        <w:pStyle w:val="TDC3"/>
        <w:tabs>
          <w:tab w:val="left" w:pos="1540"/>
        </w:tabs>
        <w:rPr>
          <w:del w:id="839" w:author="Jose Luis Anton Bueso" w:date="2019-06-10T16:09:00Z"/>
          <w:rFonts w:eastAsiaTheme="minorEastAsia" w:cstheme="minorBidi"/>
          <w:lang w:val="en-US" w:eastAsia="es-ES"/>
        </w:rPr>
      </w:pPr>
      <w:del w:id="840" w:author="Jose Luis Anton Bueso" w:date="2019-06-10T16:09:00Z">
        <w:r w:rsidDel="00B4570C">
          <w:delText>3.7.2</w:delText>
        </w:r>
        <w:r w:rsidRPr="00680CE5" w:rsidDel="00B4570C">
          <w:rPr>
            <w:rFonts w:eastAsiaTheme="minorEastAsia" w:cstheme="minorBidi"/>
            <w:lang w:val="en-US" w:eastAsia="es-ES"/>
          </w:rPr>
          <w:tab/>
        </w:r>
        <w:r w:rsidDel="00B4570C">
          <w:delText>Functional Migration</w:delText>
        </w:r>
        <w:r w:rsidDel="00B4570C">
          <w:tab/>
          <w:delText>29</w:delText>
        </w:r>
      </w:del>
    </w:p>
    <w:p w14:paraId="75EBC8BB" w14:textId="352F4B71" w:rsidR="00680CE5" w:rsidRPr="00680CE5" w:rsidDel="00B4570C" w:rsidRDefault="00680CE5">
      <w:pPr>
        <w:pStyle w:val="TDC3"/>
        <w:tabs>
          <w:tab w:val="left" w:pos="1540"/>
        </w:tabs>
        <w:rPr>
          <w:del w:id="841" w:author="Jose Luis Anton Bueso" w:date="2019-06-10T16:09:00Z"/>
          <w:rFonts w:eastAsiaTheme="minorEastAsia" w:cstheme="minorBidi"/>
          <w:lang w:val="en-US" w:eastAsia="es-ES"/>
        </w:rPr>
      </w:pPr>
      <w:del w:id="842" w:author="Jose Luis Anton Bueso" w:date="2019-06-10T16:09:00Z">
        <w:r w:rsidDel="00B4570C">
          <w:delText>3.7.3</w:delText>
        </w:r>
        <w:r w:rsidRPr="00680CE5" w:rsidDel="00B4570C">
          <w:rPr>
            <w:rFonts w:eastAsiaTheme="minorEastAsia" w:cstheme="minorBidi"/>
            <w:lang w:val="en-US" w:eastAsia="es-ES"/>
          </w:rPr>
          <w:tab/>
        </w:r>
        <w:r w:rsidDel="00B4570C">
          <w:delText>Data Migration</w:delText>
        </w:r>
        <w:r w:rsidDel="00B4570C">
          <w:tab/>
          <w:delText>29</w:delText>
        </w:r>
      </w:del>
    </w:p>
    <w:p w14:paraId="7180A5AB" w14:textId="69E82362" w:rsidR="00680CE5" w:rsidRPr="00680CE5" w:rsidDel="00B4570C" w:rsidRDefault="00680CE5">
      <w:pPr>
        <w:pStyle w:val="TDC3"/>
        <w:tabs>
          <w:tab w:val="left" w:pos="1540"/>
        </w:tabs>
        <w:rPr>
          <w:del w:id="843" w:author="Jose Luis Anton Bueso" w:date="2019-06-10T16:09:00Z"/>
          <w:rFonts w:eastAsiaTheme="minorEastAsia" w:cstheme="minorBidi"/>
          <w:lang w:val="en-US" w:eastAsia="es-ES"/>
        </w:rPr>
      </w:pPr>
      <w:del w:id="844" w:author="Jose Luis Anton Bueso" w:date="2019-06-10T16:09:00Z">
        <w:r w:rsidDel="00B4570C">
          <w:delText>3.7.4</w:delText>
        </w:r>
        <w:r w:rsidRPr="00680CE5" w:rsidDel="00B4570C">
          <w:rPr>
            <w:rFonts w:eastAsiaTheme="minorEastAsia" w:cstheme="minorBidi"/>
            <w:lang w:val="en-US" w:eastAsia="es-ES"/>
          </w:rPr>
          <w:tab/>
        </w:r>
        <w:r w:rsidDel="00B4570C">
          <w:delText>Monitoring and Control</w:delText>
        </w:r>
        <w:r w:rsidDel="00B4570C">
          <w:tab/>
          <w:delText>29</w:delText>
        </w:r>
      </w:del>
    </w:p>
    <w:p w14:paraId="6F607526" w14:textId="67B44C51" w:rsidR="00680CE5" w:rsidRPr="00680CE5" w:rsidDel="00B4570C" w:rsidRDefault="00680CE5">
      <w:pPr>
        <w:pStyle w:val="TDC3"/>
        <w:tabs>
          <w:tab w:val="left" w:pos="1540"/>
        </w:tabs>
        <w:rPr>
          <w:del w:id="845" w:author="Jose Luis Anton Bueso" w:date="2019-06-10T16:09:00Z"/>
          <w:rFonts w:eastAsiaTheme="minorEastAsia" w:cstheme="minorBidi"/>
          <w:lang w:val="en-US" w:eastAsia="es-ES"/>
        </w:rPr>
      </w:pPr>
      <w:del w:id="846" w:author="Jose Luis Anton Bueso" w:date="2019-06-10T16:09:00Z">
        <w:r w:rsidDel="00B4570C">
          <w:delText>3.7.5</w:delText>
        </w:r>
        <w:r w:rsidRPr="00680CE5" w:rsidDel="00B4570C">
          <w:rPr>
            <w:rFonts w:eastAsiaTheme="minorEastAsia" w:cstheme="minorBidi"/>
            <w:lang w:val="en-US" w:eastAsia="es-ES"/>
          </w:rPr>
          <w:tab/>
        </w:r>
        <w:r w:rsidDel="00B4570C">
          <w:delText>Start-up and Shutdown</w:delText>
        </w:r>
        <w:r w:rsidDel="00B4570C">
          <w:tab/>
          <w:delText>29</w:delText>
        </w:r>
      </w:del>
    </w:p>
    <w:p w14:paraId="627B1F86" w14:textId="105272AB" w:rsidR="00680CE5" w:rsidRPr="00680CE5" w:rsidDel="00B4570C" w:rsidRDefault="00680CE5">
      <w:pPr>
        <w:pStyle w:val="TDC3"/>
        <w:tabs>
          <w:tab w:val="left" w:pos="1540"/>
        </w:tabs>
        <w:rPr>
          <w:del w:id="847" w:author="Jose Luis Anton Bueso" w:date="2019-06-10T16:09:00Z"/>
          <w:rFonts w:eastAsiaTheme="minorEastAsia" w:cstheme="minorBidi"/>
          <w:lang w:val="en-US" w:eastAsia="es-ES"/>
        </w:rPr>
      </w:pPr>
      <w:del w:id="848" w:author="Jose Luis Anton Bueso" w:date="2019-06-10T16:09:00Z">
        <w:r w:rsidDel="00B4570C">
          <w:delText>3.7.6</w:delText>
        </w:r>
        <w:r w:rsidRPr="00680CE5" w:rsidDel="00B4570C">
          <w:rPr>
            <w:rFonts w:eastAsiaTheme="minorEastAsia" w:cstheme="minorBidi"/>
            <w:lang w:val="en-US" w:eastAsia="es-ES"/>
          </w:rPr>
          <w:tab/>
        </w:r>
        <w:r w:rsidDel="00B4570C">
          <w:delText>Configuration Management</w:delText>
        </w:r>
        <w:r w:rsidDel="00B4570C">
          <w:tab/>
          <w:delText>29</w:delText>
        </w:r>
      </w:del>
    </w:p>
    <w:p w14:paraId="2875471A" w14:textId="6A21D6D3" w:rsidR="00680CE5" w:rsidRPr="00680CE5" w:rsidDel="00B4570C" w:rsidRDefault="00680CE5">
      <w:pPr>
        <w:pStyle w:val="TDC3"/>
        <w:tabs>
          <w:tab w:val="left" w:pos="1540"/>
        </w:tabs>
        <w:rPr>
          <w:del w:id="849" w:author="Jose Luis Anton Bueso" w:date="2019-06-10T16:09:00Z"/>
          <w:rFonts w:eastAsiaTheme="minorEastAsia" w:cstheme="minorBidi"/>
          <w:lang w:val="en-US" w:eastAsia="es-ES"/>
        </w:rPr>
      </w:pPr>
      <w:del w:id="850" w:author="Jose Luis Anton Bueso" w:date="2019-06-10T16:09:00Z">
        <w:r w:rsidDel="00B4570C">
          <w:delText>3.7.7</w:delText>
        </w:r>
        <w:r w:rsidRPr="00680CE5" w:rsidDel="00B4570C">
          <w:rPr>
            <w:rFonts w:eastAsiaTheme="minorEastAsia" w:cstheme="minorBidi"/>
            <w:lang w:val="en-US" w:eastAsia="es-ES"/>
          </w:rPr>
          <w:tab/>
        </w:r>
        <w:r w:rsidDel="00B4570C">
          <w:delText>Backup and Restore</w:delText>
        </w:r>
        <w:r w:rsidDel="00B4570C">
          <w:tab/>
          <w:delText>29</w:delText>
        </w:r>
      </w:del>
    </w:p>
    <w:p w14:paraId="363567BE" w14:textId="3136225E" w:rsidR="00680CE5" w:rsidRPr="00680CE5" w:rsidDel="00B4570C" w:rsidRDefault="00680CE5">
      <w:pPr>
        <w:pStyle w:val="TDC1"/>
        <w:rPr>
          <w:del w:id="851" w:author="Jose Luis Anton Bueso" w:date="2019-06-10T16:09:00Z"/>
          <w:rFonts w:eastAsiaTheme="minorEastAsia" w:cstheme="minorBidi"/>
          <w:b w:val="0"/>
          <w:caps w:val="0"/>
          <w:lang w:val="en-US" w:eastAsia="es-ES"/>
        </w:rPr>
      </w:pPr>
      <w:del w:id="852" w:author="Jose Luis Anton Bueso" w:date="2019-06-10T16:09:00Z">
        <w:r w:rsidDel="00B4570C">
          <w:delText>4</w:delText>
        </w:r>
        <w:r w:rsidRPr="00680CE5" w:rsidDel="00B4570C">
          <w:rPr>
            <w:rFonts w:eastAsiaTheme="minorEastAsia" w:cstheme="minorBidi"/>
            <w:b w:val="0"/>
            <w:caps w:val="0"/>
            <w:lang w:val="en-US" w:eastAsia="es-ES"/>
          </w:rPr>
          <w:tab/>
        </w:r>
        <w:r w:rsidDel="00B4570C">
          <w:delText>Data Model Design (DMD)</w:delText>
        </w:r>
        <w:r w:rsidDel="00B4570C">
          <w:tab/>
          <w:delText>30</w:delText>
        </w:r>
      </w:del>
    </w:p>
    <w:p w14:paraId="39D9BFD0" w14:textId="291F6BB4" w:rsidR="00680CE5" w:rsidRPr="00680CE5" w:rsidDel="00B4570C" w:rsidRDefault="00680CE5">
      <w:pPr>
        <w:pStyle w:val="TDC2"/>
        <w:rPr>
          <w:del w:id="853" w:author="Jose Luis Anton Bueso" w:date="2019-06-10T16:09:00Z"/>
          <w:rFonts w:asciiTheme="minorHAnsi" w:eastAsiaTheme="minorEastAsia" w:hAnsiTheme="minorHAnsi" w:cstheme="minorBidi"/>
          <w:lang w:val="en-US" w:eastAsia="es-ES"/>
        </w:rPr>
      </w:pPr>
      <w:del w:id="854" w:author="Jose Luis Anton Bueso" w:date="2019-06-10T16:09:00Z">
        <w:r w:rsidDel="00B4570C">
          <w:delText>4.1</w:delText>
        </w:r>
        <w:r w:rsidRPr="00680CE5" w:rsidDel="00B4570C">
          <w:rPr>
            <w:rFonts w:asciiTheme="minorHAnsi" w:eastAsiaTheme="minorEastAsia" w:hAnsiTheme="minorHAnsi" w:cstheme="minorBidi"/>
            <w:lang w:val="en-US" w:eastAsia="es-ES"/>
          </w:rPr>
          <w:tab/>
        </w:r>
        <w:r w:rsidDel="00B4570C">
          <w:delText>Data Model Design Decisions</w:delText>
        </w:r>
        <w:r w:rsidDel="00B4570C">
          <w:tab/>
          <w:delText>30</w:delText>
        </w:r>
      </w:del>
    </w:p>
    <w:p w14:paraId="71A05598" w14:textId="3F56A6D4" w:rsidR="00680CE5" w:rsidRPr="00680CE5" w:rsidDel="00B4570C" w:rsidRDefault="00680CE5">
      <w:pPr>
        <w:pStyle w:val="TDC2"/>
        <w:rPr>
          <w:del w:id="855" w:author="Jose Luis Anton Bueso" w:date="2019-06-10T16:09:00Z"/>
          <w:rFonts w:asciiTheme="minorHAnsi" w:eastAsiaTheme="minorEastAsia" w:hAnsiTheme="minorHAnsi" w:cstheme="minorBidi"/>
          <w:lang w:val="en-US" w:eastAsia="es-ES"/>
        </w:rPr>
      </w:pPr>
      <w:del w:id="856" w:author="Jose Luis Anton Bueso" w:date="2019-06-10T16:09:00Z">
        <w:r w:rsidDel="00B4570C">
          <w:delText>4.2</w:delText>
        </w:r>
        <w:r w:rsidRPr="00680CE5" w:rsidDel="00B4570C">
          <w:rPr>
            <w:rFonts w:asciiTheme="minorHAnsi" w:eastAsiaTheme="minorEastAsia" w:hAnsiTheme="minorHAnsi" w:cstheme="minorBidi"/>
            <w:lang w:val="en-US" w:eastAsia="es-ES"/>
          </w:rPr>
          <w:tab/>
        </w:r>
        <w:r w:rsidDel="00B4570C">
          <w:delText>Data Model Design Diagram</w:delText>
        </w:r>
        <w:r w:rsidDel="00B4570C">
          <w:tab/>
          <w:delText>30</w:delText>
        </w:r>
      </w:del>
    </w:p>
    <w:p w14:paraId="2F00898D" w14:textId="7DDE69C9" w:rsidR="00680CE5" w:rsidRPr="00680CE5" w:rsidDel="00B4570C" w:rsidRDefault="00680CE5">
      <w:pPr>
        <w:pStyle w:val="TDC2"/>
        <w:rPr>
          <w:del w:id="857" w:author="Jose Luis Anton Bueso" w:date="2019-06-10T16:09:00Z"/>
          <w:rFonts w:asciiTheme="minorHAnsi" w:eastAsiaTheme="minorEastAsia" w:hAnsiTheme="minorHAnsi" w:cstheme="minorBidi"/>
          <w:lang w:val="en-US" w:eastAsia="es-ES"/>
        </w:rPr>
      </w:pPr>
      <w:del w:id="858" w:author="Jose Luis Anton Bueso" w:date="2019-06-10T16:09:00Z">
        <w:r w:rsidDel="00B4570C">
          <w:delText>4.3</w:delText>
        </w:r>
        <w:r w:rsidRPr="00680CE5" w:rsidDel="00B4570C">
          <w:rPr>
            <w:rFonts w:asciiTheme="minorHAnsi" w:eastAsiaTheme="minorEastAsia" w:hAnsiTheme="minorHAnsi" w:cstheme="minorBidi"/>
            <w:lang w:val="en-US" w:eastAsia="es-ES"/>
          </w:rPr>
          <w:tab/>
        </w:r>
        <w:r w:rsidDel="00B4570C">
          <w:delText>Physical Data Model document reference</w:delText>
        </w:r>
        <w:r w:rsidDel="00B4570C">
          <w:tab/>
          <w:delText>30</w:delText>
        </w:r>
      </w:del>
    </w:p>
    <w:p w14:paraId="42A9BE43" w14:textId="7D3258F5" w:rsidR="00680CE5" w:rsidRPr="00680CE5" w:rsidDel="00B4570C" w:rsidRDefault="00680CE5">
      <w:pPr>
        <w:pStyle w:val="TDC2"/>
        <w:rPr>
          <w:del w:id="859" w:author="Jose Luis Anton Bueso" w:date="2019-06-10T16:09:00Z"/>
          <w:rFonts w:asciiTheme="minorHAnsi" w:eastAsiaTheme="minorEastAsia" w:hAnsiTheme="minorHAnsi" w:cstheme="minorBidi"/>
          <w:lang w:val="en-US" w:eastAsia="es-ES"/>
        </w:rPr>
      </w:pPr>
      <w:del w:id="860" w:author="Jose Luis Anton Bueso" w:date="2019-06-10T16:09:00Z">
        <w:r w:rsidDel="00B4570C">
          <w:delText>4.4</w:delText>
        </w:r>
        <w:r w:rsidRPr="00680CE5" w:rsidDel="00B4570C">
          <w:rPr>
            <w:rFonts w:asciiTheme="minorHAnsi" w:eastAsiaTheme="minorEastAsia" w:hAnsiTheme="minorHAnsi" w:cstheme="minorBidi"/>
            <w:lang w:val="en-US" w:eastAsia="es-ES"/>
          </w:rPr>
          <w:tab/>
        </w:r>
        <w:r w:rsidDel="00B4570C">
          <w:delText>ORM Documentation</w:delText>
        </w:r>
        <w:r w:rsidDel="00B4570C">
          <w:tab/>
          <w:delText>30</w:delText>
        </w:r>
      </w:del>
    </w:p>
    <w:p w14:paraId="04F4FA98" w14:textId="729A01FE" w:rsidR="00680CE5" w:rsidRPr="00680CE5" w:rsidDel="00B4570C" w:rsidRDefault="00680CE5">
      <w:pPr>
        <w:pStyle w:val="TDC1"/>
        <w:rPr>
          <w:del w:id="861" w:author="Jose Luis Anton Bueso" w:date="2019-06-10T16:09:00Z"/>
          <w:rFonts w:eastAsiaTheme="minorEastAsia" w:cstheme="minorBidi"/>
          <w:b w:val="0"/>
          <w:caps w:val="0"/>
          <w:lang w:val="en-US" w:eastAsia="es-ES"/>
        </w:rPr>
      </w:pPr>
      <w:del w:id="862" w:author="Jose Luis Anton Bueso" w:date="2019-06-10T16:09:00Z">
        <w:r w:rsidDel="00B4570C">
          <w:delText>5</w:delText>
        </w:r>
        <w:r w:rsidRPr="00680CE5" w:rsidDel="00B4570C">
          <w:rPr>
            <w:rFonts w:eastAsiaTheme="minorEastAsia" w:cstheme="minorBidi"/>
            <w:b w:val="0"/>
            <w:caps w:val="0"/>
            <w:lang w:val="en-US" w:eastAsia="es-ES"/>
          </w:rPr>
          <w:tab/>
        </w:r>
        <w:r w:rsidDel="00B4570C">
          <w:delText>Service Definition (SD)</w:delText>
        </w:r>
        <w:r w:rsidDel="00B4570C">
          <w:tab/>
          <w:delText>31</w:delText>
        </w:r>
      </w:del>
    </w:p>
    <w:p w14:paraId="453E3C0F" w14:textId="770FC785" w:rsidR="00680CE5" w:rsidRPr="00680CE5" w:rsidDel="00B4570C" w:rsidRDefault="00680CE5">
      <w:pPr>
        <w:pStyle w:val="TDC2"/>
        <w:rPr>
          <w:del w:id="863" w:author="Jose Luis Anton Bueso" w:date="2019-06-10T16:09:00Z"/>
          <w:rFonts w:asciiTheme="minorHAnsi" w:eastAsiaTheme="minorEastAsia" w:hAnsiTheme="minorHAnsi" w:cstheme="minorBidi"/>
          <w:lang w:val="en-US" w:eastAsia="es-ES"/>
        </w:rPr>
      </w:pPr>
      <w:del w:id="864" w:author="Jose Luis Anton Bueso" w:date="2019-06-10T16:09:00Z">
        <w:r w:rsidDel="00B4570C">
          <w:delText>5.1</w:delText>
        </w:r>
        <w:r w:rsidRPr="00680CE5" w:rsidDel="00B4570C">
          <w:rPr>
            <w:rFonts w:asciiTheme="minorHAnsi" w:eastAsiaTheme="minorEastAsia" w:hAnsiTheme="minorHAnsi" w:cstheme="minorBidi"/>
            <w:lang w:val="en-US" w:eastAsia="es-ES"/>
          </w:rPr>
          <w:tab/>
        </w:r>
        <w:r w:rsidDel="00B4570C">
          <w:delText>Interface view</w:delText>
        </w:r>
        <w:r w:rsidDel="00B4570C">
          <w:tab/>
          <w:delText>31</w:delText>
        </w:r>
      </w:del>
    </w:p>
    <w:p w14:paraId="7F92F70B" w14:textId="0B4F24DE" w:rsidR="00680CE5" w:rsidRPr="00680CE5" w:rsidDel="00B4570C" w:rsidRDefault="00680CE5">
      <w:pPr>
        <w:pStyle w:val="TDC2"/>
        <w:rPr>
          <w:del w:id="865" w:author="Jose Luis Anton Bueso" w:date="2019-06-10T16:09:00Z"/>
          <w:rFonts w:asciiTheme="minorHAnsi" w:eastAsiaTheme="minorEastAsia" w:hAnsiTheme="minorHAnsi" w:cstheme="minorBidi"/>
          <w:lang w:val="en-US" w:eastAsia="es-ES"/>
        </w:rPr>
      </w:pPr>
      <w:del w:id="866" w:author="Jose Luis Anton Bueso" w:date="2019-06-10T16:09:00Z">
        <w:r w:rsidDel="00B4570C">
          <w:delText>5.2</w:delText>
        </w:r>
        <w:r w:rsidRPr="00680CE5" w:rsidDel="00B4570C">
          <w:rPr>
            <w:rFonts w:asciiTheme="minorHAnsi" w:eastAsiaTheme="minorEastAsia" w:hAnsiTheme="minorHAnsi" w:cstheme="minorBidi"/>
            <w:lang w:val="en-US" w:eastAsia="es-ES"/>
          </w:rPr>
          <w:tab/>
        </w:r>
        <w:r w:rsidDel="00B4570C">
          <w:delText>Scope</w:delText>
        </w:r>
        <w:r w:rsidDel="00B4570C">
          <w:tab/>
          <w:delText>31</w:delText>
        </w:r>
      </w:del>
    </w:p>
    <w:p w14:paraId="441C5AE8" w14:textId="2F40F05E" w:rsidR="00680CE5" w:rsidRPr="00680CE5" w:rsidDel="00B4570C" w:rsidRDefault="00680CE5">
      <w:pPr>
        <w:pStyle w:val="TDC2"/>
        <w:rPr>
          <w:del w:id="867" w:author="Jose Luis Anton Bueso" w:date="2019-06-10T16:09:00Z"/>
          <w:rFonts w:asciiTheme="minorHAnsi" w:eastAsiaTheme="minorEastAsia" w:hAnsiTheme="minorHAnsi" w:cstheme="minorBidi"/>
          <w:lang w:val="en-US" w:eastAsia="es-ES"/>
        </w:rPr>
      </w:pPr>
      <w:del w:id="868" w:author="Jose Luis Anton Bueso" w:date="2019-06-10T16:09:00Z">
        <w:r w:rsidDel="00B4570C">
          <w:delText>5.3</w:delText>
        </w:r>
        <w:r w:rsidRPr="00680CE5" w:rsidDel="00B4570C">
          <w:rPr>
            <w:rFonts w:asciiTheme="minorHAnsi" w:eastAsiaTheme="minorEastAsia" w:hAnsiTheme="minorHAnsi" w:cstheme="minorBidi"/>
            <w:lang w:val="en-US" w:eastAsia="es-ES"/>
          </w:rPr>
          <w:tab/>
        </w:r>
        <w:r w:rsidDel="00B4570C">
          <w:delText>Services dependency model</w:delText>
        </w:r>
        <w:r w:rsidDel="00B4570C">
          <w:tab/>
          <w:delText>31</w:delText>
        </w:r>
      </w:del>
    </w:p>
    <w:p w14:paraId="0ED83E24" w14:textId="4DEA446E" w:rsidR="00680CE5" w:rsidRPr="00680CE5" w:rsidDel="00B4570C" w:rsidRDefault="00680CE5">
      <w:pPr>
        <w:pStyle w:val="TDC2"/>
        <w:rPr>
          <w:del w:id="869" w:author="Jose Luis Anton Bueso" w:date="2019-06-10T16:09:00Z"/>
          <w:rFonts w:asciiTheme="minorHAnsi" w:eastAsiaTheme="minorEastAsia" w:hAnsiTheme="minorHAnsi" w:cstheme="minorBidi"/>
          <w:lang w:val="en-US" w:eastAsia="es-ES"/>
        </w:rPr>
      </w:pPr>
      <w:del w:id="870" w:author="Jose Luis Anton Bueso" w:date="2019-06-10T16:09:00Z">
        <w:r w:rsidDel="00B4570C">
          <w:delText>5.4</w:delText>
        </w:r>
        <w:r w:rsidRPr="00680CE5" w:rsidDel="00B4570C">
          <w:rPr>
            <w:rFonts w:asciiTheme="minorHAnsi" w:eastAsiaTheme="minorEastAsia" w:hAnsiTheme="minorHAnsi" w:cstheme="minorBidi"/>
            <w:lang w:val="en-US" w:eastAsia="es-ES"/>
          </w:rPr>
          <w:tab/>
        </w:r>
        <w:r w:rsidDel="00B4570C">
          <w:delText>Services provided</w:delText>
        </w:r>
        <w:r w:rsidDel="00B4570C">
          <w:tab/>
          <w:delText>31</w:delText>
        </w:r>
      </w:del>
    </w:p>
    <w:p w14:paraId="18D4A5F9" w14:textId="3EBAD4A1" w:rsidR="00680CE5" w:rsidRPr="00680CE5" w:rsidDel="00B4570C" w:rsidRDefault="00680CE5">
      <w:pPr>
        <w:pStyle w:val="TDC3"/>
        <w:tabs>
          <w:tab w:val="left" w:pos="1540"/>
        </w:tabs>
        <w:rPr>
          <w:del w:id="871" w:author="Jose Luis Anton Bueso" w:date="2019-06-10T16:09:00Z"/>
          <w:rFonts w:eastAsiaTheme="minorEastAsia" w:cstheme="minorBidi"/>
          <w:lang w:val="en-US" w:eastAsia="es-ES"/>
        </w:rPr>
      </w:pPr>
      <w:del w:id="872" w:author="Jose Luis Anton Bueso" w:date="2019-06-10T16:09:00Z">
        <w:r w:rsidDel="00B4570C">
          <w:delText>5.4.1</w:delText>
        </w:r>
        <w:r w:rsidRPr="00680CE5" w:rsidDel="00B4570C">
          <w:rPr>
            <w:rFonts w:eastAsiaTheme="minorEastAsia" w:cstheme="minorBidi"/>
            <w:lang w:val="en-US" w:eastAsia="es-ES"/>
          </w:rPr>
          <w:tab/>
        </w:r>
        <w:r w:rsidDel="00B4570C">
          <w:delText>Service name 1</w:delText>
        </w:r>
        <w:r w:rsidDel="00B4570C">
          <w:tab/>
          <w:delText>31</w:delText>
        </w:r>
      </w:del>
    </w:p>
    <w:p w14:paraId="30F01275" w14:textId="7897E3E8" w:rsidR="00680CE5" w:rsidRPr="00680CE5" w:rsidDel="00B4570C" w:rsidRDefault="00680CE5">
      <w:pPr>
        <w:pStyle w:val="TDC3"/>
        <w:tabs>
          <w:tab w:val="left" w:pos="1540"/>
        </w:tabs>
        <w:rPr>
          <w:del w:id="873" w:author="Jose Luis Anton Bueso" w:date="2019-06-10T16:09:00Z"/>
          <w:rFonts w:eastAsiaTheme="minorEastAsia" w:cstheme="minorBidi"/>
          <w:lang w:val="en-US" w:eastAsia="es-ES"/>
        </w:rPr>
      </w:pPr>
      <w:del w:id="874" w:author="Jose Luis Anton Bueso" w:date="2019-06-10T16:09:00Z">
        <w:r w:rsidDel="00B4570C">
          <w:delText>5.4.2</w:delText>
        </w:r>
        <w:r w:rsidRPr="00680CE5" w:rsidDel="00B4570C">
          <w:rPr>
            <w:rFonts w:eastAsiaTheme="minorEastAsia" w:cstheme="minorBidi"/>
            <w:lang w:val="en-US" w:eastAsia="es-ES"/>
          </w:rPr>
          <w:tab/>
        </w:r>
        <w:r w:rsidDel="00B4570C">
          <w:delText>Service name 2</w:delText>
        </w:r>
        <w:r w:rsidDel="00B4570C">
          <w:tab/>
          <w:delText>32</w:delText>
        </w:r>
      </w:del>
    </w:p>
    <w:p w14:paraId="0500D38C" w14:textId="57D00475" w:rsidR="00680CE5" w:rsidRPr="00680CE5" w:rsidDel="00B4570C" w:rsidRDefault="00680CE5">
      <w:pPr>
        <w:pStyle w:val="TDC2"/>
        <w:rPr>
          <w:del w:id="875" w:author="Jose Luis Anton Bueso" w:date="2019-06-10T16:09:00Z"/>
          <w:rFonts w:asciiTheme="minorHAnsi" w:eastAsiaTheme="minorEastAsia" w:hAnsiTheme="minorHAnsi" w:cstheme="minorBidi"/>
          <w:lang w:val="en-US" w:eastAsia="es-ES"/>
        </w:rPr>
      </w:pPr>
      <w:del w:id="876" w:author="Jose Luis Anton Bueso" w:date="2019-06-10T16:09:00Z">
        <w:r w:rsidDel="00B4570C">
          <w:delText>5.5</w:delText>
        </w:r>
        <w:r w:rsidRPr="00680CE5" w:rsidDel="00B4570C">
          <w:rPr>
            <w:rFonts w:asciiTheme="minorHAnsi" w:eastAsiaTheme="minorEastAsia" w:hAnsiTheme="minorHAnsi" w:cstheme="minorBidi"/>
            <w:lang w:val="en-US" w:eastAsia="es-ES"/>
          </w:rPr>
          <w:tab/>
        </w:r>
        <w:r w:rsidDel="00B4570C">
          <w:delText>Services Consumed</w:delText>
        </w:r>
        <w:r w:rsidDel="00B4570C">
          <w:tab/>
          <w:delText>33</w:delText>
        </w:r>
      </w:del>
    </w:p>
    <w:p w14:paraId="0BC04873" w14:textId="59AC4BC5" w:rsidR="00680CE5" w:rsidDel="00B4570C" w:rsidRDefault="00680CE5">
      <w:pPr>
        <w:pStyle w:val="TDC3"/>
        <w:tabs>
          <w:tab w:val="left" w:pos="1540"/>
        </w:tabs>
        <w:rPr>
          <w:del w:id="877" w:author="Jose Luis Anton Bueso" w:date="2019-06-10T16:09:00Z"/>
          <w:rFonts w:eastAsiaTheme="minorEastAsia" w:cstheme="minorBidi"/>
          <w:lang w:val="es-ES" w:eastAsia="es-ES"/>
        </w:rPr>
      </w:pPr>
      <w:del w:id="878" w:author="Jose Luis Anton Bueso" w:date="2019-06-10T16:09:00Z">
        <w:r w:rsidDel="00B4570C">
          <w:delText>5.5.1</w:delText>
        </w:r>
        <w:r w:rsidDel="00B4570C">
          <w:rPr>
            <w:rFonts w:eastAsiaTheme="minorEastAsia" w:cstheme="minorBidi"/>
            <w:lang w:val="es-ES" w:eastAsia="es-ES"/>
          </w:rPr>
          <w:tab/>
        </w:r>
        <w:r w:rsidDel="00B4570C">
          <w:delText>Service name 1</w:delText>
        </w:r>
        <w:r w:rsidDel="00B4570C">
          <w:tab/>
          <w:delText>33</w:delText>
        </w:r>
      </w:del>
    </w:p>
    <w:p w14:paraId="12FEB077" w14:textId="0AD1858C" w:rsidR="001261E7" w:rsidRPr="00AE0928" w:rsidRDefault="001261E7" w:rsidP="00E25EC4">
      <w:pPr>
        <w:pStyle w:val="SubTitle2"/>
      </w:pPr>
      <w:r w:rsidRPr="00AE0928">
        <w:fldChar w:fldCharType="end"/>
      </w:r>
      <w:bookmarkStart w:id="879" w:name="_Toc180987569"/>
    </w:p>
    <w:p w14:paraId="4FC491E2" w14:textId="77777777" w:rsidR="001261E7" w:rsidRPr="00AE0928" w:rsidRDefault="001261E7" w:rsidP="00E25EC4">
      <w:pPr>
        <w:pStyle w:val="ZDGName"/>
      </w:pPr>
      <w:r w:rsidRPr="00AE0928">
        <w:br w:type="page"/>
      </w:r>
    </w:p>
    <w:p w14:paraId="431D5DF9" w14:textId="77777777" w:rsidR="001261E7" w:rsidRPr="00AE0928" w:rsidRDefault="00657D65" w:rsidP="00E25EC4">
      <w:pPr>
        <w:pStyle w:val="Ttulo1"/>
      </w:pPr>
      <w:bookmarkStart w:id="880" w:name="_Toc11075508"/>
      <w:bookmarkEnd w:id="879"/>
      <w:r>
        <w:lastRenderedPageBreak/>
        <w:t>Introduction</w:t>
      </w:r>
      <w:bookmarkEnd w:id="880"/>
    </w:p>
    <w:p w14:paraId="58AAEF40" w14:textId="77777777" w:rsidR="00657D65" w:rsidRDefault="00657D65" w:rsidP="00657D65">
      <w:pPr>
        <w:jc w:val="both"/>
      </w:pPr>
      <w:r>
        <w:t>The purpose of this document is to establish the design for the system and to support the communication among the technical stakeholders. The most important reasons why IT Architecture matters in the context of this project would be:</w:t>
      </w:r>
    </w:p>
    <w:p w14:paraId="30A94344" w14:textId="77777777" w:rsidR="00657D65" w:rsidRDefault="00657D65" w:rsidP="00D453AE">
      <w:pPr>
        <w:pStyle w:val="Prrafodelista"/>
        <w:numPr>
          <w:ilvl w:val="0"/>
          <w:numId w:val="4"/>
        </w:numPr>
        <w:suppressAutoHyphens w:val="0"/>
        <w:spacing w:before="0" w:after="100" w:afterAutospacing="1" w:line="240" w:lineRule="auto"/>
        <w:ind w:right="108"/>
        <w:jc w:val="both"/>
      </w:pPr>
      <w:r>
        <w:t>To enhance communication among stakeholders through documentation.</w:t>
      </w:r>
    </w:p>
    <w:p w14:paraId="68865973" w14:textId="77777777" w:rsidR="00657D65" w:rsidRDefault="00657D65" w:rsidP="00D453AE">
      <w:pPr>
        <w:pStyle w:val="Prrafodelista"/>
        <w:numPr>
          <w:ilvl w:val="0"/>
          <w:numId w:val="4"/>
        </w:numPr>
        <w:suppressAutoHyphens w:val="0"/>
        <w:spacing w:before="0" w:after="100" w:afterAutospacing="1" w:line="240" w:lineRule="auto"/>
        <w:ind w:right="108"/>
        <w:jc w:val="both"/>
      </w:pPr>
      <w:r>
        <w:t>To define a set of constraints on subsequent implementation by the development team.</w:t>
      </w:r>
    </w:p>
    <w:p w14:paraId="05227124" w14:textId="77777777" w:rsidR="00657D65" w:rsidRDefault="00657D65" w:rsidP="00D453AE">
      <w:pPr>
        <w:pStyle w:val="Prrafodelista"/>
        <w:numPr>
          <w:ilvl w:val="0"/>
          <w:numId w:val="4"/>
        </w:numPr>
        <w:suppressAutoHyphens w:val="0"/>
        <w:spacing w:before="0" w:after="100" w:afterAutospacing="1" w:line="240" w:lineRule="auto"/>
        <w:ind w:right="108"/>
        <w:jc w:val="both"/>
      </w:pPr>
      <w:r>
        <w:t>To focus attention on the assembly of components rather than simply on their creation.</w:t>
      </w:r>
    </w:p>
    <w:p w14:paraId="155B15D2" w14:textId="77777777" w:rsidR="00657D65" w:rsidRDefault="00657D65" w:rsidP="00D453AE">
      <w:pPr>
        <w:pStyle w:val="Prrafodelista"/>
        <w:numPr>
          <w:ilvl w:val="0"/>
          <w:numId w:val="4"/>
        </w:numPr>
        <w:suppressAutoHyphens w:val="0"/>
        <w:spacing w:before="0" w:after="100" w:afterAutospacing="1" w:line="240" w:lineRule="auto"/>
        <w:ind w:right="108"/>
        <w:jc w:val="both"/>
      </w:pPr>
      <w:r>
        <w:t>To restrict design alternatives by channelling the creativity of developers, therefore reducing design and system complexity.</w:t>
      </w:r>
    </w:p>
    <w:p w14:paraId="6260E56A" w14:textId="77777777" w:rsidR="00657D65" w:rsidRPr="00C745E9" w:rsidRDefault="00657D65" w:rsidP="00D453AE">
      <w:pPr>
        <w:pStyle w:val="Prrafodelista"/>
        <w:numPr>
          <w:ilvl w:val="0"/>
          <w:numId w:val="4"/>
        </w:numPr>
        <w:suppressAutoHyphens w:val="0"/>
        <w:spacing w:before="0" w:after="100" w:afterAutospacing="1" w:line="240" w:lineRule="auto"/>
        <w:ind w:right="108"/>
        <w:jc w:val="both"/>
      </w:pPr>
      <w:r>
        <w:t>To be the foundation for training new team members.</w:t>
      </w:r>
    </w:p>
    <w:p w14:paraId="3A4E0254" w14:textId="77777777" w:rsidR="001261E7" w:rsidRPr="00AE0928" w:rsidRDefault="00657D65" w:rsidP="004F5F71">
      <w:pPr>
        <w:pStyle w:val="Ttulo2"/>
      </w:pPr>
      <w:bookmarkStart w:id="881" w:name="_Toc11075509"/>
      <w:r>
        <w:t>Overview</w:t>
      </w:r>
      <w:bookmarkEnd w:id="881"/>
    </w:p>
    <w:p w14:paraId="5DBC1CCB" w14:textId="77777777" w:rsidR="001261E7" w:rsidRDefault="00657D65" w:rsidP="00E25EC4">
      <w:r>
        <w:t>TBD</w:t>
      </w:r>
    </w:p>
    <w:p w14:paraId="14A96E24" w14:textId="77777777" w:rsidR="00AE0928" w:rsidRDefault="00AE0928" w:rsidP="00E25EC4"/>
    <w:p w14:paraId="42F31F1D" w14:textId="77777777" w:rsidR="00AE0928" w:rsidRPr="00AE0928" w:rsidRDefault="00AE0928" w:rsidP="00E25EC4"/>
    <w:p w14:paraId="03FD72AE" w14:textId="77777777" w:rsidR="00E25EC4" w:rsidRPr="00AE0928" w:rsidRDefault="00657D65" w:rsidP="00657D65">
      <w:pPr>
        <w:pStyle w:val="Ttulo2"/>
      </w:pPr>
      <w:bookmarkStart w:id="882" w:name="_Toc11075510"/>
      <w:r>
        <w:t>Assumptions</w:t>
      </w:r>
      <w:bookmarkEnd w:id="882"/>
    </w:p>
    <w:p w14:paraId="2D253A34" w14:textId="36030A49" w:rsidR="00657D65" w:rsidRDefault="00657D65" w:rsidP="00657D65">
      <w:pPr>
        <w:jc w:val="both"/>
      </w:pPr>
      <w:r w:rsidRPr="00C62213">
        <w:t>This Design Docu</w:t>
      </w:r>
      <w:r>
        <w:t>ment is based on the version 2.2</w:t>
      </w:r>
      <w:r w:rsidRPr="00F80120">
        <w:rPr>
          <w:color w:val="FF0000"/>
        </w:rPr>
        <w:t xml:space="preserve"> </w:t>
      </w:r>
      <w:r w:rsidRPr="00C62213">
        <w:t xml:space="preserve">of </w:t>
      </w:r>
      <w:r>
        <w:t>the Architecture of To Be</w:t>
      </w:r>
      <w:r w:rsidRPr="00C62213">
        <w:t xml:space="preserve"> (see </w:t>
      </w:r>
      <w:r w:rsidRPr="007C058D">
        <w:t>[</w:t>
      </w:r>
      <w:hyperlink w:anchor="R1" w:history="1">
        <w:r w:rsidRPr="00A83AD8">
          <w:rPr>
            <w:rStyle w:val="Hipervnculo"/>
          </w:rPr>
          <w:t>R1</w:t>
        </w:r>
      </w:hyperlink>
      <w:r>
        <w:t>]</w:t>
      </w:r>
      <w:r w:rsidRPr="00C62213">
        <w:t>)</w:t>
      </w:r>
      <w:r>
        <w:t xml:space="preserve">. </w:t>
      </w:r>
    </w:p>
    <w:p w14:paraId="0836B130" w14:textId="77777777" w:rsidR="001261E7" w:rsidRDefault="00657D65" w:rsidP="00657D65">
      <w:r>
        <w:t xml:space="preserve">Given that there are still some decisions to make, </w:t>
      </w:r>
      <w:r w:rsidRPr="002310EA">
        <w:t xml:space="preserve">Architectural and technology choices </w:t>
      </w:r>
      <w:r>
        <w:t>shown in this document could be reviewed in future versions of the document, or during the final implementation.</w:t>
      </w:r>
    </w:p>
    <w:p w14:paraId="35383F2D" w14:textId="77777777" w:rsidR="00E25EC4" w:rsidRPr="00AE0928" w:rsidRDefault="00657D65" w:rsidP="00657D65">
      <w:pPr>
        <w:pStyle w:val="Ttulo2"/>
      </w:pPr>
      <w:bookmarkStart w:id="883" w:name="_References"/>
      <w:bookmarkStart w:id="884" w:name="_Toc11075511"/>
      <w:bookmarkEnd w:id="883"/>
      <w:r>
        <w:t>References</w:t>
      </w:r>
      <w:bookmarkEnd w:id="884"/>
    </w:p>
    <w:tbl>
      <w:tblPr>
        <w:tblW w:w="9639"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51"/>
        <w:gridCol w:w="1559"/>
        <w:gridCol w:w="7229"/>
      </w:tblGrid>
      <w:tr w:rsidR="00657D65" w:rsidRPr="00657D65" w14:paraId="66BF1D0C" w14:textId="77777777" w:rsidTr="005473D9">
        <w:trPr>
          <w:cantSplit/>
          <w:trHeight w:val="340"/>
        </w:trPr>
        <w:tc>
          <w:tcPr>
            <w:tcW w:w="851" w:type="dxa"/>
            <w:shd w:val="pct5" w:color="auto" w:fill="FFFFFF"/>
          </w:tcPr>
          <w:p w14:paraId="49DC78CA" w14:textId="77777777" w:rsidR="00657D65" w:rsidRPr="00657D65" w:rsidRDefault="00657D65" w:rsidP="005473D9">
            <w:pPr>
              <w:pStyle w:val="Statusbox"/>
              <w:jc w:val="both"/>
              <w:rPr>
                <w:rStyle w:val="Textoennegrita"/>
                <w:rFonts w:asciiTheme="minorHAnsi" w:hAnsiTheme="minorHAnsi" w:cstheme="minorHAnsi"/>
                <w:sz w:val="22"/>
                <w:szCs w:val="22"/>
              </w:rPr>
            </w:pPr>
            <w:r w:rsidRPr="00657D65">
              <w:rPr>
                <w:rStyle w:val="Textoennegrita"/>
                <w:rFonts w:asciiTheme="minorHAnsi" w:hAnsiTheme="minorHAnsi" w:cstheme="minorHAnsi"/>
                <w:sz w:val="22"/>
                <w:szCs w:val="22"/>
              </w:rPr>
              <w:t>Ref.</w:t>
            </w:r>
          </w:p>
        </w:tc>
        <w:tc>
          <w:tcPr>
            <w:tcW w:w="1559" w:type="dxa"/>
            <w:shd w:val="pct5" w:color="auto" w:fill="FFFFFF"/>
          </w:tcPr>
          <w:p w14:paraId="2A12B640" w14:textId="77777777" w:rsidR="00657D65" w:rsidRPr="00657D65" w:rsidRDefault="00657D65" w:rsidP="005473D9">
            <w:pPr>
              <w:pStyle w:val="Statusbox"/>
              <w:jc w:val="both"/>
              <w:rPr>
                <w:rStyle w:val="Textoennegrita"/>
                <w:rFonts w:asciiTheme="minorHAnsi" w:hAnsiTheme="minorHAnsi" w:cstheme="minorHAnsi"/>
                <w:sz w:val="22"/>
                <w:szCs w:val="22"/>
              </w:rPr>
            </w:pPr>
            <w:r w:rsidRPr="00657D65">
              <w:rPr>
                <w:rStyle w:val="Textoennegrita"/>
                <w:rFonts w:asciiTheme="minorHAnsi" w:hAnsiTheme="minorHAnsi" w:cstheme="minorHAnsi"/>
                <w:sz w:val="22"/>
                <w:szCs w:val="22"/>
              </w:rPr>
              <w:t>Version</w:t>
            </w:r>
          </w:p>
        </w:tc>
        <w:tc>
          <w:tcPr>
            <w:tcW w:w="7229" w:type="dxa"/>
            <w:shd w:val="pct5" w:color="auto" w:fill="FFFFFF"/>
          </w:tcPr>
          <w:p w14:paraId="2AE67910" w14:textId="77777777" w:rsidR="00657D65" w:rsidRPr="00657D65" w:rsidRDefault="00657D65" w:rsidP="005473D9">
            <w:pPr>
              <w:pStyle w:val="Statusbox"/>
              <w:jc w:val="both"/>
              <w:rPr>
                <w:rStyle w:val="Textoennegrita"/>
                <w:rFonts w:asciiTheme="minorHAnsi" w:hAnsiTheme="minorHAnsi" w:cstheme="minorHAnsi"/>
                <w:sz w:val="22"/>
                <w:szCs w:val="22"/>
              </w:rPr>
            </w:pPr>
            <w:r w:rsidRPr="00657D65">
              <w:rPr>
                <w:rStyle w:val="Textoennegrita"/>
                <w:rFonts w:asciiTheme="minorHAnsi" w:hAnsiTheme="minorHAnsi" w:cstheme="minorHAnsi"/>
                <w:sz w:val="22"/>
                <w:szCs w:val="22"/>
              </w:rPr>
              <w:t>Location</w:t>
            </w:r>
          </w:p>
        </w:tc>
      </w:tr>
      <w:tr w:rsidR="00657D65" w:rsidRPr="00657D65" w14:paraId="59147ACE" w14:textId="77777777" w:rsidTr="005473D9">
        <w:trPr>
          <w:cantSplit/>
          <w:trHeight w:val="340"/>
        </w:trPr>
        <w:tc>
          <w:tcPr>
            <w:tcW w:w="851" w:type="dxa"/>
          </w:tcPr>
          <w:p w14:paraId="4CCA4514" w14:textId="77777777" w:rsidR="00657D65" w:rsidRPr="00657D65" w:rsidRDefault="00657D65" w:rsidP="005473D9">
            <w:pPr>
              <w:pStyle w:val="Statusbox"/>
              <w:jc w:val="both"/>
              <w:rPr>
                <w:rFonts w:asciiTheme="minorHAnsi" w:hAnsiTheme="minorHAnsi" w:cstheme="minorHAnsi"/>
                <w:sz w:val="22"/>
                <w:szCs w:val="22"/>
              </w:rPr>
            </w:pPr>
            <w:bookmarkStart w:id="885" w:name="Assumptions"/>
            <w:bookmarkStart w:id="886" w:name="R1"/>
            <w:r w:rsidRPr="00657D65">
              <w:rPr>
                <w:rFonts w:asciiTheme="minorHAnsi" w:hAnsiTheme="minorHAnsi" w:cstheme="minorHAnsi"/>
                <w:sz w:val="22"/>
                <w:szCs w:val="22"/>
              </w:rPr>
              <w:t>[</w:t>
            </w:r>
            <w:r w:rsidRPr="00657D65">
              <w:rPr>
                <w:rStyle w:val="ReferenceChar"/>
                <w:rFonts w:asciiTheme="minorHAnsi" w:hAnsiTheme="minorHAnsi" w:cstheme="minorHAnsi"/>
                <w:sz w:val="22"/>
                <w:szCs w:val="22"/>
              </w:rPr>
              <w:t>R1</w:t>
            </w:r>
            <w:r w:rsidRPr="00657D65">
              <w:rPr>
                <w:rFonts w:asciiTheme="minorHAnsi" w:hAnsiTheme="minorHAnsi" w:cstheme="minorHAnsi"/>
                <w:sz w:val="22"/>
                <w:szCs w:val="22"/>
              </w:rPr>
              <w:t>]</w:t>
            </w:r>
            <w:bookmarkEnd w:id="885"/>
            <w:bookmarkEnd w:id="886"/>
          </w:p>
        </w:tc>
        <w:tc>
          <w:tcPr>
            <w:tcW w:w="1559" w:type="dxa"/>
          </w:tcPr>
          <w:p w14:paraId="06C8E371" w14:textId="77777777" w:rsidR="00657D65" w:rsidRPr="00657D65" w:rsidRDefault="00657D65" w:rsidP="005473D9">
            <w:pPr>
              <w:pStyle w:val="Statusbox"/>
              <w:jc w:val="both"/>
              <w:rPr>
                <w:rFonts w:asciiTheme="minorHAnsi" w:hAnsiTheme="minorHAnsi" w:cstheme="minorHAnsi"/>
                <w:sz w:val="22"/>
                <w:szCs w:val="22"/>
              </w:rPr>
            </w:pPr>
            <w:r w:rsidRPr="00657D65">
              <w:rPr>
                <w:rFonts w:asciiTheme="minorHAnsi" w:hAnsiTheme="minorHAnsi" w:cstheme="minorHAnsi"/>
                <w:sz w:val="22"/>
                <w:szCs w:val="22"/>
              </w:rPr>
              <w:t>2.2</w:t>
            </w:r>
          </w:p>
        </w:tc>
        <w:tc>
          <w:tcPr>
            <w:tcW w:w="7229" w:type="dxa"/>
          </w:tcPr>
          <w:p w14:paraId="63CA0AFD" w14:textId="77777777" w:rsidR="00657D65" w:rsidRPr="00657D65" w:rsidRDefault="00657D65" w:rsidP="005473D9">
            <w:pPr>
              <w:pStyle w:val="Statusbox"/>
              <w:jc w:val="both"/>
              <w:rPr>
                <w:rFonts w:asciiTheme="minorHAnsi" w:hAnsiTheme="minorHAnsi" w:cstheme="minorHAnsi"/>
                <w:sz w:val="22"/>
                <w:szCs w:val="22"/>
              </w:rPr>
            </w:pPr>
            <w:r w:rsidRPr="00657D65">
              <w:rPr>
                <w:rFonts w:asciiTheme="minorHAnsi" w:hAnsiTheme="minorHAnsi" w:cstheme="minorHAnsi"/>
                <w:sz w:val="22"/>
                <w:szCs w:val="22"/>
              </w:rPr>
              <w:t>Architecture of To Be</w:t>
            </w:r>
          </w:p>
        </w:tc>
      </w:tr>
      <w:tr w:rsidR="00657D65" w:rsidRPr="00657D65" w14:paraId="6D781E20" w14:textId="77777777" w:rsidTr="005473D9">
        <w:trPr>
          <w:cantSplit/>
          <w:trHeight w:val="340"/>
        </w:trPr>
        <w:tc>
          <w:tcPr>
            <w:tcW w:w="851" w:type="dxa"/>
          </w:tcPr>
          <w:p w14:paraId="01B80416" w14:textId="77777777" w:rsidR="00657D65" w:rsidRPr="00657D65" w:rsidRDefault="00657D65" w:rsidP="005473D9">
            <w:pPr>
              <w:pStyle w:val="Statusbox"/>
              <w:jc w:val="both"/>
              <w:rPr>
                <w:rFonts w:asciiTheme="minorHAnsi" w:hAnsiTheme="minorHAnsi" w:cstheme="minorHAnsi"/>
                <w:sz w:val="22"/>
                <w:szCs w:val="22"/>
              </w:rPr>
            </w:pPr>
            <w:r w:rsidRPr="00657D65">
              <w:rPr>
                <w:rFonts w:asciiTheme="minorHAnsi" w:hAnsiTheme="minorHAnsi" w:cstheme="minorHAnsi"/>
                <w:sz w:val="22"/>
                <w:szCs w:val="22"/>
              </w:rPr>
              <w:t>[</w:t>
            </w:r>
            <w:r w:rsidRPr="00657D65">
              <w:rPr>
                <w:rStyle w:val="ReferenceChar"/>
                <w:rFonts w:asciiTheme="minorHAnsi" w:hAnsiTheme="minorHAnsi" w:cstheme="minorHAnsi"/>
                <w:sz w:val="22"/>
                <w:szCs w:val="22"/>
              </w:rPr>
              <w:t>R2</w:t>
            </w:r>
            <w:r w:rsidRPr="00657D65">
              <w:rPr>
                <w:rFonts w:asciiTheme="minorHAnsi" w:hAnsiTheme="minorHAnsi" w:cstheme="minorHAnsi"/>
                <w:sz w:val="22"/>
                <w:szCs w:val="22"/>
              </w:rPr>
              <w:t>]</w:t>
            </w:r>
          </w:p>
        </w:tc>
        <w:tc>
          <w:tcPr>
            <w:tcW w:w="1559" w:type="dxa"/>
          </w:tcPr>
          <w:p w14:paraId="0B816BE7" w14:textId="77777777" w:rsidR="00657D65" w:rsidRPr="00657D65" w:rsidRDefault="00657D65" w:rsidP="005473D9">
            <w:pPr>
              <w:pStyle w:val="Statusbox"/>
              <w:jc w:val="both"/>
              <w:rPr>
                <w:rStyle w:val="StatusboxChar"/>
                <w:rFonts w:asciiTheme="minorHAnsi" w:hAnsiTheme="minorHAnsi" w:cstheme="minorHAnsi"/>
                <w:sz w:val="22"/>
                <w:szCs w:val="22"/>
              </w:rPr>
            </w:pPr>
            <w:r w:rsidRPr="00657D65">
              <w:rPr>
                <w:rFonts w:asciiTheme="minorHAnsi" w:hAnsiTheme="minorHAnsi" w:cstheme="minorHAnsi"/>
                <w:sz w:val="22"/>
                <w:szCs w:val="22"/>
              </w:rPr>
              <w:t>3.1</w:t>
            </w:r>
          </w:p>
        </w:tc>
        <w:tc>
          <w:tcPr>
            <w:tcW w:w="7229" w:type="dxa"/>
          </w:tcPr>
          <w:p w14:paraId="7F154154" w14:textId="77777777" w:rsidR="00657D65" w:rsidRPr="00657D65" w:rsidRDefault="00657D65" w:rsidP="005473D9">
            <w:pPr>
              <w:pStyle w:val="Statusbox"/>
              <w:jc w:val="both"/>
              <w:rPr>
                <w:rFonts w:asciiTheme="minorHAnsi" w:hAnsiTheme="minorHAnsi" w:cstheme="minorHAnsi"/>
                <w:sz w:val="22"/>
                <w:szCs w:val="22"/>
              </w:rPr>
            </w:pPr>
            <w:r w:rsidRPr="00657D65">
              <w:rPr>
                <w:rFonts w:asciiTheme="minorHAnsi" w:hAnsiTheme="minorHAnsi" w:cstheme="minorHAnsi"/>
                <w:sz w:val="22"/>
                <w:szCs w:val="22"/>
              </w:rPr>
              <w:t>Business Vision</w:t>
            </w:r>
          </w:p>
        </w:tc>
      </w:tr>
      <w:tr w:rsidR="00657D65" w:rsidRPr="00657D65" w14:paraId="19D546BF" w14:textId="77777777" w:rsidTr="005473D9">
        <w:trPr>
          <w:cantSplit/>
          <w:trHeight w:val="340"/>
        </w:trPr>
        <w:tc>
          <w:tcPr>
            <w:tcW w:w="851" w:type="dxa"/>
          </w:tcPr>
          <w:p w14:paraId="3428B4D3" w14:textId="77777777" w:rsidR="00657D65" w:rsidRPr="00657D65" w:rsidRDefault="00657D65" w:rsidP="005473D9">
            <w:pPr>
              <w:pStyle w:val="Statusbox"/>
              <w:jc w:val="both"/>
              <w:rPr>
                <w:rFonts w:asciiTheme="minorHAnsi" w:hAnsiTheme="minorHAnsi" w:cstheme="minorHAnsi"/>
                <w:sz w:val="22"/>
                <w:szCs w:val="22"/>
              </w:rPr>
            </w:pPr>
            <w:r w:rsidRPr="00657D65">
              <w:rPr>
                <w:rFonts w:asciiTheme="minorHAnsi" w:hAnsiTheme="minorHAnsi" w:cstheme="minorHAnsi"/>
                <w:sz w:val="22"/>
                <w:szCs w:val="22"/>
              </w:rPr>
              <w:t>[</w:t>
            </w:r>
            <w:r w:rsidRPr="00657D65">
              <w:rPr>
                <w:rStyle w:val="ReferenceChar"/>
                <w:rFonts w:asciiTheme="minorHAnsi" w:hAnsiTheme="minorHAnsi" w:cstheme="minorHAnsi"/>
                <w:sz w:val="22"/>
                <w:szCs w:val="22"/>
              </w:rPr>
              <w:t>R3</w:t>
            </w:r>
            <w:r w:rsidRPr="00657D65">
              <w:rPr>
                <w:rFonts w:asciiTheme="minorHAnsi" w:hAnsiTheme="minorHAnsi" w:cstheme="minorHAnsi"/>
                <w:sz w:val="22"/>
                <w:szCs w:val="22"/>
              </w:rPr>
              <w:t>]</w:t>
            </w:r>
          </w:p>
        </w:tc>
        <w:tc>
          <w:tcPr>
            <w:tcW w:w="1559" w:type="dxa"/>
          </w:tcPr>
          <w:p w14:paraId="18ADDE98" w14:textId="77777777" w:rsidR="00657D65" w:rsidRPr="00657D65" w:rsidRDefault="00657D65" w:rsidP="005473D9">
            <w:pPr>
              <w:pStyle w:val="Statusbox"/>
              <w:jc w:val="both"/>
              <w:rPr>
                <w:rFonts w:asciiTheme="minorHAnsi" w:hAnsiTheme="minorHAnsi" w:cstheme="minorHAnsi"/>
                <w:sz w:val="22"/>
                <w:szCs w:val="22"/>
              </w:rPr>
            </w:pPr>
            <w:r w:rsidRPr="00657D65">
              <w:rPr>
                <w:rFonts w:asciiTheme="minorHAnsi" w:hAnsiTheme="minorHAnsi" w:cstheme="minorHAnsi"/>
                <w:sz w:val="22"/>
                <w:szCs w:val="22"/>
              </w:rPr>
              <w:t>1.1</w:t>
            </w:r>
          </w:p>
        </w:tc>
        <w:tc>
          <w:tcPr>
            <w:tcW w:w="7229" w:type="dxa"/>
          </w:tcPr>
          <w:p w14:paraId="61411BD3" w14:textId="77777777" w:rsidR="00657D65" w:rsidRPr="00657D65" w:rsidRDefault="00657D65" w:rsidP="005473D9">
            <w:pPr>
              <w:pStyle w:val="Statusbox"/>
              <w:jc w:val="both"/>
              <w:rPr>
                <w:rFonts w:asciiTheme="minorHAnsi" w:hAnsiTheme="minorHAnsi" w:cstheme="minorHAnsi"/>
                <w:sz w:val="22"/>
                <w:szCs w:val="22"/>
              </w:rPr>
            </w:pPr>
            <w:r w:rsidRPr="00657D65">
              <w:rPr>
                <w:rFonts w:asciiTheme="minorHAnsi" w:hAnsiTheme="minorHAnsi" w:cstheme="minorHAnsi"/>
                <w:sz w:val="22"/>
                <w:szCs w:val="22"/>
              </w:rPr>
              <w:t>Requirements Catalogue Final</w:t>
            </w:r>
          </w:p>
        </w:tc>
      </w:tr>
      <w:tr w:rsidR="00F9592D" w:rsidRPr="00657D65" w14:paraId="3D730954" w14:textId="77777777" w:rsidTr="005473D9">
        <w:trPr>
          <w:cantSplit/>
          <w:trHeight w:val="340"/>
          <w:ins w:id="887" w:author="Jose Luis Anton Bueso" w:date="2019-06-10T13:11:00Z"/>
        </w:trPr>
        <w:tc>
          <w:tcPr>
            <w:tcW w:w="851" w:type="dxa"/>
          </w:tcPr>
          <w:p w14:paraId="49F2D94F" w14:textId="40D65DDD" w:rsidR="00F9592D" w:rsidRPr="00657D65" w:rsidRDefault="00F9592D" w:rsidP="005473D9">
            <w:pPr>
              <w:pStyle w:val="Statusbox"/>
              <w:jc w:val="both"/>
              <w:rPr>
                <w:ins w:id="888" w:author="Jose Luis Anton Bueso" w:date="2019-06-10T13:11:00Z"/>
                <w:rFonts w:asciiTheme="minorHAnsi" w:hAnsiTheme="minorHAnsi" w:cstheme="minorHAnsi"/>
                <w:sz w:val="22"/>
                <w:szCs w:val="22"/>
              </w:rPr>
            </w:pPr>
            <w:ins w:id="889" w:author="Jose Luis Anton Bueso" w:date="2019-06-10T13:11:00Z">
              <w:r>
                <w:rPr>
                  <w:rFonts w:asciiTheme="minorHAnsi" w:hAnsiTheme="minorHAnsi" w:cstheme="minorHAnsi"/>
                  <w:sz w:val="22"/>
                  <w:szCs w:val="22"/>
                </w:rPr>
                <w:t>[</w:t>
              </w:r>
            </w:ins>
            <w:ins w:id="890" w:author="Jose Luis Anton Bueso" w:date="2019-06-10T13:12:00Z">
              <w:r>
                <w:rPr>
                  <w:rFonts w:asciiTheme="minorHAnsi" w:hAnsiTheme="minorHAnsi" w:cstheme="minorHAnsi"/>
                  <w:sz w:val="22"/>
                  <w:szCs w:val="22"/>
                </w:rPr>
                <w:fldChar w:fldCharType="begin"/>
              </w:r>
              <w:r>
                <w:rPr>
                  <w:rFonts w:asciiTheme="minorHAnsi" w:hAnsiTheme="minorHAnsi" w:cstheme="minorHAnsi"/>
                  <w:sz w:val="22"/>
                  <w:szCs w:val="22"/>
                </w:rPr>
                <w:instrText xml:space="preserve"> HYPERLINK "https://projects.eionet.europa.eu/reportnet-3.0/library/03-executing/02-projects/05-development/03-deliverables/01-technical-feasibility-studies/keycloak_integration_feasibility_study" </w:instrText>
              </w:r>
              <w:r>
                <w:rPr>
                  <w:rFonts w:asciiTheme="minorHAnsi" w:hAnsiTheme="minorHAnsi" w:cstheme="minorHAnsi"/>
                  <w:sz w:val="22"/>
                  <w:szCs w:val="22"/>
                </w:rPr>
                <w:fldChar w:fldCharType="separate"/>
              </w:r>
              <w:r w:rsidRPr="00F9592D">
                <w:rPr>
                  <w:rStyle w:val="Hipervnculo"/>
                  <w:rFonts w:asciiTheme="minorHAnsi" w:hAnsiTheme="minorHAnsi" w:cstheme="minorHAnsi"/>
                  <w:sz w:val="22"/>
                  <w:szCs w:val="22"/>
                </w:rPr>
                <w:t>R4</w:t>
              </w:r>
              <w:r>
                <w:rPr>
                  <w:rFonts w:asciiTheme="minorHAnsi" w:hAnsiTheme="minorHAnsi" w:cstheme="minorHAnsi"/>
                  <w:sz w:val="22"/>
                  <w:szCs w:val="22"/>
                </w:rPr>
                <w:fldChar w:fldCharType="end"/>
              </w:r>
            </w:ins>
            <w:ins w:id="891" w:author="Jose Luis Anton Bueso" w:date="2019-06-10T13:11:00Z">
              <w:r>
                <w:rPr>
                  <w:rFonts w:asciiTheme="minorHAnsi" w:hAnsiTheme="minorHAnsi" w:cstheme="minorHAnsi"/>
                  <w:sz w:val="22"/>
                  <w:szCs w:val="22"/>
                </w:rPr>
                <w:t>]</w:t>
              </w:r>
            </w:ins>
          </w:p>
        </w:tc>
        <w:tc>
          <w:tcPr>
            <w:tcW w:w="1559" w:type="dxa"/>
          </w:tcPr>
          <w:p w14:paraId="048797F9" w14:textId="7D9BD465" w:rsidR="00F9592D" w:rsidRPr="00657D65" w:rsidRDefault="00F9592D" w:rsidP="005473D9">
            <w:pPr>
              <w:pStyle w:val="Statusbox"/>
              <w:jc w:val="both"/>
              <w:rPr>
                <w:ins w:id="892" w:author="Jose Luis Anton Bueso" w:date="2019-06-10T13:11:00Z"/>
                <w:rFonts w:asciiTheme="minorHAnsi" w:hAnsiTheme="minorHAnsi" w:cstheme="minorHAnsi"/>
                <w:sz w:val="22"/>
                <w:szCs w:val="22"/>
              </w:rPr>
            </w:pPr>
            <w:ins w:id="893" w:author="Jose Luis Anton Bueso" w:date="2019-06-10T13:11:00Z">
              <w:r>
                <w:rPr>
                  <w:rFonts w:asciiTheme="minorHAnsi" w:hAnsiTheme="minorHAnsi" w:cstheme="minorHAnsi"/>
                  <w:sz w:val="22"/>
                  <w:szCs w:val="22"/>
                </w:rPr>
                <w:t>1.0</w:t>
              </w:r>
            </w:ins>
          </w:p>
        </w:tc>
        <w:tc>
          <w:tcPr>
            <w:tcW w:w="7229" w:type="dxa"/>
          </w:tcPr>
          <w:p w14:paraId="60DDF0FD" w14:textId="1F5A6E35" w:rsidR="00F9592D" w:rsidRPr="00657D65" w:rsidRDefault="00F9592D" w:rsidP="005473D9">
            <w:pPr>
              <w:pStyle w:val="Statusbox"/>
              <w:jc w:val="both"/>
              <w:rPr>
                <w:ins w:id="894" w:author="Jose Luis Anton Bueso" w:date="2019-06-10T13:11:00Z"/>
                <w:rFonts w:asciiTheme="minorHAnsi" w:hAnsiTheme="minorHAnsi" w:cstheme="minorHAnsi"/>
                <w:sz w:val="22"/>
                <w:szCs w:val="22"/>
              </w:rPr>
            </w:pPr>
            <w:proofErr w:type="spellStart"/>
            <w:ins w:id="895" w:author="Jose Luis Anton Bueso" w:date="2019-06-10T13:12:00Z">
              <w:r>
                <w:rPr>
                  <w:rFonts w:asciiTheme="minorHAnsi" w:hAnsiTheme="minorHAnsi" w:cstheme="minorHAnsi"/>
                  <w:sz w:val="22"/>
                  <w:szCs w:val="22"/>
                </w:rPr>
                <w:t>Keycloak</w:t>
              </w:r>
              <w:proofErr w:type="spellEnd"/>
              <w:r>
                <w:rPr>
                  <w:rFonts w:asciiTheme="minorHAnsi" w:hAnsiTheme="minorHAnsi" w:cstheme="minorHAnsi"/>
                  <w:sz w:val="22"/>
                  <w:szCs w:val="22"/>
                </w:rPr>
                <w:t xml:space="preserve"> Integration Feasibility Study</w:t>
              </w:r>
            </w:ins>
          </w:p>
        </w:tc>
      </w:tr>
    </w:tbl>
    <w:p w14:paraId="2607BFBE" w14:textId="77777777" w:rsidR="004F5F71" w:rsidRPr="00AE0928" w:rsidRDefault="004F5F71" w:rsidP="00E25EC4"/>
    <w:p w14:paraId="125391E6" w14:textId="77777777" w:rsidR="00657D65" w:rsidRDefault="00657D65" w:rsidP="00657D65">
      <w:pPr>
        <w:pStyle w:val="Ttulo2"/>
      </w:pPr>
      <w:bookmarkStart w:id="896" w:name="_Toc3534784"/>
      <w:bookmarkStart w:id="897" w:name="_Toc11075512"/>
      <w:r w:rsidRPr="00907E90">
        <w:t>Terms, acronyms and abbreviation</w:t>
      </w:r>
      <w:r>
        <w:t>s</w:t>
      </w:r>
      <w:bookmarkEnd w:id="896"/>
      <w:bookmarkEnd w:id="897"/>
    </w:p>
    <w:tbl>
      <w:tblPr>
        <w:tblW w:w="8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51"/>
        <w:gridCol w:w="7229"/>
      </w:tblGrid>
      <w:tr w:rsidR="00657D65" w:rsidRPr="00657D65" w14:paraId="29F50F97" w14:textId="77777777" w:rsidTr="005473D9">
        <w:trPr>
          <w:cantSplit/>
          <w:trHeight w:val="340"/>
        </w:trPr>
        <w:tc>
          <w:tcPr>
            <w:tcW w:w="851" w:type="dxa"/>
            <w:shd w:val="pct5" w:color="auto" w:fill="FFFFFF"/>
          </w:tcPr>
          <w:p w14:paraId="2B10EF09" w14:textId="77777777" w:rsidR="00657D65" w:rsidRPr="00657D65" w:rsidRDefault="00657D65" w:rsidP="005473D9">
            <w:pPr>
              <w:pStyle w:val="Statusbox"/>
              <w:jc w:val="both"/>
              <w:rPr>
                <w:rStyle w:val="Textoennegrita"/>
                <w:rFonts w:asciiTheme="minorHAnsi" w:hAnsiTheme="minorHAnsi" w:cstheme="minorHAnsi"/>
                <w:sz w:val="22"/>
                <w:szCs w:val="22"/>
              </w:rPr>
            </w:pPr>
            <w:r w:rsidRPr="00657D65">
              <w:rPr>
                <w:rStyle w:val="Textoennegrita"/>
                <w:rFonts w:asciiTheme="minorHAnsi" w:hAnsiTheme="minorHAnsi" w:cstheme="minorHAnsi"/>
                <w:sz w:val="22"/>
                <w:szCs w:val="22"/>
              </w:rPr>
              <w:t>Term</w:t>
            </w:r>
          </w:p>
        </w:tc>
        <w:tc>
          <w:tcPr>
            <w:tcW w:w="7229" w:type="dxa"/>
            <w:shd w:val="pct5" w:color="auto" w:fill="FFFFFF"/>
          </w:tcPr>
          <w:p w14:paraId="43AEF4E0" w14:textId="77777777" w:rsidR="00657D65" w:rsidRPr="00657D65" w:rsidRDefault="00657D65" w:rsidP="005473D9">
            <w:pPr>
              <w:pStyle w:val="Statusbox"/>
              <w:jc w:val="both"/>
              <w:rPr>
                <w:rStyle w:val="Textoennegrita"/>
                <w:rFonts w:asciiTheme="minorHAnsi" w:hAnsiTheme="minorHAnsi" w:cstheme="minorHAnsi"/>
                <w:sz w:val="22"/>
                <w:szCs w:val="22"/>
              </w:rPr>
            </w:pPr>
            <w:r w:rsidRPr="00657D65">
              <w:rPr>
                <w:rStyle w:val="Textoennegrita"/>
                <w:rFonts w:asciiTheme="minorHAnsi" w:hAnsiTheme="minorHAnsi" w:cstheme="minorHAnsi"/>
                <w:sz w:val="22"/>
                <w:szCs w:val="22"/>
              </w:rPr>
              <w:t>Description</w:t>
            </w:r>
          </w:p>
        </w:tc>
      </w:tr>
      <w:tr w:rsidR="00657D65" w:rsidRPr="00657D65" w14:paraId="4AAC10B0" w14:textId="77777777" w:rsidTr="005473D9">
        <w:trPr>
          <w:cantSplit/>
          <w:trHeight w:val="340"/>
        </w:trPr>
        <w:tc>
          <w:tcPr>
            <w:tcW w:w="851" w:type="dxa"/>
          </w:tcPr>
          <w:p w14:paraId="3963E202" w14:textId="6889CB52" w:rsidR="00657D65" w:rsidRPr="00657D65" w:rsidRDefault="00380730" w:rsidP="005473D9">
            <w:pPr>
              <w:pStyle w:val="Statusbox"/>
              <w:jc w:val="both"/>
              <w:rPr>
                <w:rFonts w:asciiTheme="minorHAnsi" w:hAnsiTheme="minorHAnsi" w:cstheme="minorHAnsi"/>
                <w:sz w:val="22"/>
                <w:szCs w:val="22"/>
              </w:rPr>
            </w:pPr>
            <w:proofErr w:type="spellStart"/>
            <w:ins w:id="898" w:author="Jose Luis Anton Bueso" w:date="2019-04-01T10:57:00Z">
              <w:r>
                <w:rPr>
                  <w:rFonts w:asciiTheme="minorHAnsi" w:hAnsiTheme="minorHAnsi" w:cstheme="minorHAnsi"/>
                  <w:sz w:val="22"/>
                  <w:szCs w:val="22"/>
                </w:rPr>
                <w:t>DaaS</w:t>
              </w:r>
            </w:ins>
            <w:proofErr w:type="spellEnd"/>
          </w:p>
        </w:tc>
        <w:tc>
          <w:tcPr>
            <w:tcW w:w="7229" w:type="dxa"/>
          </w:tcPr>
          <w:p w14:paraId="47E22B83" w14:textId="6D588848" w:rsidR="00657D65" w:rsidRPr="00657D65" w:rsidRDefault="00380730" w:rsidP="005473D9">
            <w:pPr>
              <w:pStyle w:val="Statusbox"/>
              <w:jc w:val="both"/>
              <w:rPr>
                <w:rFonts w:asciiTheme="minorHAnsi" w:hAnsiTheme="minorHAnsi" w:cstheme="minorHAnsi"/>
                <w:sz w:val="22"/>
                <w:szCs w:val="22"/>
              </w:rPr>
            </w:pPr>
            <w:ins w:id="899" w:author="Jose Luis Anton Bueso" w:date="2019-04-01T10:57:00Z">
              <w:r>
                <w:rPr>
                  <w:rFonts w:asciiTheme="minorHAnsi" w:hAnsiTheme="minorHAnsi" w:cstheme="minorHAnsi"/>
                  <w:sz w:val="22"/>
                  <w:szCs w:val="22"/>
                </w:rPr>
                <w:t>Database as a service</w:t>
              </w:r>
            </w:ins>
          </w:p>
        </w:tc>
      </w:tr>
      <w:tr w:rsidR="00657D65" w:rsidRPr="00657D65" w14:paraId="0418F565" w14:textId="77777777" w:rsidTr="005473D9">
        <w:trPr>
          <w:cantSplit/>
          <w:trHeight w:val="340"/>
        </w:trPr>
        <w:tc>
          <w:tcPr>
            <w:tcW w:w="851" w:type="dxa"/>
          </w:tcPr>
          <w:p w14:paraId="46091072" w14:textId="63D7AA5A" w:rsidR="00657D65" w:rsidRPr="00657D65" w:rsidRDefault="004B0781" w:rsidP="005473D9">
            <w:pPr>
              <w:pStyle w:val="Statusbox"/>
              <w:jc w:val="both"/>
              <w:rPr>
                <w:rFonts w:asciiTheme="minorHAnsi" w:hAnsiTheme="minorHAnsi" w:cstheme="minorHAnsi"/>
                <w:sz w:val="22"/>
                <w:szCs w:val="22"/>
              </w:rPr>
            </w:pPr>
            <w:bookmarkStart w:id="900" w:name="R2" w:colFirst="0" w:colLast="0"/>
            <w:ins w:id="901" w:author="Jose Luis Anton Bueso" w:date="2019-08-06T11:50:00Z">
              <w:r>
                <w:rPr>
                  <w:rFonts w:asciiTheme="minorHAnsi" w:hAnsiTheme="minorHAnsi" w:cstheme="minorHAnsi"/>
                  <w:sz w:val="22"/>
                  <w:szCs w:val="22"/>
                </w:rPr>
                <w:t>IAM</w:t>
              </w:r>
            </w:ins>
          </w:p>
        </w:tc>
        <w:tc>
          <w:tcPr>
            <w:tcW w:w="7229" w:type="dxa"/>
          </w:tcPr>
          <w:p w14:paraId="64C8BD74" w14:textId="48EF0C92" w:rsidR="00657D65" w:rsidRPr="00657D65" w:rsidRDefault="004B0781" w:rsidP="005473D9">
            <w:pPr>
              <w:pStyle w:val="Statusbox"/>
              <w:jc w:val="both"/>
              <w:rPr>
                <w:rFonts w:asciiTheme="minorHAnsi" w:hAnsiTheme="minorHAnsi" w:cstheme="minorHAnsi"/>
                <w:sz w:val="22"/>
                <w:szCs w:val="22"/>
              </w:rPr>
            </w:pPr>
            <w:ins w:id="902" w:author="Jose Luis Anton Bueso" w:date="2019-08-06T11:51:00Z">
              <w:r w:rsidRPr="004B0781">
                <w:rPr>
                  <w:rFonts w:asciiTheme="minorHAnsi" w:hAnsiTheme="minorHAnsi" w:cstheme="minorHAnsi"/>
                  <w:sz w:val="22"/>
                  <w:szCs w:val="22"/>
                  <w:rPrChange w:id="903" w:author="Jose Luis Anton Bueso" w:date="2019-08-06T11:52:00Z">
                    <w:rPr>
                      <w:b/>
                      <w:bCs/>
                      <w:color w:val="222222"/>
                      <w:sz w:val="21"/>
                      <w:szCs w:val="21"/>
                      <w:shd w:val="clear" w:color="auto" w:fill="FFFFFF"/>
                    </w:rPr>
                  </w:rPrChange>
                </w:rPr>
                <w:t>identity and access management</w:t>
              </w:r>
            </w:ins>
          </w:p>
        </w:tc>
      </w:tr>
      <w:tr w:rsidR="00657D65" w:rsidRPr="00657D65" w14:paraId="2EB768E9" w14:textId="77777777" w:rsidTr="005473D9">
        <w:trPr>
          <w:cantSplit/>
          <w:trHeight w:val="340"/>
        </w:trPr>
        <w:tc>
          <w:tcPr>
            <w:tcW w:w="851" w:type="dxa"/>
          </w:tcPr>
          <w:p w14:paraId="4C8AC688" w14:textId="77777777" w:rsidR="00657D65" w:rsidRPr="00657D65" w:rsidRDefault="00657D65" w:rsidP="005473D9">
            <w:pPr>
              <w:pStyle w:val="Statusbox"/>
              <w:jc w:val="both"/>
              <w:rPr>
                <w:rFonts w:asciiTheme="minorHAnsi" w:hAnsiTheme="minorHAnsi" w:cstheme="minorHAnsi"/>
                <w:sz w:val="22"/>
                <w:szCs w:val="22"/>
              </w:rPr>
            </w:pPr>
            <w:bookmarkStart w:id="904" w:name="R3" w:colFirst="0" w:colLast="0"/>
            <w:bookmarkEnd w:id="900"/>
          </w:p>
        </w:tc>
        <w:tc>
          <w:tcPr>
            <w:tcW w:w="7229" w:type="dxa"/>
          </w:tcPr>
          <w:p w14:paraId="02EF3B02" w14:textId="77777777" w:rsidR="00657D65" w:rsidRPr="00657D65" w:rsidRDefault="00657D65" w:rsidP="005473D9">
            <w:pPr>
              <w:pStyle w:val="Statusbox"/>
              <w:jc w:val="both"/>
              <w:rPr>
                <w:rFonts w:asciiTheme="minorHAnsi" w:hAnsiTheme="minorHAnsi" w:cstheme="minorHAnsi"/>
                <w:sz w:val="22"/>
                <w:szCs w:val="22"/>
              </w:rPr>
            </w:pPr>
          </w:p>
        </w:tc>
      </w:tr>
      <w:tr w:rsidR="00657D65" w:rsidRPr="00657D65" w14:paraId="14E72EE2" w14:textId="77777777" w:rsidTr="005473D9">
        <w:trPr>
          <w:cantSplit/>
          <w:trHeight w:val="340"/>
        </w:trPr>
        <w:tc>
          <w:tcPr>
            <w:tcW w:w="851" w:type="dxa"/>
          </w:tcPr>
          <w:p w14:paraId="4D407A6D" w14:textId="77777777" w:rsidR="00657D65" w:rsidRPr="00657D65" w:rsidRDefault="00657D65" w:rsidP="005473D9">
            <w:pPr>
              <w:pStyle w:val="Statusbox"/>
              <w:jc w:val="both"/>
              <w:rPr>
                <w:rFonts w:asciiTheme="minorHAnsi" w:hAnsiTheme="minorHAnsi" w:cstheme="minorHAnsi"/>
                <w:sz w:val="22"/>
                <w:szCs w:val="22"/>
              </w:rPr>
            </w:pPr>
            <w:bookmarkStart w:id="905" w:name="R4" w:colFirst="0" w:colLast="0"/>
            <w:bookmarkEnd w:id="904"/>
          </w:p>
        </w:tc>
        <w:tc>
          <w:tcPr>
            <w:tcW w:w="7229" w:type="dxa"/>
          </w:tcPr>
          <w:p w14:paraId="3DA598E4" w14:textId="77777777" w:rsidR="00657D65" w:rsidRPr="00657D65" w:rsidRDefault="00657D65" w:rsidP="005473D9">
            <w:pPr>
              <w:pStyle w:val="Statusbox"/>
              <w:jc w:val="both"/>
              <w:rPr>
                <w:rFonts w:asciiTheme="minorHAnsi" w:hAnsiTheme="minorHAnsi" w:cstheme="minorHAnsi"/>
                <w:sz w:val="22"/>
                <w:szCs w:val="22"/>
              </w:rPr>
            </w:pPr>
          </w:p>
        </w:tc>
      </w:tr>
      <w:tr w:rsidR="00657D65" w:rsidRPr="00657D65" w14:paraId="0C2E5DA2" w14:textId="77777777" w:rsidTr="005473D9">
        <w:trPr>
          <w:cantSplit/>
          <w:trHeight w:val="340"/>
        </w:trPr>
        <w:tc>
          <w:tcPr>
            <w:tcW w:w="851" w:type="dxa"/>
          </w:tcPr>
          <w:p w14:paraId="03FE5598" w14:textId="77777777" w:rsidR="00657D65" w:rsidRPr="00657D65" w:rsidRDefault="00657D65" w:rsidP="005473D9">
            <w:pPr>
              <w:pStyle w:val="Statusbox"/>
              <w:jc w:val="both"/>
              <w:rPr>
                <w:rFonts w:asciiTheme="minorHAnsi" w:hAnsiTheme="minorHAnsi" w:cstheme="minorHAnsi"/>
                <w:sz w:val="22"/>
                <w:szCs w:val="22"/>
              </w:rPr>
            </w:pPr>
            <w:bookmarkStart w:id="906" w:name="R5" w:colFirst="0" w:colLast="0"/>
            <w:bookmarkEnd w:id="905"/>
          </w:p>
        </w:tc>
        <w:tc>
          <w:tcPr>
            <w:tcW w:w="7229" w:type="dxa"/>
          </w:tcPr>
          <w:p w14:paraId="4F265241" w14:textId="77777777" w:rsidR="00657D65" w:rsidRPr="00657D65" w:rsidRDefault="00657D65" w:rsidP="005473D9">
            <w:pPr>
              <w:pStyle w:val="Statusbox"/>
              <w:jc w:val="both"/>
              <w:rPr>
                <w:rFonts w:asciiTheme="minorHAnsi" w:hAnsiTheme="minorHAnsi" w:cstheme="minorHAnsi"/>
                <w:sz w:val="22"/>
                <w:szCs w:val="22"/>
              </w:rPr>
            </w:pPr>
          </w:p>
        </w:tc>
      </w:tr>
      <w:bookmarkEnd w:id="906"/>
    </w:tbl>
    <w:p w14:paraId="69CAD768" w14:textId="77777777" w:rsidR="001261E7" w:rsidRPr="00AE0928" w:rsidRDefault="001261E7" w:rsidP="00E25EC4"/>
    <w:p w14:paraId="25B69C88" w14:textId="77777777" w:rsidR="001261E7" w:rsidRPr="00AE0928" w:rsidRDefault="001261E7" w:rsidP="00E25EC4"/>
    <w:p w14:paraId="699FC886" w14:textId="77777777" w:rsidR="00043969" w:rsidRPr="00AE0928" w:rsidRDefault="00043969">
      <w:pPr>
        <w:widowControl/>
        <w:spacing w:after="0" w:line="240" w:lineRule="auto"/>
      </w:pPr>
      <w:r w:rsidRPr="00AE0928">
        <w:br w:type="page"/>
      </w:r>
    </w:p>
    <w:p w14:paraId="31DCA295" w14:textId="77777777" w:rsidR="00657D65" w:rsidRDefault="00657D65" w:rsidP="00657D65">
      <w:pPr>
        <w:pStyle w:val="Ttulo1"/>
        <w:tabs>
          <w:tab w:val="num" w:pos="0"/>
        </w:tabs>
      </w:pPr>
      <w:bookmarkStart w:id="907" w:name="_Toc3534785"/>
      <w:bookmarkStart w:id="908" w:name="_Toc11075513"/>
      <w:r>
        <w:lastRenderedPageBreak/>
        <w:t>High Level Architecture (HLA)</w:t>
      </w:r>
      <w:bookmarkEnd w:id="907"/>
      <w:bookmarkEnd w:id="908"/>
    </w:p>
    <w:p w14:paraId="7856092A" w14:textId="77777777" w:rsidR="00657D65" w:rsidRPr="007C058D" w:rsidRDefault="00657D65" w:rsidP="00657D65">
      <w:pPr>
        <w:pStyle w:val="Ttulo2"/>
      </w:pPr>
      <w:bookmarkStart w:id="909" w:name="_Toc326255692"/>
      <w:bookmarkStart w:id="910" w:name="_Toc326255994"/>
      <w:bookmarkStart w:id="911" w:name="_Toc3534786"/>
      <w:bookmarkStart w:id="912" w:name="_Toc11075514"/>
      <w:r w:rsidRPr="007C058D">
        <w:t>Reference Architecture</w:t>
      </w:r>
      <w:bookmarkStart w:id="913" w:name="Reference_Architecture"/>
      <w:bookmarkEnd w:id="913"/>
      <w:r>
        <w:t xml:space="preserve"> Alignment</w:t>
      </w:r>
      <w:bookmarkEnd w:id="909"/>
      <w:bookmarkEnd w:id="910"/>
      <w:bookmarkEnd w:id="911"/>
      <w:bookmarkEnd w:id="912"/>
    </w:p>
    <w:p w14:paraId="17AA84B3" w14:textId="77777777" w:rsidR="00657D65" w:rsidRPr="00657D65" w:rsidRDefault="00657D65" w:rsidP="00657D65">
      <w:pPr>
        <w:pStyle w:val="Cita"/>
        <w:jc w:val="both"/>
        <w:rPr>
          <w:szCs w:val="22"/>
        </w:rPr>
      </w:pPr>
      <w:r w:rsidRPr="00657D65">
        <w:rPr>
          <w:szCs w:val="22"/>
        </w:rPr>
        <w:t>Reference Architecture Alignment sections, are suggested as follows:</w:t>
      </w:r>
    </w:p>
    <w:p w14:paraId="03B184FF" w14:textId="77777777" w:rsidR="00657D65" w:rsidRPr="00657D65" w:rsidRDefault="00657D65" w:rsidP="00657D65">
      <w:pPr>
        <w:pStyle w:val="QuoteList"/>
        <w:jc w:val="both"/>
        <w:rPr>
          <w:szCs w:val="22"/>
        </w:rPr>
      </w:pPr>
      <w:r w:rsidRPr="00657D65">
        <w:rPr>
          <w:szCs w:val="22"/>
        </w:rPr>
        <w:t xml:space="preserve">Reference Architecture </w:t>
      </w:r>
    </w:p>
    <w:p w14:paraId="4C47E66E" w14:textId="77777777" w:rsidR="00657D65" w:rsidRPr="00657D65" w:rsidRDefault="00657D65" w:rsidP="00657D65">
      <w:pPr>
        <w:pStyle w:val="QuoteList"/>
        <w:jc w:val="both"/>
        <w:rPr>
          <w:szCs w:val="22"/>
        </w:rPr>
      </w:pPr>
      <w:r w:rsidRPr="00657D65">
        <w:rPr>
          <w:szCs w:val="22"/>
        </w:rPr>
        <w:t>Applicable Standards</w:t>
      </w:r>
    </w:p>
    <w:p w14:paraId="7D5FE1D9" w14:textId="77777777" w:rsidR="00657D65" w:rsidRPr="00657D65" w:rsidRDefault="00657D65" w:rsidP="00657D65">
      <w:pPr>
        <w:pStyle w:val="QuoteList"/>
        <w:jc w:val="both"/>
        <w:rPr>
          <w:szCs w:val="22"/>
        </w:rPr>
      </w:pPr>
      <w:r w:rsidRPr="00657D65">
        <w:rPr>
          <w:szCs w:val="22"/>
        </w:rPr>
        <w:t xml:space="preserve">Approved Exception Requests </w:t>
      </w:r>
      <w:r w:rsidRPr="00657D65">
        <w:rPr>
          <w:szCs w:val="22"/>
          <w:highlight w:val="yellow"/>
        </w:rPr>
        <w:t>(when applicable)</w:t>
      </w:r>
    </w:p>
    <w:p w14:paraId="62684481" w14:textId="77777777" w:rsidR="00657D65" w:rsidRDefault="00657D65" w:rsidP="00657D65">
      <w:pPr>
        <w:pStyle w:val="Ttulo3"/>
      </w:pPr>
      <w:bookmarkStart w:id="914" w:name="_Toc326255693"/>
      <w:bookmarkStart w:id="915" w:name="_Toc326255995"/>
      <w:bookmarkStart w:id="916" w:name="_Toc3534787"/>
      <w:bookmarkStart w:id="917" w:name="_Toc11075515"/>
      <w:r w:rsidRPr="00657D65">
        <w:t>Reference Architecture</w:t>
      </w:r>
      <w:bookmarkEnd w:id="914"/>
      <w:bookmarkEnd w:id="915"/>
      <w:bookmarkEnd w:id="916"/>
      <w:bookmarkEnd w:id="917"/>
    </w:p>
    <w:p w14:paraId="551900AC" w14:textId="77777777" w:rsidR="00657D65" w:rsidRPr="00657D65" w:rsidRDefault="00657D65" w:rsidP="00657D65">
      <w:r>
        <w:t>TBD</w:t>
      </w:r>
    </w:p>
    <w:p w14:paraId="3B3BB155" w14:textId="77777777" w:rsidR="00657D65" w:rsidRDefault="00657D65" w:rsidP="00657D65">
      <w:pPr>
        <w:pStyle w:val="Ttulo3"/>
      </w:pPr>
      <w:bookmarkStart w:id="918" w:name="_Toc326255694"/>
      <w:bookmarkStart w:id="919" w:name="_Toc326255996"/>
      <w:bookmarkStart w:id="920" w:name="_Toc3534788"/>
      <w:bookmarkStart w:id="921" w:name="_Toc11075516"/>
      <w:r w:rsidRPr="00657D65">
        <w:t>Applicable Standards</w:t>
      </w:r>
      <w:bookmarkStart w:id="922" w:name="Applicable_Standards"/>
      <w:bookmarkEnd w:id="918"/>
      <w:bookmarkEnd w:id="919"/>
      <w:bookmarkEnd w:id="920"/>
      <w:bookmarkEnd w:id="921"/>
      <w:bookmarkEnd w:id="922"/>
    </w:p>
    <w:p w14:paraId="7C0EE477" w14:textId="77777777" w:rsidR="00657D65" w:rsidRPr="00657D65" w:rsidRDefault="00657D65" w:rsidP="00657D65">
      <w:r>
        <w:t>TBD</w:t>
      </w:r>
    </w:p>
    <w:p w14:paraId="625F9A38" w14:textId="77777777" w:rsidR="00657D65" w:rsidRDefault="00657D65" w:rsidP="00657D65">
      <w:pPr>
        <w:pStyle w:val="Ttulo3"/>
      </w:pPr>
      <w:bookmarkStart w:id="923" w:name="_Toc326255695"/>
      <w:bookmarkStart w:id="924" w:name="_Toc326255997"/>
      <w:bookmarkStart w:id="925" w:name="_Toc3534789"/>
      <w:bookmarkStart w:id="926" w:name="_Toc11075517"/>
      <w:r w:rsidRPr="00657D65">
        <w:t>Approved Exception Requests</w:t>
      </w:r>
      <w:bookmarkStart w:id="927" w:name="Approved_Exception_Requests"/>
      <w:bookmarkEnd w:id="923"/>
      <w:bookmarkEnd w:id="924"/>
      <w:bookmarkEnd w:id="925"/>
      <w:bookmarkEnd w:id="926"/>
      <w:bookmarkEnd w:id="927"/>
    </w:p>
    <w:p w14:paraId="08AC5341" w14:textId="77777777" w:rsidR="00657D65" w:rsidRPr="00657D65" w:rsidRDefault="00657D65" w:rsidP="00657D65">
      <w:r>
        <w:t>TBD</w:t>
      </w:r>
    </w:p>
    <w:p w14:paraId="56029038" w14:textId="77777777" w:rsidR="00657D65" w:rsidRDefault="00657D65" w:rsidP="00657D65">
      <w:pPr>
        <w:pStyle w:val="Ttulo2"/>
        <w:tabs>
          <w:tab w:val="num" w:pos="9"/>
        </w:tabs>
      </w:pPr>
      <w:bookmarkStart w:id="928" w:name="_Toc326255696"/>
      <w:bookmarkStart w:id="929" w:name="_Toc326255998"/>
      <w:bookmarkStart w:id="930" w:name="_Toc3534790"/>
      <w:bookmarkStart w:id="931" w:name="_Toc11075518"/>
      <w:r w:rsidRPr="007C058D">
        <w:t>Architecture Overview</w:t>
      </w:r>
      <w:bookmarkStart w:id="932" w:name="a1.2_-_Architecture_Overview"/>
      <w:bookmarkEnd w:id="928"/>
      <w:bookmarkEnd w:id="929"/>
      <w:bookmarkEnd w:id="930"/>
      <w:bookmarkEnd w:id="931"/>
      <w:bookmarkEnd w:id="932"/>
    </w:p>
    <w:p w14:paraId="3B63A99B" w14:textId="77777777" w:rsidR="00657D65" w:rsidRDefault="00657D65" w:rsidP="00657D65">
      <w:pPr>
        <w:pStyle w:val="Ttulo3"/>
      </w:pPr>
      <w:bookmarkStart w:id="933" w:name="_Toc326255697"/>
      <w:bookmarkStart w:id="934" w:name="_Toc326255999"/>
      <w:bookmarkStart w:id="935" w:name="_Toc3534791"/>
      <w:bookmarkStart w:id="936" w:name="_Toc11075519"/>
      <w:r w:rsidRPr="007C058D">
        <w:t>Constraints</w:t>
      </w:r>
      <w:bookmarkStart w:id="937" w:name="Constraints"/>
      <w:bookmarkEnd w:id="933"/>
      <w:bookmarkEnd w:id="934"/>
      <w:bookmarkEnd w:id="935"/>
      <w:bookmarkEnd w:id="936"/>
      <w:bookmarkEnd w:id="937"/>
    </w:p>
    <w:p w14:paraId="796E8369" w14:textId="77777777" w:rsidR="00657D65" w:rsidRPr="00BC0BB0" w:rsidRDefault="00657D65" w:rsidP="00D453AE">
      <w:pPr>
        <w:pStyle w:val="Prrafodelista"/>
        <w:keepLines/>
        <w:numPr>
          <w:ilvl w:val="0"/>
          <w:numId w:val="6"/>
        </w:numPr>
        <w:suppressAutoHyphens w:val="0"/>
        <w:spacing w:before="0" w:after="120" w:line="240" w:lineRule="auto"/>
        <w:ind w:right="108"/>
        <w:jc w:val="both"/>
      </w:pPr>
      <w:r w:rsidRPr="00BC0BB0">
        <w:t>Open source software is preferred over proprietary software to avoid vendor lock-in and encourage flexibility and customizability.</w:t>
      </w:r>
    </w:p>
    <w:p w14:paraId="1FB446C3" w14:textId="77777777" w:rsidR="00657D65" w:rsidRPr="00BC0BB0" w:rsidRDefault="00657D65" w:rsidP="00D453AE">
      <w:pPr>
        <w:pStyle w:val="Prrafodelista"/>
        <w:numPr>
          <w:ilvl w:val="0"/>
          <w:numId w:val="7"/>
        </w:numPr>
        <w:suppressAutoHyphens w:val="0"/>
        <w:spacing w:before="0" w:after="100" w:afterAutospacing="1" w:line="240" w:lineRule="auto"/>
        <w:ind w:right="108"/>
        <w:jc w:val="both"/>
        <w:rPr>
          <w:lang w:eastAsia="en-IE"/>
        </w:rPr>
      </w:pPr>
      <w:r w:rsidRPr="00BC0BB0">
        <w:rPr>
          <w:lang w:eastAsia="en-IE"/>
        </w:rPr>
        <w:t>Usage of standard APIs must be prioritized over specific API extensions to avoid product lock-in. For instance, JPA2 Criteria API should be used instead of specific implementations coming from the Hibernate Criteria API, whenever both provide the same functionality.</w:t>
      </w:r>
    </w:p>
    <w:p w14:paraId="620B64CE" w14:textId="77777777" w:rsidR="00657D65" w:rsidRDefault="00657D65" w:rsidP="00D453AE">
      <w:pPr>
        <w:pStyle w:val="Prrafodelista"/>
        <w:keepLines/>
        <w:numPr>
          <w:ilvl w:val="0"/>
          <w:numId w:val="6"/>
        </w:numPr>
        <w:suppressAutoHyphens w:val="0"/>
        <w:spacing w:before="0" w:after="120" w:line="240" w:lineRule="auto"/>
        <w:ind w:right="108"/>
        <w:jc w:val="both"/>
      </w:pPr>
      <w:r>
        <w:t>Environment agnostic: Microservices must be develop in such way that they can work in any environment such as cloud or on premise.</w:t>
      </w:r>
    </w:p>
    <w:p w14:paraId="6A2714FD" w14:textId="77777777" w:rsidR="00657D65" w:rsidRPr="00BC0BB0" w:rsidRDefault="00657D65" w:rsidP="00D453AE">
      <w:pPr>
        <w:pStyle w:val="Prrafodelista"/>
        <w:numPr>
          <w:ilvl w:val="0"/>
          <w:numId w:val="6"/>
        </w:numPr>
        <w:suppressAutoHyphens w:val="0"/>
        <w:spacing w:before="0" w:after="100" w:afterAutospacing="1" w:line="240" w:lineRule="auto"/>
        <w:ind w:right="108"/>
        <w:jc w:val="both"/>
      </w:pPr>
      <w:r w:rsidRPr="00BC0BB0">
        <w:rPr>
          <w:lang w:eastAsia="en-IE"/>
        </w:rPr>
        <w:t>The HTTP endpoints exposed by the new components to develop in the context of the project should be implemented following the REST principles.</w:t>
      </w:r>
    </w:p>
    <w:p w14:paraId="785D2C29" w14:textId="2DAE623F" w:rsidR="00657D65" w:rsidRPr="004A622D" w:rsidRDefault="00922095" w:rsidP="00D453AE">
      <w:pPr>
        <w:pStyle w:val="Prrafodelista"/>
        <w:numPr>
          <w:ilvl w:val="0"/>
          <w:numId w:val="6"/>
        </w:numPr>
        <w:suppressAutoHyphens w:val="0"/>
        <w:spacing w:before="0" w:after="100" w:afterAutospacing="1" w:line="240" w:lineRule="auto"/>
        <w:ind w:right="108"/>
        <w:jc w:val="both"/>
        <w:rPr>
          <w:lang w:eastAsia="en-IE"/>
        </w:rPr>
      </w:pPr>
      <w:hyperlink r:id="rId15" w:anchor="style-guidelines" w:history="1">
        <w:r w:rsidR="00657D65" w:rsidRPr="004A622D">
          <w:rPr>
            <w:rStyle w:val="Hipervnculo"/>
            <w:rFonts w:cs="Arial"/>
          </w:rPr>
          <w:t>EU Style guides</w:t>
        </w:r>
      </w:hyperlink>
      <w:r w:rsidR="00657D65" w:rsidRPr="004A622D">
        <w:rPr>
          <w:rFonts w:cs="Arial"/>
        </w:rPr>
        <w:t xml:space="preserve"> must be observed in the front end development.</w:t>
      </w:r>
    </w:p>
    <w:p w14:paraId="29742392" w14:textId="15FBC88E" w:rsidR="00657D65" w:rsidRPr="004A622D" w:rsidRDefault="00657D65" w:rsidP="00D453AE">
      <w:pPr>
        <w:pStyle w:val="Prrafodelista"/>
        <w:numPr>
          <w:ilvl w:val="0"/>
          <w:numId w:val="6"/>
        </w:numPr>
        <w:suppressAutoHyphens w:val="0"/>
        <w:spacing w:before="0" w:after="100" w:afterAutospacing="1" w:line="240" w:lineRule="auto"/>
        <w:ind w:right="108"/>
        <w:jc w:val="both"/>
        <w:rPr>
          <w:lang w:eastAsia="en-IE"/>
        </w:rPr>
      </w:pPr>
      <w:r w:rsidRPr="004A622D">
        <w:rPr>
          <w:rFonts w:cs="Arial"/>
        </w:rPr>
        <w:t xml:space="preserve">The architecture must be secured by design.  </w:t>
      </w:r>
      <w:hyperlink r:id="rId16" w:history="1">
        <w:r w:rsidRPr="00BC0BB0">
          <w:rPr>
            <w:rStyle w:val="Hipervnculo"/>
          </w:rPr>
          <w:t>OWASP</w:t>
        </w:r>
      </w:hyperlink>
      <w:r w:rsidRPr="00BC0BB0">
        <w:t xml:space="preserve"> secure coding practices shall be respected</w:t>
      </w:r>
    </w:p>
    <w:p w14:paraId="6785697C" w14:textId="77777777" w:rsidR="00657D65" w:rsidRDefault="00657D65" w:rsidP="00657D65">
      <w:pPr>
        <w:pStyle w:val="Ttulo3"/>
      </w:pPr>
      <w:bookmarkStart w:id="938" w:name="_Toc326255698"/>
      <w:bookmarkStart w:id="939" w:name="_Toc326256000"/>
      <w:bookmarkStart w:id="940" w:name="_Toc3534792"/>
      <w:bookmarkStart w:id="941" w:name="_Toc11075520"/>
      <w:r w:rsidRPr="007C058D">
        <w:t>Architectural Principles</w:t>
      </w:r>
      <w:bookmarkStart w:id="942" w:name="Architectural_Principles"/>
      <w:bookmarkEnd w:id="938"/>
      <w:bookmarkEnd w:id="939"/>
      <w:bookmarkEnd w:id="940"/>
      <w:bookmarkEnd w:id="941"/>
      <w:bookmarkEnd w:id="942"/>
    </w:p>
    <w:p w14:paraId="042CA4E6" w14:textId="77777777" w:rsidR="00657D65" w:rsidRPr="002763E2" w:rsidRDefault="00657D65" w:rsidP="00D453AE">
      <w:pPr>
        <w:pStyle w:val="Prrafodelista"/>
        <w:numPr>
          <w:ilvl w:val="0"/>
          <w:numId w:val="8"/>
        </w:numPr>
        <w:suppressAutoHyphens w:val="0"/>
        <w:spacing w:before="0" w:after="160"/>
        <w:jc w:val="both"/>
      </w:pPr>
      <w:r w:rsidRPr="002763E2">
        <w:t>Loose Coupling: Every component of the system has little or no knowledge at all of the other components</w:t>
      </w:r>
    </w:p>
    <w:p w14:paraId="3FBEBFC8" w14:textId="77777777" w:rsidR="00657D65" w:rsidRPr="002763E2" w:rsidRDefault="00657D65" w:rsidP="00D453AE">
      <w:pPr>
        <w:pStyle w:val="Prrafodelista"/>
        <w:numPr>
          <w:ilvl w:val="0"/>
          <w:numId w:val="8"/>
        </w:numPr>
        <w:suppressAutoHyphens w:val="0"/>
        <w:spacing w:before="0" w:after="160"/>
        <w:jc w:val="both"/>
      </w:pPr>
      <w:r w:rsidRPr="002763E2">
        <w:t>High Cohesion: degree to which the elements inside a component belong together</w:t>
      </w:r>
    </w:p>
    <w:p w14:paraId="13D0264A" w14:textId="77777777" w:rsidR="00657D65" w:rsidRPr="002763E2" w:rsidRDefault="00657D65" w:rsidP="00D453AE">
      <w:pPr>
        <w:pStyle w:val="Prrafodelista"/>
        <w:numPr>
          <w:ilvl w:val="0"/>
          <w:numId w:val="8"/>
        </w:numPr>
        <w:suppressAutoHyphens w:val="0"/>
        <w:spacing w:before="0" w:after="160"/>
        <w:jc w:val="both"/>
      </w:pPr>
      <w:r w:rsidRPr="002763E2">
        <w:t xml:space="preserve">Abstraction: means exposing a functionality hiding the implementation details. </w:t>
      </w:r>
    </w:p>
    <w:p w14:paraId="33599510" w14:textId="77777777" w:rsidR="00657D65" w:rsidRPr="002763E2" w:rsidRDefault="00657D65" w:rsidP="00D453AE">
      <w:pPr>
        <w:pStyle w:val="Prrafodelista"/>
        <w:numPr>
          <w:ilvl w:val="0"/>
          <w:numId w:val="8"/>
        </w:numPr>
        <w:suppressAutoHyphens w:val="0"/>
        <w:spacing w:before="0" w:after="160"/>
        <w:jc w:val="both"/>
      </w:pPr>
      <w:r w:rsidRPr="002763E2">
        <w:t>Separation of concerns: Breaking down a problem in several parts or concerns. This separation must be driven by functional and non-functional requirements</w:t>
      </w:r>
    </w:p>
    <w:p w14:paraId="0EB858CA" w14:textId="77777777" w:rsidR="00657D65" w:rsidRPr="002763E2" w:rsidRDefault="00657D65" w:rsidP="00D453AE">
      <w:pPr>
        <w:pStyle w:val="Prrafodelista"/>
        <w:numPr>
          <w:ilvl w:val="0"/>
          <w:numId w:val="8"/>
        </w:numPr>
        <w:suppressAutoHyphens w:val="0"/>
        <w:spacing w:before="0" w:after="160"/>
        <w:jc w:val="both"/>
      </w:pPr>
      <w:r w:rsidRPr="002763E2">
        <w:t>Information hiding: In terms of micro services, the interface of a service must be public for everybody to consume but inner functionality should be hidden, so the service can be changed easily</w:t>
      </w:r>
    </w:p>
    <w:p w14:paraId="5132E5EB" w14:textId="77777777" w:rsidR="00657D65" w:rsidRPr="002763E2" w:rsidRDefault="00657D65" w:rsidP="00D453AE">
      <w:pPr>
        <w:pStyle w:val="Prrafodelista"/>
        <w:numPr>
          <w:ilvl w:val="0"/>
          <w:numId w:val="8"/>
        </w:numPr>
        <w:suppressAutoHyphens w:val="0"/>
        <w:spacing w:before="0" w:after="160"/>
        <w:jc w:val="both"/>
      </w:pPr>
      <w:r w:rsidRPr="002763E2">
        <w:t>Modularity:  is the degree to which a system's components may be separated and recombined.  This is a combination of the Abstraction, Separation of concerns and Information hiding</w:t>
      </w:r>
    </w:p>
    <w:p w14:paraId="28AB4C7A" w14:textId="77777777" w:rsidR="00657D65" w:rsidRPr="002763E2" w:rsidRDefault="00657D65" w:rsidP="00D453AE">
      <w:pPr>
        <w:pStyle w:val="Prrafodelista"/>
        <w:numPr>
          <w:ilvl w:val="0"/>
          <w:numId w:val="8"/>
        </w:numPr>
        <w:suppressAutoHyphens w:val="0"/>
        <w:spacing w:before="0" w:after="160"/>
        <w:jc w:val="both"/>
      </w:pPr>
      <w:r w:rsidRPr="002763E2">
        <w:t xml:space="preserve">Design for change: The architecture should be open to modification. </w:t>
      </w:r>
    </w:p>
    <w:p w14:paraId="4EA1B192" w14:textId="77777777" w:rsidR="00657D65" w:rsidRPr="001526D5" w:rsidRDefault="00657D65" w:rsidP="00D453AE">
      <w:pPr>
        <w:pStyle w:val="Prrafodelista"/>
        <w:numPr>
          <w:ilvl w:val="0"/>
          <w:numId w:val="8"/>
        </w:numPr>
        <w:suppressAutoHyphens w:val="0"/>
        <w:spacing w:before="0" w:after="160"/>
        <w:jc w:val="both"/>
        <w:rPr>
          <w:lang w:eastAsia="en-IE"/>
        </w:rPr>
      </w:pPr>
      <w:r w:rsidRPr="002763E2">
        <w:t>Self-documentation: Documentation of a software building block should be part of that software building part</w:t>
      </w:r>
    </w:p>
    <w:p w14:paraId="2C26124B" w14:textId="77777777" w:rsidR="00657D65" w:rsidRPr="00F97671" w:rsidRDefault="00657D65" w:rsidP="00D453AE">
      <w:pPr>
        <w:pStyle w:val="Prrafodelista"/>
        <w:numPr>
          <w:ilvl w:val="0"/>
          <w:numId w:val="8"/>
        </w:numPr>
        <w:suppressAutoHyphens w:val="0"/>
        <w:spacing w:before="0" w:after="160"/>
        <w:jc w:val="both"/>
        <w:rPr>
          <w:lang w:eastAsia="en-IE"/>
        </w:rPr>
      </w:pPr>
      <w:r w:rsidRPr="002763E2">
        <w:lastRenderedPageBreak/>
        <w:t>Traceability: ability to link product requirements back to stakeholders' rationales and forward to corresponding design artefacts, code, and test cases</w:t>
      </w:r>
    </w:p>
    <w:p w14:paraId="4B98A26F" w14:textId="77777777" w:rsidR="00657D65" w:rsidRPr="001526D5" w:rsidRDefault="00657D65" w:rsidP="00D453AE">
      <w:pPr>
        <w:pStyle w:val="Prrafodelista"/>
        <w:numPr>
          <w:ilvl w:val="0"/>
          <w:numId w:val="8"/>
        </w:numPr>
        <w:suppressAutoHyphens w:val="0"/>
        <w:spacing w:before="0" w:after="160"/>
        <w:jc w:val="both"/>
        <w:rPr>
          <w:lang w:eastAsia="en-IE"/>
        </w:rPr>
      </w:pPr>
      <w:proofErr w:type="spellStart"/>
      <w:r>
        <w:t>Incrementality</w:t>
      </w:r>
      <w:proofErr w:type="spellEnd"/>
      <w:r>
        <w:t xml:space="preserve">: </w:t>
      </w:r>
      <w:r w:rsidRPr="00F97671">
        <w:t>means applying the separation of concerns principle to the development steps in the development of the system</w:t>
      </w:r>
    </w:p>
    <w:p w14:paraId="399C5856" w14:textId="77777777" w:rsidR="00657D65" w:rsidRDefault="00657D65" w:rsidP="00657D65">
      <w:pPr>
        <w:pStyle w:val="Ttulo3"/>
      </w:pPr>
      <w:bookmarkStart w:id="943" w:name="_Toc326255699"/>
      <w:bookmarkStart w:id="944" w:name="_Toc326256001"/>
      <w:bookmarkStart w:id="945" w:name="_Toc3534793"/>
      <w:bookmarkStart w:id="946" w:name="_Toc11075521"/>
      <w:r w:rsidRPr="007C058D">
        <w:t>Architecture Decisions</w:t>
      </w:r>
      <w:bookmarkEnd w:id="943"/>
      <w:bookmarkEnd w:id="944"/>
      <w:bookmarkEnd w:id="945"/>
      <w:bookmarkEnd w:id="946"/>
    </w:p>
    <w:p w14:paraId="3DF5B72E" w14:textId="77777777" w:rsidR="00657D65" w:rsidRDefault="00657D65" w:rsidP="00657D65">
      <w:pPr>
        <w:jc w:val="both"/>
      </w:pPr>
      <w:bookmarkStart w:id="947" w:name="External_View"/>
      <w:bookmarkEnd w:id="947"/>
      <w:r>
        <w:t>The system must be extensible, resilient, fault tolerant, scalable and easy to deploy on any environment. Due to this the following decisions have been taken:</w:t>
      </w:r>
    </w:p>
    <w:p w14:paraId="168134AF" w14:textId="77777777" w:rsidR="00657D65" w:rsidRPr="00F97671" w:rsidRDefault="00657D65" w:rsidP="00D453AE">
      <w:pPr>
        <w:pStyle w:val="Prrafodelista"/>
        <w:numPr>
          <w:ilvl w:val="0"/>
          <w:numId w:val="9"/>
        </w:numPr>
        <w:suppressAutoHyphens w:val="0"/>
        <w:spacing w:before="0" w:after="160"/>
        <w:jc w:val="both"/>
      </w:pPr>
      <w:r>
        <w:t>Micro service pattern: This is the architectural pattern that will guide the whole development. This pattern has a bucketful of benefits:</w:t>
      </w:r>
    </w:p>
    <w:p w14:paraId="75CED04C" w14:textId="77777777" w:rsidR="00657D65" w:rsidRPr="00BA4486" w:rsidRDefault="00657D65" w:rsidP="00D453AE">
      <w:pPr>
        <w:pStyle w:val="Prrafodelista"/>
        <w:keepLines/>
        <w:numPr>
          <w:ilvl w:val="1"/>
          <w:numId w:val="10"/>
        </w:numPr>
        <w:suppressAutoHyphens w:val="0"/>
        <w:spacing w:before="0" w:after="120" w:line="240" w:lineRule="auto"/>
        <w:contextualSpacing w:val="0"/>
        <w:jc w:val="both"/>
        <w:rPr>
          <w:sz w:val="20"/>
        </w:rPr>
      </w:pPr>
      <w:r w:rsidRPr="00BA4486">
        <w:rPr>
          <w:sz w:val="20"/>
        </w:rPr>
        <w:t xml:space="preserve">Each </w:t>
      </w:r>
      <w:r w:rsidRPr="00BA4486">
        <w:rPr>
          <w:rFonts w:ascii="Courier New" w:hAnsi="Courier New" w:cs="Courier New"/>
          <w:sz w:val="20"/>
          <w:lang w:eastAsia="ja-JP"/>
        </w:rPr>
        <w:t>microservice</w:t>
      </w:r>
      <w:r w:rsidRPr="00BA4486">
        <w:rPr>
          <w:sz w:val="20"/>
        </w:rPr>
        <w:t xml:space="preserve"> is relatively small, which helps out developers to understand it, makes the IDE faster and developers more productive, and decreases the </w:t>
      </w:r>
      <w:proofErr w:type="spellStart"/>
      <w:r w:rsidRPr="00BA4486">
        <w:rPr>
          <w:sz w:val="20"/>
        </w:rPr>
        <w:t>startup</w:t>
      </w:r>
      <w:proofErr w:type="spellEnd"/>
      <w:r w:rsidRPr="00BA4486">
        <w:rPr>
          <w:sz w:val="20"/>
        </w:rPr>
        <w:t xml:space="preserve"> time for containers.</w:t>
      </w:r>
    </w:p>
    <w:p w14:paraId="1A19F2B1" w14:textId="77777777" w:rsidR="00657D65" w:rsidRPr="00BA4486" w:rsidRDefault="00657D65" w:rsidP="00D453AE">
      <w:pPr>
        <w:pStyle w:val="Prrafodelista"/>
        <w:keepLines/>
        <w:numPr>
          <w:ilvl w:val="1"/>
          <w:numId w:val="10"/>
        </w:numPr>
        <w:suppressAutoHyphens w:val="0"/>
        <w:spacing w:before="0" w:after="120" w:line="240" w:lineRule="auto"/>
        <w:contextualSpacing w:val="0"/>
        <w:jc w:val="both"/>
        <w:rPr>
          <w:sz w:val="20"/>
        </w:rPr>
      </w:pPr>
      <w:r w:rsidRPr="00BA4486">
        <w:rPr>
          <w:sz w:val="20"/>
        </w:rPr>
        <w:t xml:space="preserve">Each </w:t>
      </w:r>
      <w:r w:rsidRPr="00BA4486">
        <w:rPr>
          <w:rFonts w:ascii="Courier New" w:hAnsi="Courier New" w:cs="Courier New"/>
          <w:sz w:val="20"/>
          <w:lang w:eastAsia="ja-JP"/>
        </w:rPr>
        <w:t>microservice</w:t>
      </w:r>
      <w:r w:rsidRPr="00BA4486">
        <w:rPr>
          <w:sz w:val="20"/>
        </w:rPr>
        <w:t xml:space="preserve"> can be deployed independently of other services, encouraging the deployment of new versions of services frequently.</w:t>
      </w:r>
    </w:p>
    <w:p w14:paraId="7080262C" w14:textId="77777777" w:rsidR="00657D65" w:rsidRPr="00BA4486" w:rsidRDefault="00657D65" w:rsidP="00D453AE">
      <w:pPr>
        <w:pStyle w:val="Prrafodelista"/>
        <w:keepLines/>
        <w:numPr>
          <w:ilvl w:val="1"/>
          <w:numId w:val="10"/>
        </w:numPr>
        <w:suppressAutoHyphens w:val="0"/>
        <w:spacing w:before="0" w:after="120" w:line="240" w:lineRule="auto"/>
        <w:contextualSpacing w:val="0"/>
        <w:jc w:val="both"/>
        <w:rPr>
          <w:sz w:val="20"/>
        </w:rPr>
      </w:pPr>
      <w:r w:rsidRPr="00BA4486">
        <w:rPr>
          <w:sz w:val="20"/>
        </w:rPr>
        <w:t xml:space="preserve">Easier to scale development, by organizing the implementation around multiple teams, each responsible for a single </w:t>
      </w:r>
      <w:r w:rsidRPr="00BA4486">
        <w:rPr>
          <w:rFonts w:ascii="Courier New" w:hAnsi="Courier New" w:cs="Courier New"/>
          <w:sz w:val="20"/>
          <w:lang w:eastAsia="ja-JP"/>
        </w:rPr>
        <w:t>microservice</w:t>
      </w:r>
      <w:r w:rsidRPr="00BA4486">
        <w:rPr>
          <w:sz w:val="20"/>
        </w:rPr>
        <w:t>. Each team can develop, deploy and scale their service without any impact on other teams whatsoever.</w:t>
      </w:r>
    </w:p>
    <w:p w14:paraId="7F4556D3" w14:textId="77777777" w:rsidR="00657D65" w:rsidRPr="00BA4486" w:rsidRDefault="00657D65" w:rsidP="00D453AE">
      <w:pPr>
        <w:pStyle w:val="Prrafodelista"/>
        <w:keepLines/>
        <w:numPr>
          <w:ilvl w:val="1"/>
          <w:numId w:val="10"/>
        </w:numPr>
        <w:suppressAutoHyphens w:val="0"/>
        <w:spacing w:before="0" w:after="120" w:line="240" w:lineRule="auto"/>
        <w:contextualSpacing w:val="0"/>
        <w:jc w:val="both"/>
        <w:rPr>
          <w:sz w:val="20"/>
        </w:rPr>
      </w:pPr>
      <w:r w:rsidRPr="00BA4486">
        <w:rPr>
          <w:sz w:val="20"/>
        </w:rPr>
        <w:t xml:space="preserve">Improved fault isolation – if there is a memory leak in one service then only that service will be affected and the other services can continue to handle requests, as opposite to the </w:t>
      </w:r>
      <w:r w:rsidRPr="00BA4486">
        <w:rPr>
          <w:rFonts w:ascii="Courier New" w:hAnsi="Courier New" w:cs="Courier New"/>
          <w:sz w:val="20"/>
          <w:lang w:eastAsia="ja-JP"/>
        </w:rPr>
        <w:t>monolithic</w:t>
      </w:r>
      <w:r w:rsidRPr="00BA4486">
        <w:rPr>
          <w:sz w:val="20"/>
        </w:rPr>
        <w:t xml:space="preserve"> </w:t>
      </w:r>
      <w:r w:rsidRPr="00BA4486">
        <w:rPr>
          <w:rFonts w:ascii="Courier New" w:hAnsi="Courier New" w:cs="Courier New"/>
          <w:sz w:val="20"/>
          <w:lang w:eastAsia="ja-JP"/>
        </w:rPr>
        <w:t>architecture</w:t>
      </w:r>
      <w:r w:rsidRPr="00BA4486">
        <w:rPr>
          <w:sz w:val="20"/>
        </w:rPr>
        <w:t xml:space="preserve"> where such an issue can bring down the entire system.</w:t>
      </w:r>
    </w:p>
    <w:p w14:paraId="2220CBC6" w14:textId="77777777" w:rsidR="00657D65" w:rsidRPr="00BA4486" w:rsidRDefault="00657D65" w:rsidP="00D453AE">
      <w:pPr>
        <w:pStyle w:val="Prrafodelista"/>
        <w:keepLines/>
        <w:numPr>
          <w:ilvl w:val="1"/>
          <w:numId w:val="10"/>
        </w:numPr>
        <w:suppressAutoHyphens w:val="0"/>
        <w:spacing w:before="0" w:after="120" w:line="240" w:lineRule="auto"/>
        <w:contextualSpacing w:val="0"/>
        <w:jc w:val="both"/>
        <w:rPr>
          <w:sz w:val="20"/>
        </w:rPr>
      </w:pPr>
      <w:r w:rsidRPr="00BA4486">
        <w:rPr>
          <w:sz w:val="20"/>
        </w:rPr>
        <w:t>Eliminates any long-term commitment to a technology stack.</w:t>
      </w:r>
    </w:p>
    <w:p w14:paraId="5F362CCA" w14:textId="77777777" w:rsidR="00657D65" w:rsidRDefault="00657D65" w:rsidP="00657D65">
      <w:pPr>
        <w:pStyle w:val="Prrafodelista"/>
        <w:spacing w:after="160"/>
        <w:jc w:val="both"/>
      </w:pPr>
    </w:p>
    <w:p w14:paraId="3C6134A0" w14:textId="77777777" w:rsidR="00657D65" w:rsidRDefault="00657D65" w:rsidP="00D453AE">
      <w:pPr>
        <w:pStyle w:val="Prrafodelista"/>
        <w:numPr>
          <w:ilvl w:val="0"/>
          <w:numId w:val="9"/>
        </w:numPr>
        <w:suppressAutoHyphens w:val="0"/>
        <w:spacing w:before="0" w:after="160"/>
        <w:jc w:val="both"/>
      </w:pPr>
      <w:r>
        <w:t>Each Domain Entity will be managed by a single Micro service.</w:t>
      </w:r>
    </w:p>
    <w:p w14:paraId="782C9F89" w14:textId="77777777" w:rsidR="00657D65" w:rsidRDefault="00657D65" w:rsidP="00D453AE">
      <w:pPr>
        <w:pStyle w:val="Prrafodelista"/>
        <w:numPr>
          <w:ilvl w:val="0"/>
          <w:numId w:val="9"/>
        </w:numPr>
        <w:suppressAutoHyphens w:val="0"/>
        <w:spacing w:before="0" w:after="160"/>
        <w:jc w:val="both"/>
      </w:pPr>
      <w:r>
        <w:t>Communication among microservices will be done via Rest HTTP for synchronous calls and via Events for asynchronous calls. This means that all the micro services will be listening to the events that may come from the Event Bus. In the same way, when a micro service finishes a task, if it is necessary, it will be able to publish an event in the Event Bus so the rest of the micro services can manage it in the way it is considered to implement the Business Logic</w:t>
      </w:r>
    </w:p>
    <w:p w14:paraId="62F13A90" w14:textId="77777777" w:rsidR="00657D65" w:rsidRDefault="00657D65" w:rsidP="00D453AE">
      <w:pPr>
        <w:pStyle w:val="Prrafodelista"/>
        <w:numPr>
          <w:ilvl w:val="0"/>
          <w:numId w:val="9"/>
        </w:numPr>
        <w:suppressAutoHyphens w:val="0"/>
        <w:spacing w:before="0" w:after="160"/>
        <w:jc w:val="both"/>
      </w:pPr>
      <w:r>
        <w:t xml:space="preserve">There will be a single entry point to the Business Logic: The API Gateway. This gateway will be used by the Legacy Systems as well as the </w:t>
      </w:r>
      <w:proofErr w:type="spellStart"/>
      <w:r>
        <w:t>Reportnet</w:t>
      </w:r>
      <w:proofErr w:type="spellEnd"/>
      <w:r>
        <w:t xml:space="preserve"> 3.0 Web Interface</w:t>
      </w:r>
    </w:p>
    <w:p w14:paraId="5B608073" w14:textId="77777777" w:rsidR="00657D65" w:rsidRPr="003D2488" w:rsidRDefault="00657D65" w:rsidP="00D453AE">
      <w:pPr>
        <w:pStyle w:val="Prrafodelista"/>
        <w:numPr>
          <w:ilvl w:val="0"/>
          <w:numId w:val="9"/>
        </w:numPr>
        <w:suppressAutoHyphens w:val="0"/>
        <w:spacing w:before="0" w:after="160"/>
        <w:jc w:val="both"/>
      </w:pPr>
      <w:r>
        <w:t>Client/User Interface: Client technology must be isolated from Server Technology. Due to this, there will be a microservice to contain the User Interface</w:t>
      </w:r>
    </w:p>
    <w:p w14:paraId="202CA953" w14:textId="77777777" w:rsidR="00657D65" w:rsidRDefault="00657D65" w:rsidP="00D453AE">
      <w:pPr>
        <w:pStyle w:val="Prrafodelista"/>
        <w:numPr>
          <w:ilvl w:val="0"/>
          <w:numId w:val="9"/>
        </w:numPr>
        <w:suppressAutoHyphens w:val="0"/>
        <w:spacing w:before="0" w:after="160"/>
        <w:jc w:val="both"/>
      </w:pPr>
      <w:r>
        <w:t xml:space="preserve">Circuit Breaker Pattern will be used to avoid failures propagation. </w:t>
      </w:r>
    </w:p>
    <w:p w14:paraId="6C689E0E" w14:textId="77777777" w:rsidR="00657D65" w:rsidRDefault="00657D65" w:rsidP="00D453AE">
      <w:pPr>
        <w:pStyle w:val="Prrafodelista"/>
        <w:numPr>
          <w:ilvl w:val="0"/>
          <w:numId w:val="9"/>
        </w:numPr>
        <w:suppressAutoHyphens w:val="0"/>
        <w:spacing w:before="0" w:after="160"/>
        <w:jc w:val="both"/>
      </w:pPr>
      <w:r>
        <w:t>Correlation ID in logs to help detecting what request are going wrong and at what point of the system.</w:t>
      </w:r>
    </w:p>
    <w:p w14:paraId="0484752D" w14:textId="77777777" w:rsidR="00657D65" w:rsidRDefault="00657D65" w:rsidP="00D453AE">
      <w:pPr>
        <w:pStyle w:val="Prrafodelista"/>
        <w:numPr>
          <w:ilvl w:val="0"/>
          <w:numId w:val="9"/>
        </w:numPr>
        <w:suppressAutoHyphens w:val="0"/>
        <w:spacing w:before="0" w:after="160"/>
        <w:jc w:val="both"/>
      </w:pPr>
      <w:r>
        <w:t>Given the distributed and asynchronous nature of the architecture, Eventual Consistency will be chosen instead of the classical Transactional Consistency</w:t>
      </w:r>
    </w:p>
    <w:p w14:paraId="688FFD03" w14:textId="77777777" w:rsidR="00657D65" w:rsidRDefault="00657D65" w:rsidP="00D453AE">
      <w:pPr>
        <w:pStyle w:val="Prrafodelista"/>
        <w:numPr>
          <w:ilvl w:val="0"/>
          <w:numId w:val="9"/>
        </w:numPr>
        <w:suppressAutoHyphens w:val="0"/>
        <w:spacing w:before="0" w:after="160"/>
        <w:jc w:val="both"/>
      </w:pPr>
      <w:r>
        <w:t>Lightweight technologies: Over engineering must be avoided in the development process.</w:t>
      </w:r>
    </w:p>
    <w:p w14:paraId="76EA48BC" w14:textId="77777777" w:rsidR="00657D65" w:rsidRDefault="00657D65" w:rsidP="00D453AE">
      <w:pPr>
        <w:pStyle w:val="Prrafodelista"/>
        <w:numPr>
          <w:ilvl w:val="0"/>
          <w:numId w:val="9"/>
        </w:numPr>
        <w:suppressAutoHyphens w:val="0"/>
        <w:spacing w:before="0" w:after="160"/>
        <w:jc w:val="both"/>
      </w:pPr>
      <w:r>
        <w:t xml:space="preserve">User credentials will be managed out of </w:t>
      </w:r>
      <w:proofErr w:type="spellStart"/>
      <w:r>
        <w:t>Reportnet</w:t>
      </w:r>
      <w:proofErr w:type="spellEnd"/>
      <w:r>
        <w:t xml:space="preserve"> 3.0, so the system must support Single Sign On. However, permissions and authorities will be managed in </w:t>
      </w:r>
      <w:proofErr w:type="spellStart"/>
      <w:r>
        <w:t>Reportnet</w:t>
      </w:r>
      <w:proofErr w:type="spellEnd"/>
      <w:r>
        <w:t xml:space="preserve"> 3.0.</w:t>
      </w:r>
    </w:p>
    <w:p w14:paraId="14F53CAD" w14:textId="77777777" w:rsidR="00657D65" w:rsidRDefault="00657D65" w:rsidP="00D453AE">
      <w:pPr>
        <w:pStyle w:val="Prrafodelista"/>
        <w:numPr>
          <w:ilvl w:val="0"/>
          <w:numId w:val="9"/>
        </w:numPr>
        <w:suppressAutoHyphens w:val="0"/>
        <w:spacing w:before="0" w:after="160"/>
        <w:jc w:val="both"/>
      </w:pPr>
      <w:r>
        <w:t>There will be a Rules Common Repository to provide validation about the reported data at all levels: Fields, Records, Dataset…</w:t>
      </w:r>
    </w:p>
    <w:p w14:paraId="1F256D60" w14:textId="77777777" w:rsidR="00657D65" w:rsidRDefault="00657D65" w:rsidP="00657D65">
      <w:pPr>
        <w:pStyle w:val="Ttulo3"/>
      </w:pPr>
      <w:bookmarkStart w:id="948" w:name="_Toc3534794"/>
      <w:bookmarkStart w:id="949" w:name="_Toc11075522"/>
      <w:r w:rsidRPr="00363B75">
        <w:t>Context Model</w:t>
      </w:r>
      <w:bookmarkEnd w:id="948"/>
      <w:bookmarkEnd w:id="949"/>
    </w:p>
    <w:p w14:paraId="79E1BC03" w14:textId="77777777" w:rsidR="00657D65" w:rsidRPr="00AD6310" w:rsidRDefault="00657D65" w:rsidP="00657D65">
      <w:pPr>
        <w:jc w:val="both"/>
        <w:rPr>
          <w:lang w:eastAsia="en-IE"/>
        </w:rPr>
      </w:pPr>
      <w:r w:rsidRPr="00E507B0">
        <w:rPr>
          <w:lang w:val="en-US"/>
        </w:rPr>
        <w:t xml:space="preserve">The Context Model of a system defines the relationships, dependencies and interactions between the system and its environment, i.e. people, systems and external entities with which it interacts. It sets the scope of what the system will and will not do, where the boundaries are between it and the outside world </w:t>
      </w:r>
      <w:r w:rsidRPr="00E507B0">
        <w:rPr>
          <w:lang w:val="en-US"/>
        </w:rPr>
        <w:lastRenderedPageBreak/>
        <w:t>(if any), and how the system interacts with other systems, organizations and people across these boundaries</w:t>
      </w:r>
    </w:p>
    <w:p w14:paraId="63F6AB82" w14:textId="5A8E9C4C" w:rsidR="00657D65" w:rsidRDefault="00657D65" w:rsidP="00657D65">
      <w:pPr>
        <w:jc w:val="center"/>
        <w:rPr>
          <w:ins w:id="950" w:author="Jose Luis Anton Bueso" w:date="2019-12-17T12:21:00Z"/>
          <w:lang w:eastAsia="en-IE"/>
        </w:rPr>
      </w:pPr>
      <w:commentRangeStart w:id="951"/>
      <w:del w:id="952" w:author="Jose Luis Anton Bueso" w:date="2019-06-10T12:57:00Z">
        <w:r w:rsidDel="00AD7F09">
          <w:rPr>
            <w:noProof/>
            <w:lang w:val="es-ES" w:eastAsia="es-ES"/>
          </w:rPr>
          <w:drawing>
            <wp:inline distT="0" distB="0" distL="0" distR="0" wp14:anchorId="671CAFFA" wp14:editId="7D603A02">
              <wp:extent cx="5863449" cy="2987040"/>
              <wp:effectExtent l="0" t="0" r="4445" b="3810"/>
              <wp:docPr id="2" name="Picture 2" descr="Context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extMode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0204" cy="2990481"/>
                      </a:xfrm>
                      <a:prstGeom prst="rect">
                        <a:avLst/>
                      </a:prstGeom>
                      <a:noFill/>
                      <a:ln>
                        <a:noFill/>
                      </a:ln>
                    </pic:spPr>
                  </pic:pic>
                </a:graphicData>
              </a:graphic>
            </wp:inline>
          </w:drawing>
        </w:r>
      </w:del>
      <w:commentRangeEnd w:id="951"/>
      <w:r w:rsidR="00FA15E2">
        <w:rPr>
          <w:rStyle w:val="Refdecomentario"/>
        </w:rPr>
        <w:commentReference w:id="951"/>
      </w:r>
    </w:p>
    <w:p w14:paraId="2C0F0207" w14:textId="75A5B440" w:rsidR="00AF0BE4" w:rsidRDefault="00922095" w:rsidP="00657D65">
      <w:pPr>
        <w:jc w:val="center"/>
        <w:rPr>
          <w:lang w:eastAsia="en-IE"/>
        </w:rPr>
      </w:pPr>
      <w:ins w:id="953" w:author="Jose Luis Anton Bueso" w:date="2019-12-17T12:22:00Z">
        <w:r>
          <w:rPr>
            <w:lang w:eastAsia="en-IE"/>
          </w:rPr>
          <w:pict w14:anchorId="7575EF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3pt;height:251.7pt">
              <v:imagedata r:id="rId18" o:title="ContextModel"/>
            </v:shape>
          </w:pict>
        </w:r>
      </w:ins>
    </w:p>
    <w:p w14:paraId="091E9423" w14:textId="77777777" w:rsidR="00657D65" w:rsidRDefault="00657D65" w:rsidP="00657D65">
      <w:pPr>
        <w:jc w:val="center"/>
        <w:rPr>
          <w:color w:val="4F81BD" w:themeColor="accent1"/>
          <w:lang w:eastAsia="en-IE"/>
        </w:rPr>
      </w:pPr>
      <w:bookmarkStart w:id="954" w:name="Figure1_context_diagram"/>
      <w:r w:rsidRPr="009A3927">
        <w:rPr>
          <w:color w:val="4F81BD" w:themeColor="accent1"/>
          <w:lang w:eastAsia="en-IE"/>
        </w:rPr>
        <w:t>Figure</w:t>
      </w:r>
      <w:r w:rsidR="00FA15E2">
        <w:rPr>
          <w:color w:val="4F81BD" w:themeColor="accent1"/>
          <w:lang w:eastAsia="en-IE"/>
        </w:rPr>
        <w:t xml:space="preserve"> </w:t>
      </w:r>
      <w:r w:rsidRPr="009A3927">
        <w:rPr>
          <w:color w:val="4F81BD" w:themeColor="accent1"/>
          <w:lang w:eastAsia="en-IE"/>
        </w:rPr>
        <w:t>1. Context Diagram</w:t>
      </w:r>
    </w:p>
    <w:p w14:paraId="7525CA7E" w14:textId="77777777" w:rsidR="00657D65" w:rsidRPr="009A3927" w:rsidRDefault="00657D65" w:rsidP="00657D65">
      <w:pPr>
        <w:jc w:val="center"/>
        <w:rPr>
          <w:color w:val="4F81BD" w:themeColor="accent1"/>
          <w:lang w:eastAsia="en-IE"/>
        </w:rPr>
      </w:pPr>
    </w:p>
    <w:bookmarkEnd w:id="954"/>
    <w:p w14:paraId="45D6446D" w14:textId="77777777" w:rsidR="00657D65" w:rsidRPr="003929D3" w:rsidRDefault="00657D65" w:rsidP="00D453AE">
      <w:pPr>
        <w:pStyle w:val="Prrafodelista"/>
        <w:numPr>
          <w:ilvl w:val="0"/>
          <w:numId w:val="11"/>
        </w:numPr>
        <w:suppressAutoHyphens w:val="0"/>
        <w:spacing w:before="0" w:after="100" w:afterAutospacing="1" w:line="240" w:lineRule="auto"/>
        <w:ind w:right="108"/>
        <w:jc w:val="both"/>
        <w:rPr>
          <w:lang w:eastAsia="en-IE"/>
        </w:rPr>
      </w:pPr>
      <w:r>
        <w:rPr>
          <w:lang w:eastAsia="en-IE"/>
        </w:rPr>
        <w:t xml:space="preserve">UNS: </w:t>
      </w:r>
      <w:r w:rsidRPr="006B5861">
        <w:rPr>
          <w:rFonts w:cstheme="minorHAnsi"/>
          <w:lang w:val="en-US"/>
        </w:rPr>
        <w:t>A notification service where users subscribe to receive notifications for interesting events</w:t>
      </w:r>
      <w:r>
        <w:rPr>
          <w:rFonts w:cstheme="minorHAnsi"/>
          <w:lang w:val="en-US"/>
        </w:rPr>
        <w:t xml:space="preserve">. </w:t>
      </w:r>
    </w:p>
    <w:p w14:paraId="480BDECA" w14:textId="77777777" w:rsidR="00657D65" w:rsidRDefault="00657D65" w:rsidP="00D453AE">
      <w:pPr>
        <w:pStyle w:val="Prrafodelista"/>
        <w:numPr>
          <w:ilvl w:val="0"/>
          <w:numId w:val="11"/>
        </w:numPr>
        <w:suppressAutoHyphens w:val="0"/>
        <w:spacing w:before="0" w:after="100" w:afterAutospacing="1" w:line="240" w:lineRule="auto"/>
        <w:ind w:right="108"/>
        <w:jc w:val="both"/>
        <w:rPr>
          <w:lang w:eastAsia="en-IE"/>
        </w:rPr>
      </w:pPr>
      <w:r>
        <w:rPr>
          <w:lang w:eastAsia="en-IE"/>
        </w:rPr>
        <w:t xml:space="preserve">FME ETL Platform: Is the platform that will be used to migrate data from </w:t>
      </w:r>
      <w:proofErr w:type="spellStart"/>
      <w:r>
        <w:rPr>
          <w:lang w:eastAsia="en-IE"/>
        </w:rPr>
        <w:t>Reportnet</w:t>
      </w:r>
      <w:proofErr w:type="spellEnd"/>
      <w:r>
        <w:rPr>
          <w:lang w:eastAsia="en-IE"/>
        </w:rPr>
        <w:t xml:space="preserve"> 2.0 to </w:t>
      </w:r>
      <w:proofErr w:type="spellStart"/>
      <w:r>
        <w:rPr>
          <w:lang w:eastAsia="en-IE"/>
        </w:rPr>
        <w:t>Reportnet</w:t>
      </w:r>
      <w:proofErr w:type="spellEnd"/>
      <w:r>
        <w:rPr>
          <w:lang w:eastAsia="en-IE"/>
        </w:rPr>
        <w:t xml:space="preserve"> 3.0. Migration will be done using Rest APIS instead of migrating from data base to data base</w:t>
      </w:r>
    </w:p>
    <w:p w14:paraId="0A6ED962" w14:textId="0BB8EFCB" w:rsidR="00657D65" w:rsidRDefault="00657D65" w:rsidP="00D453AE">
      <w:pPr>
        <w:pStyle w:val="Prrafodelista"/>
        <w:numPr>
          <w:ilvl w:val="0"/>
          <w:numId w:val="11"/>
        </w:numPr>
        <w:suppressAutoHyphens w:val="0"/>
        <w:spacing w:before="0" w:after="100" w:afterAutospacing="1" w:line="240" w:lineRule="auto"/>
        <w:ind w:right="108"/>
        <w:jc w:val="both"/>
        <w:rPr>
          <w:lang w:eastAsia="en-IE"/>
        </w:rPr>
      </w:pPr>
      <w:proofErr w:type="spellStart"/>
      <w:r>
        <w:rPr>
          <w:lang w:eastAsia="en-IE"/>
        </w:rPr>
        <w:t>EULogin</w:t>
      </w:r>
      <w:proofErr w:type="spellEnd"/>
      <w:r>
        <w:rPr>
          <w:lang w:eastAsia="en-IE"/>
        </w:rPr>
        <w:t xml:space="preserve">: Is the European </w:t>
      </w:r>
      <w:proofErr w:type="spellStart"/>
      <w:r>
        <w:rPr>
          <w:lang w:eastAsia="en-IE"/>
        </w:rPr>
        <w:t>Authetication</w:t>
      </w:r>
      <w:proofErr w:type="spellEnd"/>
      <w:r>
        <w:rPr>
          <w:lang w:eastAsia="en-IE"/>
        </w:rPr>
        <w:t xml:space="preserve"> Service that works under </w:t>
      </w:r>
      <w:del w:id="955" w:author="Jose Luis Anton Bueso" w:date="2020-06-29T16:30:00Z">
        <w:r w:rsidDel="00A27245">
          <w:rPr>
            <w:lang w:eastAsia="en-IE"/>
          </w:rPr>
          <w:delText xml:space="preserve">CAS </w:delText>
        </w:r>
      </w:del>
      <w:proofErr w:type="spellStart"/>
      <w:ins w:id="956" w:author="Jose Luis Anton Bueso" w:date="2020-06-29T16:30:00Z">
        <w:r w:rsidR="00A27245">
          <w:rPr>
            <w:lang w:eastAsia="en-IE"/>
          </w:rPr>
          <w:t>OpenId</w:t>
        </w:r>
        <w:proofErr w:type="spellEnd"/>
        <w:r w:rsidR="00A27245">
          <w:rPr>
            <w:lang w:eastAsia="en-IE"/>
          </w:rPr>
          <w:t xml:space="preserve"> (among others)</w:t>
        </w:r>
        <w:r w:rsidR="00A27245">
          <w:rPr>
            <w:lang w:eastAsia="en-IE"/>
          </w:rPr>
          <w:t xml:space="preserve"> </w:t>
        </w:r>
      </w:ins>
      <w:r>
        <w:rPr>
          <w:lang w:eastAsia="en-IE"/>
        </w:rPr>
        <w:t>protocol to provide Single Sign On functionality.</w:t>
      </w:r>
    </w:p>
    <w:p w14:paraId="59962A97" w14:textId="77777777" w:rsidR="00657D65" w:rsidRDefault="00657D65" w:rsidP="00D453AE">
      <w:pPr>
        <w:pStyle w:val="Prrafodelista"/>
        <w:numPr>
          <w:ilvl w:val="0"/>
          <w:numId w:val="11"/>
        </w:numPr>
        <w:suppressAutoHyphens w:val="0"/>
        <w:spacing w:before="0" w:after="100" w:afterAutospacing="1" w:line="240" w:lineRule="auto"/>
        <w:ind w:right="108"/>
        <w:jc w:val="both"/>
        <w:rPr>
          <w:lang w:eastAsia="en-IE"/>
        </w:rPr>
      </w:pPr>
      <w:r>
        <w:rPr>
          <w:lang w:eastAsia="en-IE"/>
        </w:rPr>
        <w:t>EIONET: Is the Users and Organizations directory.</w:t>
      </w:r>
    </w:p>
    <w:p w14:paraId="70ECC037" w14:textId="77777777" w:rsidR="00657D65" w:rsidRDefault="00657D65" w:rsidP="00D453AE">
      <w:pPr>
        <w:pStyle w:val="Prrafodelista"/>
        <w:numPr>
          <w:ilvl w:val="0"/>
          <w:numId w:val="11"/>
        </w:numPr>
        <w:suppressAutoHyphens w:val="0"/>
        <w:spacing w:before="0" w:after="100" w:afterAutospacing="1" w:line="240" w:lineRule="auto"/>
        <w:ind w:right="108"/>
        <w:jc w:val="both"/>
        <w:rPr>
          <w:lang w:eastAsia="en-IE"/>
        </w:rPr>
      </w:pPr>
      <w:r>
        <w:rPr>
          <w:lang w:eastAsia="en-IE"/>
        </w:rPr>
        <w:t>External Provider System: Represent any reporting system based on any of the countries managed by EEA</w:t>
      </w:r>
    </w:p>
    <w:p w14:paraId="4596E442" w14:textId="4D2FB552" w:rsidR="00657D65" w:rsidDel="00DD7A0B" w:rsidRDefault="00657D65" w:rsidP="00D453AE">
      <w:pPr>
        <w:pStyle w:val="Prrafodelista"/>
        <w:numPr>
          <w:ilvl w:val="0"/>
          <w:numId w:val="11"/>
        </w:numPr>
        <w:suppressAutoHyphens w:val="0"/>
        <w:spacing w:before="0" w:after="100" w:afterAutospacing="1" w:line="240" w:lineRule="auto"/>
        <w:ind w:right="108"/>
        <w:jc w:val="both"/>
        <w:rPr>
          <w:del w:id="957" w:author="Jose Luis Anton Bueso" w:date="2019-06-10T12:57:00Z"/>
          <w:lang w:eastAsia="en-IE"/>
        </w:rPr>
      </w:pPr>
      <w:commentRangeStart w:id="958"/>
      <w:r>
        <w:rPr>
          <w:lang w:eastAsia="en-IE"/>
        </w:rPr>
        <w:t xml:space="preserve">ROD </w:t>
      </w:r>
      <w:proofErr w:type="spellStart"/>
      <w:r>
        <w:rPr>
          <w:lang w:eastAsia="en-IE"/>
        </w:rPr>
        <w:t>Microproxy</w:t>
      </w:r>
      <w:proofErr w:type="spellEnd"/>
      <w:r>
        <w:rPr>
          <w:lang w:eastAsia="en-IE"/>
        </w:rPr>
        <w:t xml:space="preserve">: Is a </w:t>
      </w:r>
      <w:proofErr w:type="spellStart"/>
      <w:r>
        <w:rPr>
          <w:lang w:eastAsia="en-IE"/>
        </w:rPr>
        <w:t>microproxy</w:t>
      </w:r>
      <w:proofErr w:type="spellEnd"/>
      <w:r>
        <w:rPr>
          <w:lang w:eastAsia="en-IE"/>
        </w:rPr>
        <w:t xml:space="preserve"> to be develop to </w:t>
      </w:r>
      <w:del w:id="959" w:author="Jose Luis Anton Bueso" w:date="2019-12-17T12:22:00Z">
        <w:r w:rsidDel="00AF0BE4">
          <w:rPr>
            <w:lang w:eastAsia="en-IE"/>
          </w:rPr>
          <w:delText>wrap ROD systems. Currently ROD 2 is working in production and will be replace by ROD 3. In order to make Reportnet 3.0 independent of this Service, ROD microproxy will be in between</w:delText>
        </w:r>
        <w:commentRangeEnd w:id="958"/>
        <w:r w:rsidDel="00AF0BE4">
          <w:rPr>
            <w:rStyle w:val="Refdecomentario"/>
            <w:rFonts w:ascii="Calibri" w:hAnsi="Calibri" w:cs="Arial"/>
            <w:lang w:val="en-IE"/>
          </w:rPr>
          <w:commentReference w:id="958"/>
        </w:r>
      </w:del>
      <w:proofErr w:type="spellStart"/>
      <w:ins w:id="960" w:author="Jose Luis Anton Bueso" w:date="2019-12-17T12:22:00Z">
        <w:r w:rsidR="00AF0BE4">
          <w:rPr>
            <w:lang w:eastAsia="en-IE"/>
          </w:rPr>
          <w:t>to</w:t>
        </w:r>
        <w:proofErr w:type="spellEnd"/>
        <w:r w:rsidR="00AF0BE4">
          <w:rPr>
            <w:lang w:eastAsia="en-IE"/>
          </w:rPr>
          <w:t xml:space="preserve"> redirect messages from ROD 3 to </w:t>
        </w:r>
        <w:proofErr w:type="spellStart"/>
        <w:r w:rsidR="00AF0BE4">
          <w:rPr>
            <w:lang w:eastAsia="en-IE"/>
          </w:rPr>
          <w:t>Reportnet</w:t>
        </w:r>
        <w:proofErr w:type="spellEnd"/>
        <w:r w:rsidR="00AF0BE4">
          <w:rPr>
            <w:lang w:eastAsia="en-IE"/>
          </w:rPr>
          <w:t xml:space="preserve"> 3 and to </w:t>
        </w:r>
      </w:ins>
      <w:ins w:id="961" w:author="Jose Luis Anton Bueso" w:date="2019-12-17T12:23:00Z">
        <w:r w:rsidR="00AF0BE4">
          <w:rPr>
            <w:lang w:eastAsia="en-IE"/>
          </w:rPr>
          <w:t xml:space="preserve">UNS. This is a temporal solution in the meantime that </w:t>
        </w:r>
        <w:proofErr w:type="spellStart"/>
        <w:r w:rsidR="00AF0BE4">
          <w:rPr>
            <w:lang w:eastAsia="en-IE"/>
          </w:rPr>
          <w:t>Reportnet</w:t>
        </w:r>
        <w:proofErr w:type="spellEnd"/>
        <w:r w:rsidR="00AF0BE4">
          <w:rPr>
            <w:lang w:eastAsia="en-IE"/>
          </w:rPr>
          <w:t xml:space="preserve"> 2.0 and </w:t>
        </w:r>
        <w:proofErr w:type="spellStart"/>
        <w:r w:rsidR="00AF0BE4">
          <w:rPr>
            <w:lang w:eastAsia="en-IE"/>
          </w:rPr>
          <w:t>Reportnet</w:t>
        </w:r>
        <w:proofErr w:type="spellEnd"/>
        <w:r w:rsidR="00AF0BE4">
          <w:rPr>
            <w:lang w:eastAsia="en-IE"/>
          </w:rPr>
          <w:t xml:space="preserve"> 3.0 are working at the same </w:t>
        </w:r>
        <w:proofErr w:type="spellStart"/>
        <w:r w:rsidR="00AF0BE4">
          <w:rPr>
            <w:lang w:eastAsia="en-IE"/>
          </w:rPr>
          <w:t>time.</w:t>
        </w:r>
      </w:ins>
    </w:p>
    <w:p w14:paraId="48BF8F91" w14:textId="77777777" w:rsidR="00657D65" w:rsidRDefault="00657D65" w:rsidP="00D453AE">
      <w:pPr>
        <w:pStyle w:val="Prrafodelista"/>
        <w:numPr>
          <w:ilvl w:val="0"/>
          <w:numId w:val="11"/>
        </w:numPr>
        <w:suppressAutoHyphens w:val="0"/>
        <w:spacing w:before="0" w:after="100" w:afterAutospacing="1" w:line="240" w:lineRule="auto"/>
        <w:ind w:right="108"/>
        <w:jc w:val="both"/>
        <w:rPr>
          <w:lang w:eastAsia="en-IE"/>
        </w:rPr>
      </w:pPr>
      <w:r>
        <w:rPr>
          <w:lang w:eastAsia="en-IE"/>
        </w:rPr>
        <w:t>Unauthorized</w:t>
      </w:r>
      <w:proofErr w:type="spellEnd"/>
      <w:r>
        <w:rPr>
          <w:lang w:eastAsia="en-IE"/>
        </w:rPr>
        <w:t xml:space="preserve"> User: Users with no credential can browse disseminated datasets and visualizations</w:t>
      </w:r>
    </w:p>
    <w:p w14:paraId="77F39479" w14:textId="77777777" w:rsidR="00657D65" w:rsidRPr="00671BC8" w:rsidRDefault="00657D65" w:rsidP="00D453AE">
      <w:pPr>
        <w:pStyle w:val="Prrafodelista"/>
        <w:numPr>
          <w:ilvl w:val="0"/>
          <w:numId w:val="11"/>
        </w:numPr>
        <w:suppressAutoHyphens w:val="0"/>
        <w:spacing w:before="0" w:after="100" w:afterAutospacing="1" w:line="240" w:lineRule="auto"/>
        <w:ind w:right="108"/>
        <w:jc w:val="both"/>
        <w:rPr>
          <w:lang w:eastAsia="en-IE"/>
        </w:rPr>
      </w:pPr>
      <w:r>
        <w:rPr>
          <w:lang w:eastAsia="en-IE"/>
        </w:rPr>
        <w:t>Authorized User: Can access to private information. Depending on the role, the user will be able to read or write different kind of data: Creating a dataflow, feed a dataset…</w:t>
      </w:r>
    </w:p>
    <w:p w14:paraId="5693EE40" w14:textId="77777777" w:rsidR="00FA15E2" w:rsidRDefault="00FA15E2" w:rsidP="00FA15E2">
      <w:pPr>
        <w:pStyle w:val="Ttulo3"/>
        <w:jc w:val="both"/>
      </w:pPr>
      <w:bookmarkStart w:id="962" w:name="_Toc326255701"/>
      <w:bookmarkStart w:id="963" w:name="_Toc326256003"/>
      <w:bookmarkStart w:id="964" w:name="_Toc3534795"/>
      <w:bookmarkStart w:id="965" w:name="_Toc11075523"/>
      <w:r w:rsidRPr="00C62213">
        <w:t>Logical Model</w:t>
      </w:r>
      <w:bookmarkEnd w:id="962"/>
      <w:bookmarkEnd w:id="963"/>
      <w:bookmarkEnd w:id="964"/>
      <w:bookmarkEnd w:id="965"/>
    </w:p>
    <w:p w14:paraId="0427F6AE" w14:textId="77777777" w:rsidR="00FA15E2" w:rsidRDefault="00FA15E2" w:rsidP="00FA15E2">
      <w:pPr>
        <w:jc w:val="both"/>
        <w:rPr>
          <w:lang w:eastAsia="en-IE"/>
        </w:rPr>
      </w:pPr>
      <w:proofErr w:type="spellStart"/>
      <w:r>
        <w:rPr>
          <w:lang w:eastAsia="en-IE"/>
        </w:rPr>
        <w:t>Reportnet</w:t>
      </w:r>
      <w:proofErr w:type="spellEnd"/>
      <w:r>
        <w:rPr>
          <w:lang w:eastAsia="en-IE"/>
        </w:rPr>
        <w:t xml:space="preserve"> 3.0 is divided in four layers that are meant to be independent one from each other:</w:t>
      </w:r>
    </w:p>
    <w:p w14:paraId="0C2F1422" w14:textId="77777777" w:rsidR="00FA15E2" w:rsidRDefault="00FA15E2" w:rsidP="00FA15E2">
      <w:pPr>
        <w:pStyle w:val="Ttulo4"/>
      </w:pPr>
      <w:r>
        <w:t>Presentation Layer</w:t>
      </w:r>
    </w:p>
    <w:p w14:paraId="05240232" w14:textId="77777777" w:rsidR="00FA15E2" w:rsidRDefault="00FA15E2" w:rsidP="00FA15E2">
      <w:pPr>
        <w:spacing w:after="100" w:afterAutospacing="1" w:line="240" w:lineRule="auto"/>
        <w:ind w:right="108"/>
        <w:jc w:val="both"/>
        <w:rPr>
          <w:lang w:eastAsia="en-IE"/>
        </w:rPr>
      </w:pPr>
      <w:r>
        <w:rPr>
          <w:lang w:eastAsia="en-IE"/>
        </w:rPr>
        <w:t>Presentation Layer is the entry point to the system. It exposes basically to ways of accessing the system: Web and Rest. It is composed by two microservices: Frontend microservice and API-Gateway microservice</w:t>
      </w:r>
    </w:p>
    <w:p w14:paraId="5174E139" w14:textId="77777777" w:rsidR="00FA15E2" w:rsidRDefault="00FA15E2" w:rsidP="00FA15E2">
      <w:pPr>
        <w:ind w:left="360"/>
        <w:jc w:val="center"/>
        <w:rPr>
          <w:lang w:eastAsia="en-IE"/>
        </w:rPr>
      </w:pPr>
      <w:r>
        <w:rPr>
          <w:noProof/>
          <w:lang w:val="es-ES" w:eastAsia="es-ES"/>
        </w:rPr>
        <w:lastRenderedPageBreak/>
        <w:drawing>
          <wp:inline distT="0" distB="0" distL="0" distR="0" wp14:anchorId="67BF6067" wp14:editId="33E238B1">
            <wp:extent cx="5718553" cy="2948940"/>
            <wp:effectExtent l="0" t="0" r="0" b="3810"/>
            <wp:docPr id="3" name="Picture 3" descr="Logical Model Presentat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ical Model Presentation lay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6120" cy="2952842"/>
                    </a:xfrm>
                    <a:prstGeom prst="rect">
                      <a:avLst/>
                    </a:prstGeom>
                    <a:noFill/>
                    <a:ln>
                      <a:noFill/>
                    </a:ln>
                  </pic:spPr>
                </pic:pic>
              </a:graphicData>
            </a:graphic>
          </wp:inline>
        </w:drawing>
      </w:r>
    </w:p>
    <w:p w14:paraId="0BF1363B" w14:textId="77777777" w:rsidR="00FA15E2" w:rsidRPr="009A3927" w:rsidRDefault="00FA15E2" w:rsidP="00FA15E2">
      <w:pPr>
        <w:ind w:left="360"/>
        <w:jc w:val="center"/>
        <w:rPr>
          <w:color w:val="4F81BD" w:themeColor="accent1"/>
          <w:lang w:eastAsia="en-IE"/>
        </w:rPr>
      </w:pPr>
      <w:bookmarkStart w:id="966" w:name="Figure2_presentation_layer"/>
      <w:r w:rsidRPr="009A3927">
        <w:rPr>
          <w:color w:val="4F81BD" w:themeColor="accent1"/>
          <w:lang w:eastAsia="en-IE"/>
        </w:rPr>
        <w:t>Figure 2. Presentation Layer</w:t>
      </w:r>
    </w:p>
    <w:bookmarkEnd w:id="966"/>
    <w:p w14:paraId="3FBA25D6" w14:textId="275AC8D4" w:rsidR="00FA15E2" w:rsidRDefault="00FA15E2" w:rsidP="00FA15E2">
      <w:pPr>
        <w:ind w:left="360"/>
        <w:jc w:val="both"/>
        <w:rPr>
          <w:ins w:id="967" w:author="Jose Luis Anton Bueso" w:date="2019-05-06T12:35:00Z"/>
          <w:lang w:eastAsia="en-IE"/>
        </w:rPr>
      </w:pPr>
      <w:r w:rsidRPr="00AE16F3">
        <w:rPr>
          <w:u w:val="single"/>
          <w:lang w:eastAsia="en-IE"/>
        </w:rPr>
        <w:t>Frontend microservice:</w:t>
      </w:r>
      <w:r>
        <w:rPr>
          <w:lang w:eastAsia="en-IE"/>
        </w:rPr>
        <w:t xml:space="preserve"> Exposes a web interface where the user can see data retrieved from the backend and composed in a logical way. This microservice never will access to the backend microservices. All the requests will go through the API-Gateway</w:t>
      </w:r>
    </w:p>
    <w:p w14:paraId="60D73D43" w14:textId="4A503743" w:rsidR="006826C1" w:rsidRPr="006826C1" w:rsidRDefault="006826C1" w:rsidP="00FA15E2">
      <w:pPr>
        <w:ind w:left="360"/>
        <w:jc w:val="both"/>
        <w:rPr>
          <w:lang w:eastAsia="en-IE"/>
        </w:rPr>
      </w:pPr>
      <w:ins w:id="968" w:author="Jose Luis Anton Bueso" w:date="2019-05-06T12:35:00Z">
        <w:r w:rsidRPr="006826C1">
          <w:rPr>
            <w:lang w:eastAsia="en-IE"/>
            <w:rPrChange w:id="969" w:author="Jose Luis Anton Bueso" w:date="2019-05-06T12:35:00Z">
              <w:rPr>
                <w:u w:val="single"/>
                <w:lang w:eastAsia="en-IE"/>
              </w:rPr>
            </w:rPrChange>
          </w:rPr>
          <w:t>A</w:t>
        </w:r>
        <w:r>
          <w:rPr>
            <w:lang w:eastAsia="en-IE"/>
          </w:rPr>
          <w:t xml:space="preserve">s Frontend Microservice contains the User interfaces, this service </w:t>
        </w:r>
      </w:ins>
      <w:ins w:id="970" w:author="Jose Luis Anton Bueso" w:date="2019-05-06T12:36:00Z">
        <w:r>
          <w:rPr>
            <w:lang w:eastAsia="en-IE"/>
          </w:rPr>
          <w:t>will</w:t>
        </w:r>
      </w:ins>
      <w:ins w:id="971" w:author="Jose Luis Anton Bueso" w:date="2019-05-06T12:37:00Z">
        <w:r>
          <w:rPr>
            <w:lang w:eastAsia="en-IE"/>
          </w:rPr>
          <w:t xml:space="preserve"> be built to add several languages in an easy way. In the same way, the service will allow the user to use the language</w:t>
        </w:r>
      </w:ins>
      <w:ins w:id="972" w:author="Jose Luis Anton Bueso" w:date="2019-05-06T12:38:00Z">
        <w:r>
          <w:rPr>
            <w:lang w:eastAsia="en-IE"/>
          </w:rPr>
          <w:t xml:space="preserve"> that he considers</w:t>
        </w:r>
      </w:ins>
    </w:p>
    <w:p w14:paraId="634A699E" w14:textId="77777777" w:rsidR="00FA15E2" w:rsidRDefault="00FA15E2" w:rsidP="00FA15E2">
      <w:pPr>
        <w:ind w:left="360"/>
        <w:jc w:val="both"/>
        <w:rPr>
          <w:lang w:eastAsia="en-IE"/>
        </w:rPr>
      </w:pPr>
      <w:r w:rsidRPr="00AE16F3">
        <w:rPr>
          <w:u w:val="single"/>
          <w:lang w:eastAsia="en-IE"/>
        </w:rPr>
        <w:t>API-Gateway:</w:t>
      </w:r>
      <w:r>
        <w:rPr>
          <w:lang w:eastAsia="en-IE"/>
        </w:rPr>
        <w:t xml:space="preserve"> Exposes Rest API’s of backend services making them available to external services. This microservice relies on external services (</w:t>
      </w:r>
      <w:proofErr w:type="spellStart"/>
      <w:r>
        <w:rPr>
          <w:lang w:eastAsia="en-IE"/>
        </w:rPr>
        <w:t>EULogin</w:t>
      </w:r>
      <w:proofErr w:type="spellEnd"/>
      <w:r>
        <w:rPr>
          <w:lang w:eastAsia="en-IE"/>
        </w:rPr>
        <w:t xml:space="preserve"> and EIONET) for user authentication. </w:t>
      </w:r>
      <w:commentRangeStart w:id="973"/>
      <w:r>
        <w:rPr>
          <w:lang w:eastAsia="en-IE"/>
        </w:rPr>
        <w:t xml:space="preserve">As this service is going to be validating credentials and given that Core Layer is protected by infrastructure, </w:t>
      </w:r>
      <w:r>
        <w:rPr>
          <w:b/>
          <w:u w:val="single"/>
          <w:lang w:eastAsia="en-IE"/>
        </w:rPr>
        <w:t xml:space="preserve">as a proposal </w:t>
      </w:r>
      <w:r>
        <w:rPr>
          <w:lang w:eastAsia="en-IE"/>
        </w:rPr>
        <w:t>it could be done that Core Layer is not validating Tokens/Credentials.</w:t>
      </w:r>
      <w:commentRangeEnd w:id="973"/>
      <w:r>
        <w:rPr>
          <w:rStyle w:val="Refdecomentario"/>
          <w:rFonts w:ascii="Calibri" w:hAnsi="Calibri" w:cs="Arial"/>
          <w:lang w:val="en-IE" w:eastAsia="en-US"/>
        </w:rPr>
        <w:commentReference w:id="973"/>
      </w:r>
    </w:p>
    <w:p w14:paraId="38C2BB4C" w14:textId="1095922E" w:rsidR="00FA15E2" w:rsidRDefault="00FA15E2" w:rsidP="00FA15E2">
      <w:pPr>
        <w:pStyle w:val="Ttulo4"/>
      </w:pPr>
      <w:del w:id="974" w:author="Jorge Sáenz Puchau" w:date="2019-03-19T15:54:00Z">
        <w:r w:rsidDel="00874699">
          <w:delText xml:space="preserve">Presentation </w:delText>
        </w:r>
      </w:del>
      <w:ins w:id="975" w:author="Jorge Sáenz Puchau" w:date="2019-03-19T15:54:00Z">
        <w:r w:rsidR="00874699">
          <w:t xml:space="preserve">Service </w:t>
        </w:r>
      </w:ins>
      <w:r>
        <w:t>Layer</w:t>
      </w:r>
    </w:p>
    <w:p w14:paraId="219837D7" w14:textId="77777777" w:rsidR="00FA15E2" w:rsidRDefault="00FA15E2" w:rsidP="00FA15E2">
      <w:pPr>
        <w:jc w:val="both"/>
        <w:rPr>
          <w:lang w:eastAsia="en-IE"/>
        </w:rPr>
      </w:pPr>
      <w:r>
        <w:rPr>
          <w:lang w:eastAsia="en-IE"/>
        </w:rPr>
        <w:t>The</w:t>
      </w:r>
      <w:r w:rsidRPr="00D077AB">
        <w:rPr>
          <w:lang w:eastAsia="en-IE"/>
        </w:rPr>
        <w:t xml:space="preserve"> second (from top to bottom) logical tier encompasses all the logical components where the business logic of </w:t>
      </w:r>
      <w:r>
        <w:rPr>
          <w:lang w:eastAsia="en-IE"/>
        </w:rPr>
        <w:t>the</w:t>
      </w:r>
      <w:r w:rsidRPr="00D077AB">
        <w:rPr>
          <w:lang w:eastAsia="en-IE"/>
        </w:rPr>
        <w:t xml:space="preserve"> application resides.</w:t>
      </w:r>
      <w:r>
        <w:rPr>
          <w:lang w:eastAsia="en-IE"/>
        </w:rPr>
        <w:t xml:space="preserve"> Communication among the different microservices in this layer can be done synchronous or asynchronously. Synchronous communication will be done using a declarative approach with Feign Client as well as Service Discovery pattern. This kind of communication will be supported by Consul on server side and Spring Cloud on client side. Asynchronous communication will be implemented based on events using as Enterprises Event Bus Apache Kafka.</w:t>
      </w:r>
    </w:p>
    <w:p w14:paraId="755C7A2D" w14:textId="6F8E5421" w:rsidR="00780338" w:rsidRPr="00E0435F" w:rsidDel="00866A45" w:rsidRDefault="00FA15E2" w:rsidP="00780338">
      <w:pPr>
        <w:pStyle w:val="Prrafodelista"/>
        <w:jc w:val="both"/>
        <w:rPr>
          <w:del w:id="976" w:author="Jose Luis Anton Bueso" w:date="2019-04-16T10:33:00Z"/>
          <w:moveTo w:id="977" w:author="Jose Luis Anton Bueso" w:date="2019-03-22T09:54:00Z"/>
          <w:lang w:eastAsia="en-IE"/>
        </w:rPr>
      </w:pPr>
      <w:del w:id="978" w:author="Jose Luis Anton Bueso" w:date="2019-04-16T10:33:00Z">
        <w:r w:rsidRPr="00AE16F3" w:rsidDel="00866A45">
          <w:rPr>
            <w:u w:val="single"/>
            <w:lang w:eastAsia="en-IE"/>
          </w:rPr>
          <w:delText>Collaboration microservice:</w:delText>
        </w:r>
        <w:r w:rsidDel="00866A45">
          <w:rPr>
            <w:lang w:eastAsia="en-IE"/>
          </w:rPr>
          <w:delText xml:space="preserve"> this services allows stakeholders to collaborate each other giving the infrastructure to make comments at dataflow and dataset levels</w:delText>
        </w:r>
      </w:del>
      <w:moveToRangeStart w:id="979" w:author="Jose Luis Anton Bueso" w:date="2019-03-22T09:54:00Z" w:name="move4140903"/>
      <w:moveTo w:id="980" w:author="Jose Luis Anton Bueso" w:date="2019-03-22T09:54:00Z">
        <w:del w:id="981" w:author="Jose Luis Anton Bueso" w:date="2019-04-16T10:33:00Z">
          <w:r w:rsidR="00780338" w:rsidRPr="00E0435F" w:rsidDel="00866A45">
            <w:rPr>
              <w:u w:val="single"/>
              <w:lang w:eastAsia="en-IE"/>
            </w:rPr>
            <w:delText>Communication Microservice:</w:delText>
          </w:r>
          <w:r w:rsidR="00780338" w:rsidRPr="000C10AF" w:rsidDel="00866A45">
            <w:rPr>
              <w:lang w:eastAsia="en-IE"/>
            </w:rPr>
            <w:delText xml:space="preserve"> </w:delText>
          </w:r>
          <w:r w:rsidR="00780338" w:rsidRPr="000C10AF" w:rsidDel="00866A45">
            <w:rPr>
              <w:lang w:val="en-US" w:eastAsia="en-IE"/>
            </w:rPr>
            <w:delText>Capture events on Reporter’s interests and send notifications via email</w:delText>
          </w:r>
          <w:r w:rsidR="00780338" w:rsidDel="00866A45">
            <w:rPr>
              <w:lang w:val="en-US" w:eastAsia="en-IE"/>
            </w:rPr>
            <w:delText xml:space="preserve"> using for this EEA’s mail infrastructure</w:delText>
          </w:r>
        </w:del>
      </w:moveTo>
    </w:p>
    <w:moveToRangeEnd w:id="979"/>
    <w:p w14:paraId="1A3F7FCC" w14:textId="2FB513D5" w:rsidR="00780338" w:rsidRPr="00AE16F3" w:rsidDel="00780338" w:rsidRDefault="00780338" w:rsidP="00FA15E2">
      <w:pPr>
        <w:pStyle w:val="Prrafodelista"/>
        <w:jc w:val="both"/>
        <w:rPr>
          <w:del w:id="982" w:author="Jose Luis Anton Bueso" w:date="2019-03-22T09:55:00Z"/>
          <w:color w:val="FF0000"/>
          <w:lang w:eastAsia="en-IE"/>
        </w:rPr>
      </w:pPr>
    </w:p>
    <w:p w14:paraId="71BC398B" w14:textId="423E79DD" w:rsidR="00FA15E2" w:rsidDel="00866A45" w:rsidRDefault="00FA15E2" w:rsidP="00FA15E2">
      <w:pPr>
        <w:pStyle w:val="Prrafodelista"/>
        <w:jc w:val="both"/>
        <w:rPr>
          <w:del w:id="983" w:author="Jose Luis Anton Bueso" w:date="2019-04-16T10:33:00Z"/>
          <w:u w:val="single"/>
          <w:lang w:eastAsia="en-IE"/>
        </w:rPr>
      </w:pPr>
    </w:p>
    <w:p w14:paraId="5CF890AA" w14:textId="1A8ED417" w:rsidR="00FA15E2" w:rsidDel="00866A45" w:rsidRDefault="00FA15E2" w:rsidP="00FA15E2">
      <w:pPr>
        <w:pStyle w:val="Prrafodelista"/>
        <w:jc w:val="both"/>
        <w:rPr>
          <w:del w:id="984" w:author="Jose Luis Anton Bueso" w:date="2019-04-16T10:33:00Z"/>
          <w:b/>
          <w:u w:val="single"/>
          <w:lang w:eastAsia="en-IE"/>
        </w:rPr>
      </w:pPr>
      <w:commentRangeStart w:id="985"/>
      <w:del w:id="986" w:author="Jose Luis Anton Bueso" w:date="2019-04-16T10:33:00Z">
        <w:r w:rsidRPr="00AE16F3" w:rsidDel="00866A45">
          <w:rPr>
            <w:u w:val="single"/>
            <w:lang w:eastAsia="en-IE"/>
          </w:rPr>
          <w:delText>User Management Microservice:</w:delText>
        </w:r>
        <w:r w:rsidDel="00866A45">
          <w:rPr>
            <w:lang w:eastAsia="en-IE"/>
          </w:rPr>
          <w:delText xml:space="preserve"> </w:delText>
        </w:r>
        <w:r w:rsidRPr="009D4428" w:rsidDel="00866A45">
          <w:rPr>
            <w:lang w:eastAsia="en-IE"/>
          </w:rPr>
          <w:delText>is the system responsible for all account-related functions such as synchroni</w:delText>
        </w:r>
        <w:r w:rsidDel="00866A45">
          <w:rPr>
            <w:lang w:eastAsia="en-IE"/>
          </w:rPr>
          <w:delText>z</w:delText>
        </w:r>
        <w:r w:rsidRPr="009D4428" w:rsidDel="00866A45">
          <w:rPr>
            <w:lang w:eastAsia="en-IE"/>
          </w:rPr>
          <w:delText xml:space="preserve">ing EU Login accounts in the </w:delText>
        </w:r>
        <w:r w:rsidDel="00866A45">
          <w:rPr>
            <w:lang w:eastAsia="en-IE"/>
          </w:rPr>
          <w:delText>EIONET</w:delText>
        </w:r>
        <w:r w:rsidRPr="009D4428" w:rsidDel="00866A45">
          <w:rPr>
            <w:lang w:eastAsia="en-IE"/>
          </w:rPr>
          <w:delText xml:space="preserve"> directory.</w:delText>
        </w:r>
        <w:r w:rsidDel="00866A45">
          <w:rPr>
            <w:lang w:eastAsia="en-IE"/>
          </w:rPr>
          <w:delText xml:space="preserve"> This </w:delText>
        </w:r>
        <w:r w:rsidRPr="009D4428" w:rsidDel="00866A45">
          <w:rPr>
            <w:lang w:eastAsia="en-IE"/>
          </w:rPr>
          <w:delText>service also provides all necessary read APIs for searching users and getting an account's details through the user interface.</w:delText>
        </w:r>
        <w:r w:rsidDel="00866A45">
          <w:rPr>
            <w:lang w:eastAsia="en-IE"/>
          </w:rPr>
          <w:delText xml:space="preserve"> </w:delText>
        </w:r>
        <w:r w:rsidDel="00866A45">
          <w:rPr>
            <w:b/>
            <w:u w:val="single"/>
            <w:lang w:eastAsia="en-IE"/>
          </w:rPr>
          <w:delText xml:space="preserve">As a proposal </w:delText>
        </w:r>
        <w:r w:rsidR="0020503A" w:rsidDel="00866A45">
          <w:fldChar w:fldCharType="begin"/>
        </w:r>
        <w:r w:rsidR="0020503A" w:rsidDel="00866A45">
          <w:delInstrText xml:space="preserve"> HYPERLINK "https://www.keycloak.org/docs/latest/getting_started/index.html" </w:delInstrText>
        </w:r>
        <w:r w:rsidR="0020503A" w:rsidDel="00866A45">
          <w:fldChar w:fldCharType="separate"/>
        </w:r>
        <w:r w:rsidRPr="00D90EC5" w:rsidDel="00866A45">
          <w:rPr>
            <w:rStyle w:val="Hipervnculo"/>
            <w:b/>
            <w:lang w:eastAsia="en-IE"/>
          </w:rPr>
          <w:delText>Keycloak</w:delText>
        </w:r>
        <w:r w:rsidR="0020503A" w:rsidDel="00866A45">
          <w:rPr>
            <w:rStyle w:val="Hipervnculo"/>
            <w:b/>
            <w:lang w:eastAsia="en-IE"/>
          </w:rPr>
          <w:fldChar w:fldCharType="end"/>
        </w:r>
        <w:r w:rsidDel="00866A45">
          <w:rPr>
            <w:b/>
            <w:u w:val="single"/>
            <w:lang w:eastAsia="en-IE"/>
          </w:rPr>
          <w:delText xml:space="preserve"> can be used</w:delText>
        </w:r>
        <w:commentRangeEnd w:id="985"/>
        <w:r w:rsidDel="00866A45">
          <w:rPr>
            <w:rStyle w:val="Refdecomentario"/>
            <w:rFonts w:ascii="Calibri" w:hAnsi="Calibri" w:cs="Arial"/>
            <w:lang w:val="en-IE"/>
          </w:rPr>
          <w:commentReference w:id="985"/>
        </w:r>
      </w:del>
    </w:p>
    <w:p w14:paraId="46D2BDAC" w14:textId="50053760" w:rsidR="00FA15E2" w:rsidRPr="00D90EC5" w:rsidDel="00075C40" w:rsidRDefault="00FA15E2" w:rsidP="00FA15E2">
      <w:pPr>
        <w:pStyle w:val="Prrafodelista"/>
        <w:jc w:val="both"/>
        <w:rPr>
          <w:del w:id="987" w:author="Jose Luis Anton Bueso" w:date="2019-03-26T15:35:00Z"/>
          <w:b/>
          <w:u w:val="single"/>
          <w:lang w:eastAsia="en-IE"/>
        </w:rPr>
      </w:pPr>
    </w:p>
    <w:p w14:paraId="1DC34940" w14:textId="1F453D62" w:rsidR="00FA15E2" w:rsidRPr="00E0435F" w:rsidDel="00866A45" w:rsidRDefault="00FA15E2" w:rsidP="00FA15E2">
      <w:pPr>
        <w:pStyle w:val="Prrafodelista"/>
        <w:jc w:val="both"/>
        <w:rPr>
          <w:del w:id="988" w:author="Jose Luis Anton Bueso" w:date="2019-04-16T10:33:00Z"/>
          <w:moveFrom w:id="989" w:author="Jose Luis Anton Bueso" w:date="2019-03-22T09:54:00Z"/>
          <w:lang w:eastAsia="en-IE"/>
        </w:rPr>
      </w:pPr>
      <w:moveFromRangeStart w:id="990" w:author="Jose Luis Anton Bueso" w:date="2019-03-22T09:54:00Z" w:name="move4140903"/>
      <w:commentRangeStart w:id="991"/>
      <w:moveFrom w:id="992" w:author="Jose Luis Anton Bueso" w:date="2019-03-22T09:54:00Z">
        <w:del w:id="993" w:author="Jose Luis Anton Bueso" w:date="2019-04-16T10:33:00Z">
          <w:r w:rsidRPr="00E0435F" w:rsidDel="00866A45">
            <w:rPr>
              <w:u w:val="single"/>
              <w:lang w:eastAsia="en-IE"/>
            </w:rPr>
            <w:delText>Communication Microservice:</w:delText>
          </w:r>
          <w:r w:rsidRPr="000C10AF" w:rsidDel="00866A45">
            <w:rPr>
              <w:lang w:eastAsia="en-IE"/>
            </w:rPr>
            <w:delText xml:space="preserve"> </w:delText>
          </w:r>
          <w:r w:rsidRPr="000C10AF" w:rsidDel="00866A45">
            <w:rPr>
              <w:lang w:val="en-US" w:eastAsia="en-IE"/>
            </w:rPr>
            <w:delText>Capture events on Reporter’s interests and send notifications via email</w:delText>
          </w:r>
          <w:r w:rsidDel="00866A45">
            <w:rPr>
              <w:lang w:val="en-US" w:eastAsia="en-IE"/>
            </w:rPr>
            <w:delText xml:space="preserve"> using for this EEA’s mail infrastructure</w:delText>
          </w:r>
          <w:commentRangeEnd w:id="991"/>
          <w:r w:rsidDel="00866A45">
            <w:rPr>
              <w:rStyle w:val="Refdecomentario"/>
              <w:rFonts w:ascii="Calibri" w:hAnsi="Calibri" w:cs="Arial"/>
              <w:lang w:val="en-IE"/>
            </w:rPr>
            <w:commentReference w:id="991"/>
          </w:r>
        </w:del>
      </w:moveFrom>
    </w:p>
    <w:moveFromRangeEnd w:id="990"/>
    <w:p w14:paraId="67DDE6F4" w14:textId="3E508C9A" w:rsidR="00FA15E2" w:rsidDel="00866A45" w:rsidRDefault="00FA15E2" w:rsidP="00FA15E2">
      <w:pPr>
        <w:pStyle w:val="Prrafodelista"/>
        <w:jc w:val="both"/>
        <w:rPr>
          <w:del w:id="994" w:author="Jose Luis Anton Bueso" w:date="2019-04-16T10:33:00Z"/>
          <w:lang w:eastAsia="en-IE"/>
        </w:rPr>
      </w:pPr>
    </w:p>
    <w:p w14:paraId="46F1FC27" w14:textId="477CBD2A" w:rsidR="00FA15E2" w:rsidDel="00866A45" w:rsidRDefault="00FA15E2" w:rsidP="00FA15E2">
      <w:pPr>
        <w:pStyle w:val="Prrafodelista"/>
        <w:jc w:val="both"/>
        <w:rPr>
          <w:del w:id="995" w:author="Jose Luis Anton Bueso" w:date="2019-04-16T10:33:00Z"/>
          <w:lang w:eastAsia="en-IE"/>
        </w:rPr>
      </w:pPr>
      <w:del w:id="996" w:author="Jose Luis Anton Bueso" w:date="2019-04-16T10:33:00Z">
        <w:r w:rsidRPr="001F53EB" w:rsidDel="00866A45">
          <w:rPr>
            <w:u w:val="single"/>
            <w:lang w:eastAsia="en-IE"/>
          </w:rPr>
          <w:delText>Validation Microservice:</w:delText>
        </w:r>
        <w:r w:rsidDel="00866A45">
          <w:rPr>
            <w:lang w:eastAsia="en-IE"/>
          </w:rPr>
          <w:delText xml:space="preserve"> </w:delText>
        </w:r>
        <w:r w:rsidRPr="00636085" w:rsidDel="00866A45">
          <w:rPr>
            <w:lang w:eastAsia="en-IE"/>
          </w:rPr>
          <w:delText>Provides fea</w:delText>
        </w:r>
        <w:r w:rsidDel="00866A45">
          <w:rPr>
            <w:lang w:eastAsia="en-IE"/>
          </w:rPr>
          <w:delText>t</w:delText>
        </w:r>
        <w:r w:rsidRPr="00636085" w:rsidDel="00866A45">
          <w:rPr>
            <w:lang w:eastAsia="en-IE"/>
          </w:rPr>
          <w:delText>u</w:delText>
        </w:r>
        <w:r w:rsidDel="00866A45">
          <w:rPr>
            <w:lang w:eastAsia="en-IE"/>
          </w:rPr>
          <w:delText>r</w:delText>
        </w:r>
        <w:r w:rsidRPr="00636085" w:rsidDel="00866A45">
          <w:rPr>
            <w:lang w:eastAsia="en-IE"/>
          </w:rPr>
          <w:delText>es to allow relevant Stakeholders to define new rules and evaluate them in the context of a dataflow</w:delText>
        </w:r>
        <w:r w:rsidDel="00866A45">
          <w:rPr>
            <w:lang w:eastAsia="en-IE"/>
          </w:rPr>
          <w:delText>. These r</w:delText>
        </w:r>
        <w:r w:rsidRPr="00636085" w:rsidDel="00866A45">
          <w:rPr>
            <w:lang w:eastAsia="en-IE"/>
          </w:rPr>
          <w:delText>ules cover from individual at</w:delText>
        </w:r>
        <w:r w:rsidDel="00866A45">
          <w:rPr>
            <w:lang w:eastAsia="en-IE"/>
          </w:rPr>
          <w:delText>t</w:delText>
        </w:r>
        <w:r w:rsidRPr="00636085" w:rsidDel="00866A45">
          <w:rPr>
            <w:lang w:eastAsia="en-IE"/>
          </w:rPr>
          <w:delText>ributes (data types…) to dataset wide</w:delText>
        </w:r>
        <w:r w:rsidDel="00866A45">
          <w:rPr>
            <w:lang w:eastAsia="en-IE"/>
          </w:rPr>
          <w:delText xml:space="preserve"> and they are stored in the metabase as well.</w:delText>
        </w:r>
      </w:del>
    </w:p>
    <w:p w14:paraId="4C633205" w14:textId="77777777" w:rsidR="00FA15E2" w:rsidRDefault="00FA15E2" w:rsidP="00FA15E2">
      <w:pPr>
        <w:jc w:val="both"/>
        <w:rPr>
          <w:lang w:eastAsia="en-IE"/>
        </w:rPr>
      </w:pPr>
    </w:p>
    <w:p w14:paraId="1482B918" w14:textId="42BD23ED" w:rsidR="00FA15E2" w:rsidRDefault="00FA15E2" w:rsidP="00FA15E2">
      <w:pPr>
        <w:pStyle w:val="Prrafodelista"/>
        <w:ind w:left="0"/>
        <w:jc w:val="center"/>
        <w:rPr>
          <w:lang w:eastAsia="en-IE"/>
        </w:rPr>
      </w:pPr>
      <w:del w:id="997" w:author="Jose Luis Anton Bueso" w:date="2020-06-29T16:25:00Z">
        <w:r w:rsidDel="003478B7">
          <w:rPr>
            <w:noProof/>
            <w:lang w:val="es-ES" w:eastAsia="es-ES"/>
          </w:rPr>
          <w:lastRenderedPageBreak/>
          <w:drawing>
            <wp:inline distT="0" distB="0" distL="0" distR="0" wp14:anchorId="08A5C003" wp14:editId="7AFED514">
              <wp:extent cx="6000201" cy="4091940"/>
              <wp:effectExtent l="0" t="0" r="635" b="3810"/>
              <wp:docPr id="4" name="Picture 4" descr="LogicalModelCore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icalModelCoreLay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5104" cy="4108923"/>
                      </a:xfrm>
                      <a:prstGeom prst="rect">
                        <a:avLst/>
                      </a:prstGeom>
                      <a:noFill/>
                      <a:ln>
                        <a:noFill/>
                      </a:ln>
                    </pic:spPr>
                  </pic:pic>
                </a:graphicData>
              </a:graphic>
            </wp:inline>
          </w:drawing>
        </w:r>
      </w:del>
      <w:ins w:id="998" w:author="Jose Luis Anton Bueso" w:date="2020-06-29T16:25:00Z">
        <w:r w:rsidR="003478B7">
          <w:rPr>
            <w:lang w:eastAsia="en-IE"/>
          </w:rPr>
          <w:pict w14:anchorId="34AB654B">
            <v:shape id="_x0000_i1050" type="#_x0000_t75" style="width:473.95pt;height:323.05pt">
              <v:imagedata r:id="rId21" o:title="LogicalModelCoreLayer"/>
            </v:shape>
          </w:pict>
        </w:r>
      </w:ins>
    </w:p>
    <w:p w14:paraId="760387EF" w14:textId="77777777" w:rsidR="00FA15E2" w:rsidRPr="009A3927" w:rsidRDefault="00FA15E2" w:rsidP="00FA15E2">
      <w:pPr>
        <w:pStyle w:val="Prrafodelista"/>
        <w:ind w:left="0"/>
        <w:jc w:val="center"/>
        <w:rPr>
          <w:color w:val="4F81BD" w:themeColor="accent1"/>
          <w:lang w:eastAsia="en-IE"/>
        </w:rPr>
      </w:pPr>
      <w:bookmarkStart w:id="999" w:name="Figure3_1_service_layer"/>
      <w:r>
        <w:rPr>
          <w:color w:val="4F81BD" w:themeColor="accent1"/>
          <w:lang w:eastAsia="en-IE"/>
        </w:rPr>
        <w:t xml:space="preserve">Figure 3 - </w:t>
      </w:r>
      <w:r w:rsidRPr="009A3927">
        <w:rPr>
          <w:color w:val="4F81BD" w:themeColor="accent1"/>
          <w:lang w:eastAsia="en-IE"/>
        </w:rPr>
        <w:t>Service Layer</w:t>
      </w:r>
    </w:p>
    <w:bookmarkEnd w:id="999"/>
    <w:p w14:paraId="1BC235FF" w14:textId="047E3DB7" w:rsidR="00866A45" w:rsidRDefault="00866A45" w:rsidP="00866A45">
      <w:pPr>
        <w:pStyle w:val="Prrafodelista"/>
        <w:jc w:val="both"/>
        <w:rPr>
          <w:ins w:id="1000" w:author="Jose Luis Anton Bueso" w:date="2019-04-16T10:33:00Z"/>
          <w:lang w:eastAsia="en-IE"/>
        </w:rPr>
      </w:pPr>
      <w:ins w:id="1001" w:author="Jose Luis Anton Bueso" w:date="2019-04-16T10:33:00Z">
        <w:r w:rsidRPr="00AE16F3">
          <w:rPr>
            <w:u w:val="single"/>
            <w:lang w:eastAsia="en-IE"/>
          </w:rPr>
          <w:t xml:space="preserve">Collaboration </w:t>
        </w:r>
        <w:proofErr w:type="spellStart"/>
        <w:r w:rsidRPr="00AE16F3">
          <w:rPr>
            <w:u w:val="single"/>
            <w:lang w:eastAsia="en-IE"/>
          </w:rPr>
          <w:t>microservice</w:t>
        </w:r>
        <w:proofErr w:type="spellEnd"/>
        <w:r w:rsidRPr="00AE16F3">
          <w:rPr>
            <w:u w:val="single"/>
            <w:lang w:eastAsia="en-IE"/>
          </w:rPr>
          <w:t>:</w:t>
        </w:r>
        <w:r>
          <w:rPr>
            <w:lang w:eastAsia="en-IE"/>
          </w:rPr>
          <w:t xml:space="preserve"> this services allows stakeholders to collaborate each other giving the infrastructure to make comments at dataflow and dataset levels</w:t>
        </w:r>
      </w:ins>
      <w:ins w:id="1002" w:author="Jose Luis Anton Bueso" w:date="2019-04-16T10:34:00Z">
        <w:r w:rsidR="00000592">
          <w:rPr>
            <w:lang w:eastAsia="en-IE"/>
          </w:rPr>
          <w:t xml:space="preserve">. </w:t>
        </w:r>
      </w:ins>
    </w:p>
    <w:p w14:paraId="049E438B" w14:textId="77777777" w:rsidR="00866A45" w:rsidRDefault="00866A45" w:rsidP="00866A45">
      <w:pPr>
        <w:pStyle w:val="Prrafodelista"/>
        <w:jc w:val="both"/>
        <w:rPr>
          <w:ins w:id="1003" w:author="Jose Luis Anton Bueso" w:date="2019-04-16T10:33:00Z"/>
          <w:u w:val="single"/>
          <w:lang w:eastAsia="en-IE"/>
        </w:rPr>
      </w:pPr>
    </w:p>
    <w:p w14:paraId="4691DF0C" w14:textId="77777777" w:rsidR="00866A45" w:rsidRPr="00E0435F" w:rsidRDefault="00866A45" w:rsidP="00866A45">
      <w:pPr>
        <w:pStyle w:val="Prrafodelista"/>
        <w:jc w:val="both"/>
        <w:rPr>
          <w:ins w:id="1004" w:author="Jose Luis Anton Bueso" w:date="2019-04-16T10:33:00Z"/>
          <w:lang w:eastAsia="en-IE"/>
        </w:rPr>
      </w:pPr>
      <w:ins w:id="1005" w:author="Jose Luis Anton Bueso" w:date="2019-04-16T10:33:00Z">
        <w:r w:rsidRPr="00E0435F">
          <w:rPr>
            <w:u w:val="single"/>
            <w:lang w:eastAsia="en-IE"/>
          </w:rPr>
          <w:t>Communication Microservice:</w:t>
        </w:r>
        <w:r w:rsidRPr="000C10AF">
          <w:rPr>
            <w:lang w:eastAsia="en-IE"/>
          </w:rPr>
          <w:t xml:space="preserve"> </w:t>
        </w:r>
        <w:r w:rsidRPr="000C10AF">
          <w:rPr>
            <w:lang w:val="en-US" w:eastAsia="en-IE"/>
          </w:rPr>
          <w:t>Capture events on Reporter’s interests and send notifications via email</w:t>
        </w:r>
        <w:r>
          <w:rPr>
            <w:lang w:val="en-US" w:eastAsia="en-IE"/>
          </w:rPr>
          <w:t xml:space="preserve"> using for this EEA’s mail infrastructure</w:t>
        </w:r>
      </w:ins>
    </w:p>
    <w:p w14:paraId="6526A7FF" w14:textId="77777777" w:rsidR="00866A45" w:rsidRDefault="00866A45" w:rsidP="00866A45">
      <w:pPr>
        <w:pStyle w:val="Prrafodelista"/>
        <w:jc w:val="both"/>
        <w:rPr>
          <w:ins w:id="1006" w:author="Jose Luis Anton Bueso" w:date="2019-04-16T10:33:00Z"/>
          <w:u w:val="single"/>
          <w:lang w:eastAsia="en-IE"/>
        </w:rPr>
      </w:pPr>
    </w:p>
    <w:p w14:paraId="1707DD45" w14:textId="1BCAF6C6" w:rsidR="00866A45" w:rsidRDefault="00866A45" w:rsidP="00866A45">
      <w:pPr>
        <w:pStyle w:val="Prrafodelista"/>
        <w:jc w:val="both"/>
        <w:rPr>
          <w:ins w:id="1007" w:author="Jose Luis Anton Bueso" w:date="2019-04-16T10:33:00Z"/>
          <w:b/>
          <w:u w:val="single"/>
          <w:lang w:eastAsia="en-IE"/>
        </w:rPr>
      </w:pPr>
      <w:ins w:id="1008" w:author="Jose Luis Anton Bueso" w:date="2019-04-16T10:33:00Z">
        <w:r w:rsidRPr="00AE16F3">
          <w:rPr>
            <w:u w:val="single"/>
            <w:lang w:eastAsia="en-IE"/>
          </w:rPr>
          <w:t>User Management Microservice:</w:t>
        </w:r>
        <w:r>
          <w:rPr>
            <w:lang w:eastAsia="en-IE"/>
          </w:rPr>
          <w:t xml:space="preserve"> </w:t>
        </w:r>
        <w:r w:rsidRPr="009D4428">
          <w:rPr>
            <w:lang w:eastAsia="en-IE"/>
          </w:rPr>
          <w:t>is the system responsible for all account-related functions such as synchroni</w:t>
        </w:r>
        <w:r>
          <w:rPr>
            <w:lang w:eastAsia="en-IE"/>
          </w:rPr>
          <w:t>z</w:t>
        </w:r>
        <w:r w:rsidRPr="009D4428">
          <w:rPr>
            <w:lang w:eastAsia="en-IE"/>
          </w:rPr>
          <w:t xml:space="preserve">ing EU Login accounts in the </w:t>
        </w:r>
        <w:r>
          <w:rPr>
            <w:lang w:eastAsia="en-IE"/>
          </w:rPr>
          <w:t>EIONET</w:t>
        </w:r>
        <w:r w:rsidRPr="009D4428">
          <w:rPr>
            <w:lang w:eastAsia="en-IE"/>
          </w:rPr>
          <w:t xml:space="preserve"> directory.</w:t>
        </w:r>
        <w:r>
          <w:rPr>
            <w:lang w:eastAsia="en-IE"/>
          </w:rPr>
          <w:t xml:space="preserve"> This </w:t>
        </w:r>
        <w:r w:rsidRPr="009D4428">
          <w:rPr>
            <w:lang w:eastAsia="en-IE"/>
          </w:rPr>
          <w:t>service also provides all necessary read APIs for searching users and getting an account's details through the user interface.</w:t>
        </w:r>
        <w:r>
          <w:rPr>
            <w:lang w:eastAsia="en-IE"/>
          </w:rPr>
          <w:t xml:space="preserve"> </w:t>
        </w:r>
        <w:r w:rsidRPr="0019764B">
          <w:rPr>
            <w:b/>
            <w:rPrChange w:id="1009" w:author="Jose Luis Anton Bueso" w:date="2019-08-06T10:51:00Z">
              <w:rPr/>
            </w:rPrChange>
          </w:rPr>
          <w:fldChar w:fldCharType="begin"/>
        </w:r>
        <w:r w:rsidRPr="0019764B">
          <w:rPr>
            <w:b/>
            <w:rPrChange w:id="1010" w:author="Jose Luis Anton Bueso" w:date="2019-08-06T10:51:00Z">
              <w:rPr/>
            </w:rPrChange>
          </w:rPr>
          <w:instrText xml:space="preserve"> HYPERLINK "https://www.keycloak.org/docs/latest/getting_started/index.html" </w:instrText>
        </w:r>
        <w:r w:rsidRPr="0019764B">
          <w:rPr>
            <w:rPrChange w:id="1011" w:author="Jose Luis Anton Bueso" w:date="2019-08-06T10:51:00Z">
              <w:rPr>
                <w:rStyle w:val="Hipervnculo"/>
                <w:b/>
                <w:lang w:eastAsia="en-IE"/>
              </w:rPr>
            </w:rPrChange>
          </w:rPr>
          <w:fldChar w:fldCharType="separate"/>
        </w:r>
        <w:proofErr w:type="spellStart"/>
        <w:r w:rsidRPr="0019764B">
          <w:rPr>
            <w:rStyle w:val="Hipervnculo"/>
            <w:b/>
            <w:lang w:eastAsia="en-IE"/>
          </w:rPr>
          <w:t>Keycloak</w:t>
        </w:r>
        <w:proofErr w:type="spellEnd"/>
        <w:r w:rsidRPr="0019764B">
          <w:rPr>
            <w:rStyle w:val="Hipervnculo"/>
            <w:b/>
            <w:lang w:eastAsia="en-IE"/>
          </w:rPr>
          <w:fldChar w:fldCharType="end"/>
        </w:r>
        <w:r w:rsidRPr="0019764B">
          <w:rPr>
            <w:b/>
            <w:u w:val="single"/>
            <w:lang w:eastAsia="en-IE"/>
          </w:rPr>
          <w:t xml:space="preserve"> </w:t>
        </w:r>
      </w:ins>
      <w:ins w:id="1012" w:author="Jose Luis Anton Bueso" w:date="2019-08-06T10:51:00Z">
        <w:r w:rsidR="0019764B" w:rsidRPr="0019764B">
          <w:rPr>
            <w:lang w:eastAsia="en-IE"/>
            <w:rPrChange w:id="1013" w:author="Jose Luis Anton Bueso" w:date="2019-08-06T10:52:00Z">
              <w:rPr>
                <w:b/>
                <w:u w:val="single"/>
                <w:lang w:eastAsia="en-IE"/>
              </w:rPr>
            </w:rPrChange>
          </w:rPr>
          <w:t>will be used as IAM provider</w:t>
        </w:r>
      </w:ins>
      <w:ins w:id="1014" w:author="Jose Luis Anton Bueso" w:date="2019-06-10T13:12:00Z">
        <w:r w:rsidR="00F9592D" w:rsidRPr="0019764B">
          <w:rPr>
            <w:lang w:eastAsia="en-IE"/>
            <w:rPrChange w:id="1015" w:author="Jose Luis Anton Bueso" w:date="2019-08-06T10:52:00Z">
              <w:rPr>
                <w:b/>
                <w:u w:val="single"/>
                <w:lang w:eastAsia="en-IE"/>
              </w:rPr>
            </w:rPrChange>
          </w:rPr>
          <w:t xml:space="preserve">. Please see </w:t>
        </w:r>
      </w:ins>
      <w:ins w:id="1016" w:author="Jose Luis Anton Bueso" w:date="2019-06-10T13:14:00Z">
        <w:r w:rsidR="00F9592D" w:rsidRPr="0019764B">
          <w:rPr>
            <w:lang w:eastAsia="en-IE"/>
            <w:rPrChange w:id="1017" w:author="Jose Luis Anton Bueso" w:date="2019-08-06T10:52:00Z">
              <w:rPr>
                <w:b/>
                <w:u w:val="single"/>
                <w:lang w:eastAsia="en-IE"/>
              </w:rPr>
            </w:rPrChange>
          </w:rPr>
          <w:fldChar w:fldCharType="begin"/>
        </w:r>
        <w:r w:rsidR="00F9592D" w:rsidRPr="0019764B">
          <w:rPr>
            <w:lang w:eastAsia="en-IE"/>
            <w:rPrChange w:id="1018" w:author="Jose Luis Anton Bueso" w:date="2019-08-06T10:52:00Z">
              <w:rPr>
                <w:b/>
                <w:u w:val="single"/>
                <w:lang w:eastAsia="en-IE"/>
              </w:rPr>
            </w:rPrChange>
          </w:rPr>
          <w:instrText xml:space="preserve"> HYPERLINK  \l "_References" </w:instrText>
        </w:r>
        <w:r w:rsidR="00F9592D" w:rsidRPr="0019764B">
          <w:rPr>
            <w:lang w:eastAsia="en-IE"/>
            <w:rPrChange w:id="1019" w:author="Jose Luis Anton Bueso" w:date="2019-08-06T10:52:00Z">
              <w:rPr>
                <w:b/>
                <w:u w:val="single"/>
                <w:lang w:eastAsia="en-IE"/>
              </w:rPr>
            </w:rPrChange>
          </w:rPr>
          <w:fldChar w:fldCharType="separate"/>
        </w:r>
        <w:r w:rsidR="00F9592D" w:rsidRPr="0019764B">
          <w:rPr>
            <w:rStyle w:val="Hipervnculo"/>
            <w:u w:val="none"/>
            <w:lang w:eastAsia="en-IE"/>
            <w:rPrChange w:id="1020" w:author="Jose Luis Anton Bueso" w:date="2019-08-06T10:52:00Z">
              <w:rPr>
                <w:rStyle w:val="Hipervnculo"/>
                <w:b/>
                <w:lang w:eastAsia="en-IE"/>
              </w:rPr>
            </w:rPrChange>
          </w:rPr>
          <w:t xml:space="preserve">References regarding </w:t>
        </w:r>
        <w:proofErr w:type="spellStart"/>
        <w:r w:rsidR="00F9592D" w:rsidRPr="0019764B">
          <w:rPr>
            <w:rStyle w:val="Hipervnculo"/>
            <w:u w:val="none"/>
            <w:lang w:eastAsia="en-IE"/>
            <w:rPrChange w:id="1021" w:author="Jose Luis Anton Bueso" w:date="2019-08-06T10:52:00Z">
              <w:rPr>
                <w:rStyle w:val="Hipervnculo"/>
                <w:b/>
                <w:lang w:eastAsia="en-IE"/>
              </w:rPr>
            </w:rPrChange>
          </w:rPr>
          <w:t>Keycloack</w:t>
        </w:r>
        <w:proofErr w:type="spellEnd"/>
        <w:r w:rsidR="00F9592D" w:rsidRPr="0019764B">
          <w:rPr>
            <w:lang w:eastAsia="en-IE"/>
            <w:rPrChange w:id="1022" w:author="Jose Luis Anton Bueso" w:date="2019-08-06T10:52:00Z">
              <w:rPr>
                <w:b/>
                <w:u w:val="single"/>
                <w:lang w:eastAsia="en-IE"/>
              </w:rPr>
            </w:rPrChange>
          </w:rPr>
          <w:fldChar w:fldCharType="end"/>
        </w:r>
      </w:ins>
    </w:p>
    <w:p w14:paraId="23C06EAB" w14:textId="77777777" w:rsidR="00866A45" w:rsidRDefault="00866A45" w:rsidP="00866A45">
      <w:pPr>
        <w:pStyle w:val="Prrafodelista"/>
        <w:jc w:val="both"/>
        <w:rPr>
          <w:ins w:id="1023" w:author="Jose Luis Anton Bueso" w:date="2019-04-16T10:33:00Z"/>
          <w:lang w:eastAsia="en-IE"/>
        </w:rPr>
      </w:pPr>
    </w:p>
    <w:p w14:paraId="28625E5B" w14:textId="77777777" w:rsidR="00866A45" w:rsidRDefault="00866A45" w:rsidP="00866A45">
      <w:pPr>
        <w:pStyle w:val="Prrafodelista"/>
        <w:jc w:val="both"/>
        <w:rPr>
          <w:ins w:id="1024" w:author="Jose Luis Anton Bueso" w:date="2019-04-16T10:33:00Z"/>
          <w:lang w:eastAsia="en-IE"/>
        </w:rPr>
      </w:pPr>
      <w:ins w:id="1025" w:author="Jose Luis Anton Bueso" w:date="2019-04-16T10:33:00Z">
        <w:r w:rsidRPr="001F53EB">
          <w:rPr>
            <w:u w:val="single"/>
            <w:lang w:eastAsia="en-IE"/>
          </w:rPr>
          <w:t>Validation Microservice:</w:t>
        </w:r>
        <w:r>
          <w:rPr>
            <w:lang w:eastAsia="en-IE"/>
          </w:rPr>
          <w:t xml:space="preserve"> </w:t>
        </w:r>
        <w:r w:rsidRPr="00636085">
          <w:rPr>
            <w:lang w:eastAsia="en-IE"/>
          </w:rPr>
          <w:t>Provides fea</w:t>
        </w:r>
        <w:r>
          <w:rPr>
            <w:lang w:eastAsia="en-IE"/>
          </w:rPr>
          <w:t>t</w:t>
        </w:r>
        <w:r w:rsidRPr="00636085">
          <w:rPr>
            <w:lang w:eastAsia="en-IE"/>
          </w:rPr>
          <w:t>u</w:t>
        </w:r>
        <w:r>
          <w:rPr>
            <w:lang w:eastAsia="en-IE"/>
          </w:rPr>
          <w:t>r</w:t>
        </w:r>
        <w:r w:rsidRPr="00636085">
          <w:rPr>
            <w:lang w:eastAsia="en-IE"/>
          </w:rPr>
          <w:t>es to allow relevant Stakeholders to define new rules and evaluate them in the context of a dataflow</w:t>
        </w:r>
        <w:r>
          <w:rPr>
            <w:lang w:eastAsia="en-IE"/>
          </w:rPr>
          <w:t>. These r</w:t>
        </w:r>
        <w:r w:rsidRPr="00636085">
          <w:rPr>
            <w:lang w:eastAsia="en-IE"/>
          </w:rPr>
          <w:t>ules cover from individual at</w:t>
        </w:r>
        <w:r>
          <w:rPr>
            <w:lang w:eastAsia="en-IE"/>
          </w:rPr>
          <w:t>t</w:t>
        </w:r>
        <w:r w:rsidRPr="00636085">
          <w:rPr>
            <w:lang w:eastAsia="en-IE"/>
          </w:rPr>
          <w:t>ributes (data types…) to dataset wide</w:t>
        </w:r>
        <w:r>
          <w:rPr>
            <w:lang w:eastAsia="en-IE"/>
          </w:rPr>
          <w:t xml:space="preserve"> and they are stored in the </w:t>
        </w:r>
        <w:proofErr w:type="spellStart"/>
        <w:r>
          <w:rPr>
            <w:lang w:eastAsia="en-IE"/>
          </w:rPr>
          <w:t>metabase</w:t>
        </w:r>
        <w:proofErr w:type="spellEnd"/>
        <w:r>
          <w:rPr>
            <w:lang w:eastAsia="en-IE"/>
          </w:rPr>
          <w:t xml:space="preserve"> as well.</w:t>
        </w:r>
      </w:ins>
    </w:p>
    <w:p w14:paraId="0082E133" w14:textId="6843F6CA" w:rsidR="00FA15E2" w:rsidRPr="00BD1036" w:rsidRDefault="00FA15E2" w:rsidP="00FA15E2">
      <w:pPr>
        <w:jc w:val="both"/>
        <w:rPr>
          <w:lang w:eastAsia="en-IE"/>
        </w:rPr>
      </w:pPr>
    </w:p>
    <w:p w14:paraId="3806214B" w14:textId="77777777" w:rsidR="00FA15E2" w:rsidRDefault="00FA15E2" w:rsidP="00FA15E2">
      <w:pPr>
        <w:pStyle w:val="Prrafodelista"/>
        <w:jc w:val="both"/>
        <w:rPr>
          <w:lang w:eastAsia="en-IE"/>
        </w:rPr>
      </w:pPr>
      <w:r w:rsidRPr="00AE16F3">
        <w:rPr>
          <w:u w:val="single"/>
          <w:lang w:eastAsia="en-IE"/>
        </w:rPr>
        <w:t>Dataflow Microservice:</w:t>
      </w:r>
      <w:r>
        <w:rPr>
          <w:lang w:eastAsia="en-IE"/>
        </w:rPr>
        <w:t xml:space="preserve"> This service manages everything about dataflow entities, namely, CRUD operations, participants, datasets designs creation… </w:t>
      </w:r>
    </w:p>
    <w:p w14:paraId="5E3803D3" w14:textId="77777777" w:rsidR="00FA15E2" w:rsidRDefault="00FA15E2" w:rsidP="00FA15E2">
      <w:pPr>
        <w:pStyle w:val="Prrafodelista"/>
        <w:jc w:val="both"/>
        <w:rPr>
          <w:lang w:eastAsia="en-IE"/>
        </w:rPr>
      </w:pPr>
    </w:p>
    <w:p w14:paraId="25F7A932" w14:textId="77777777" w:rsidR="00FA15E2" w:rsidRPr="00FC1F4F" w:rsidRDefault="00FA15E2" w:rsidP="00FA15E2">
      <w:pPr>
        <w:pStyle w:val="Prrafodelista"/>
        <w:jc w:val="both"/>
        <w:rPr>
          <w:lang w:eastAsia="en-IE"/>
        </w:rPr>
      </w:pPr>
      <w:proofErr w:type="spellStart"/>
      <w:r w:rsidRPr="00FC1F4F">
        <w:rPr>
          <w:u w:val="single"/>
          <w:lang w:eastAsia="en-IE"/>
        </w:rPr>
        <w:t>Recordstore</w:t>
      </w:r>
      <w:proofErr w:type="spellEnd"/>
      <w:r w:rsidRPr="00FC1F4F">
        <w:rPr>
          <w:u w:val="single"/>
          <w:lang w:eastAsia="en-IE"/>
        </w:rPr>
        <w:t xml:space="preserve"> </w:t>
      </w:r>
      <w:proofErr w:type="spellStart"/>
      <w:r w:rsidRPr="00FC1F4F">
        <w:rPr>
          <w:u w:val="single"/>
          <w:lang w:eastAsia="en-IE"/>
        </w:rPr>
        <w:t>Microservice</w:t>
      </w:r>
      <w:proofErr w:type="spellEnd"/>
      <w:r w:rsidRPr="00FC1F4F">
        <w:rPr>
          <w:u w:val="single"/>
          <w:lang w:eastAsia="en-IE"/>
        </w:rPr>
        <w:t>:</w:t>
      </w:r>
      <w:r w:rsidRPr="00B55FA2">
        <w:rPr>
          <w:lang w:eastAsia="en-IE"/>
        </w:rPr>
        <w:t xml:space="preserve"> Pro</w:t>
      </w:r>
      <w:r>
        <w:rPr>
          <w:lang w:eastAsia="en-IE"/>
        </w:rPr>
        <w:t>vides the required infrastructure to create, close and restore dataset snapshots as well as manages dataset backups.</w:t>
      </w:r>
    </w:p>
    <w:p w14:paraId="29229A17" w14:textId="77777777" w:rsidR="00FA15E2" w:rsidRDefault="00FA15E2" w:rsidP="00FA15E2">
      <w:pPr>
        <w:pStyle w:val="Prrafodelista"/>
        <w:jc w:val="both"/>
        <w:rPr>
          <w:lang w:eastAsia="en-IE"/>
        </w:rPr>
      </w:pPr>
    </w:p>
    <w:p w14:paraId="2F7E1D4D" w14:textId="74BBF334" w:rsidR="00FA15E2" w:rsidRDefault="00FA15E2" w:rsidP="00FA15E2">
      <w:pPr>
        <w:pStyle w:val="Prrafodelista"/>
        <w:jc w:val="both"/>
        <w:rPr>
          <w:lang w:val="en-US" w:eastAsia="en-IE"/>
        </w:rPr>
      </w:pPr>
      <w:r>
        <w:rPr>
          <w:u w:val="single"/>
          <w:lang w:eastAsia="en-IE"/>
        </w:rPr>
        <w:t>Document Microservice:</w:t>
      </w:r>
      <w:r w:rsidRPr="00467FFB">
        <w:rPr>
          <w:lang w:eastAsia="en-IE"/>
        </w:rPr>
        <w:t xml:space="preserve"> </w:t>
      </w:r>
      <w:r>
        <w:rPr>
          <w:lang w:val="en-US" w:eastAsia="en-IE"/>
        </w:rPr>
        <w:t>M</w:t>
      </w:r>
      <w:r w:rsidRPr="00467FFB">
        <w:rPr>
          <w:lang w:val="en-US" w:eastAsia="en-IE"/>
        </w:rPr>
        <w:t>anage</w:t>
      </w:r>
      <w:r>
        <w:rPr>
          <w:lang w:val="en-US" w:eastAsia="en-IE"/>
        </w:rPr>
        <w:t>s</w:t>
      </w:r>
      <w:r w:rsidRPr="00467FFB">
        <w:rPr>
          <w:lang w:val="en-US" w:eastAsia="en-IE"/>
        </w:rPr>
        <w:t xml:space="preserve"> all the document type resources involved in the Dataflow and Dataset lifecycle (Attachment type fields, dataflow documentation, collection data files…)</w:t>
      </w:r>
      <w:ins w:id="1026" w:author="Jose Luis Anton Bueso" w:date="2019-04-24T12:44:00Z">
        <w:r w:rsidR="00727E91">
          <w:rPr>
            <w:lang w:val="en-US" w:eastAsia="en-IE"/>
          </w:rPr>
          <w:t>. This microservice will rely on Apache Jack-Rabbit</w:t>
        </w:r>
      </w:ins>
      <w:ins w:id="1027" w:author="Jose Luis Anton Bueso" w:date="2019-12-17T12:25:00Z">
        <w:r w:rsidR="00EA5654">
          <w:rPr>
            <w:lang w:val="en-US" w:eastAsia="en-IE"/>
          </w:rPr>
          <w:t xml:space="preserve"> Oak</w:t>
        </w:r>
      </w:ins>
    </w:p>
    <w:p w14:paraId="1436EE9D" w14:textId="77777777" w:rsidR="00FA15E2" w:rsidRDefault="00FA15E2" w:rsidP="00FA15E2">
      <w:pPr>
        <w:pStyle w:val="Prrafodelista"/>
        <w:jc w:val="both"/>
        <w:rPr>
          <w:u w:val="single"/>
          <w:lang w:eastAsia="en-IE"/>
        </w:rPr>
      </w:pPr>
    </w:p>
    <w:p w14:paraId="1A6CB622" w14:textId="77777777" w:rsidR="00FA15E2" w:rsidRDefault="00FA15E2" w:rsidP="00FA15E2">
      <w:pPr>
        <w:pStyle w:val="Prrafodelista"/>
        <w:jc w:val="both"/>
        <w:rPr>
          <w:lang w:eastAsia="en-IE"/>
        </w:rPr>
      </w:pPr>
      <w:r w:rsidRPr="00AE16F3">
        <w:rPr>
          <w:u w:val="single"/>
          <w:lang w:eastAsia="en-IE"/>
        </w:rPr>
        <w:lastRenderedPageBreak/>
        <w:t>Dataset Microservice:</w:t>
      </w:r>
      <w:r>
        <w:rPr>
          <w:lang w:eastAsia="en-IE"/>
        </w:rPr>
        <w:t xml:space="preserve"> This service provides Rest APIS to perform CRUD operations on dataset schemas, visualizations, dataset records and Read operations for validation errors</w:t>
      </w:r>
    </w:p>
    <w:p w14:paraId="5793F990" w14:textId="77777777" w:rsidR="00FA15E2" w:rsidRDefault="00FA15E2" w:rsidP="00FA15E2">
      <w:pPr>
        <w:pStyle w:val="Prrafodelista"/>
        <w:jc w:val="both"/>
        <w:rPr>
          <w:lang w:eastAsia="en-IE"/>
        </w:rPr>
      </w:pPr>
    </w:p>
    <w:p w14:paraId="62D9E087" w14:textId="77777777" w:rsidR="00FA15E2" w:rsidRDefault="00FA15E2" w:rsidP="00FA15E2">
      <w:pPr>
        <w:pStyle w:val="Prrafodelista"/>
        <w:jc w:val="both"/>
        <w:rPr>
          <w:lang w:eastAsia="en-IE"/>
        </w:rPr>
      </w:pPr>
      <w:proofErr w:type="spellStart"/>
      <w:r w:rsidRPr="00FC1F4F">
        <w:rPr>
          <w:u w:val="single"/>
          <w:lang w:eastAsia="en-IE"/>
        </w:rPr>
        <w:t>Indexsearch</w:t>
      </w:r>
      <w:proofErr w:type="spellEnd"/>
      <w:r w:rsidRPr="00FC1F4F">
        <w:rPr>
          <w:u w:val="single"/>
          <w:lang w:eastAsia="en-IE"/>
        </w:rPr>
        <w:t xml:space="preserve"> </w:t>
      </w:r>
      <w:proofErr w:type="spellStart"/>
      <w:r w:rsidRPr="00FC1F4F">
        <w:rPr>
          <w:u w:val="single"/>
          <w:lang w:eastAsia="en-IE"/>
        </w:rPr>
        <w:t>Microservice</w:t>
      </w:r>
      <w:proofErr w:type="spellEnd"/>
      <w:r w:rsidRPr="00FC1F4F">
        <w:rPr>
          <w:u w:val="single"/>
          <w:lang w:eastAsia="en-IE"/>
        </w:rPr>
        <w:t>:</w:t>
      </w:r>
      <w:r w:rsidRPr="00E35254">
        <w:rPr>
          <w:lang w:eastAsia="en-IE"/>
        </w:rPr>
        <w:t xml:space="preserve"> Pro</w:t>
      </w:r>
      <w:r>
        <w:rPr>
          <w:lang w:eastAsia="en-IE"/>
        </w:rPr>
        <w:t>vides search mechanisms over all the system’s entities. The entities that will be searched are:</w:t>
      </w:r>
    </w:p>
    <w:p w14:paraId="5B87855D" w14:textId="77777777" w:rsidR="00FA15E2" w:rsidRDefault="00FA15E2" w:rsidP="00D453AE">
      <w:pPr>
        <w:pStyle w:val="Prrafodelista"/>
        <w:numPr>
          <w:ilvl w:val="0"/>
          <w:numId w:val="14"/>
        </w:numPr>
        <w:suppressAutoHyphens w:val="0"/>
        <w:spacing w:before="0" w:after="100" w:afterAutospacing="1" w:line="240" w:lineRule="auto"/>
        <w:ind w:right="108"/>
        <w:jc w:val="both"/>
        <w:rPr>
          <w:lang w:eastAsia="en-IE"/>
        </w:rPr>
      </w:pPr>
      <w:proofErr w:type="spellStart"/>
      <w:r>
        <w:rPr>
          <w:lang w:eastAsia="en-IE"/>
        </w:rPr>
        <w:t>Subimission</w:t>
      </w:r>
      <w:proofErr w:type="spellEnd"/>
      <w:r>
        <w:rPr>
          <w:lang w:eastAsia="en-IE"/>
        </w:rPr>
        <w:t xml:space="preserve"> agreements</w:t>
      </w:r>
    </w:p>
    <w:p w14:paraId="79143752" w14:textId="77777777" w:rsidR="00FA15E2" w:rsidRDefault="00FA15E2" w:rsidP="00D453AE">
      <w:pPr>
        <w:pStyle w:val="Prrafodelista"/>
        <w:numPr>
          <w:ilvl w:val="0"/>
          <w:numId w:val="14"/>
        </w:numPr>
        <w:suppressAutoHyphens w:val="0"/>
        <w:spacing w:before="0" w:after="100" w:afterAutospacing="1" w:line="240" w:lineRule="auto"/>
        <w:ind w:right="108"/>
        <w:jc w:val="both"/>
        <w:rPr>
          <w:lang w:eastAsia="en-IE"/>
        </w:rPr>
      </w:pPr>
      <w:r>
        <w:rPr>
          <w:lang w:eastAsia="en-IE"/>
        </w:rPr>
        <w:t>Data flows</w:t>
      </w:r>
    </w:p>
    <w:p w14:paraId="179B2C45" w14:textId="77777777" w:rsidR="00FA15E2" w:rsidRDefault="00FA15E2" w:rsidP="00D453AE">
      <w:pPr>
        <w:pStyle w:val="Prrafodelista"/>
        <w:numPr>
          <w:ilvl w:val="0"/>
          <w:numId w:val="14"/>
        </w:numPr>
        <w:suppressAutoHyphens w:val="0"/>
        <w:spacing w:before="0" w:after="100" w:afterAutospacing="1" w:line="240" w:lineRule="auto"/>
        <w:ind w:right="108"/>
        <w:jc w:val="both"/>
        <w:rPr>
          <w:lang w:eastAsia="en-IE"/>
        </w:rPr>
      </w:pPr>
      <w:r>
        <w:rPr>
          <w:lang w:eastAsia="en-IE"/>
        </w:rPr>
        <w:t>Data collection</w:t>
      </w:r>
    </w:p>
    <w:p w14:paraId="36FE00B3" w14:textId="77777777" w:rsidR="00FA15E2" w:rsidRDefault="00FA15E2" w:rsidP="00D453AE">
      <w:pPr>
        <w:pStyle w:val="Prrafodelista"/>
        <w:numPr>
          <w:ilvl w:val="0"/>
          <w:numId w:val="14"/>
        </w:numPr>
        <w:suppressAutoHyphens w:val="0"/>
        <w:spacing w:before="0" w:after="100" w:afterAutospacing="1" w:line="240" w:lineRule="auto"/>
        <w:ind w:right="108"/>
        <w:jc w:val="both"/>
        <w:rPr>
          <w:lang w:eastAsia="en-IE"/>
        </w:rPr>
      </w:pPr>
      <w:r>
        <w:rPr>
          <w:lang w:eastAsia="en-IE"/>
        </w:rPr>
        <w:t>EU data sets</w:t>
      </w:r>
    </w:p>
    <w:p w14:paraId="496D9E41" w14:textId="77777777" w:rsidR="00FA15E2" w:rsidRDefault="00FA15E2" w:rsidP="00D453AE">
      <w:pPr>
        <w:pStyle w:val="Prrafodelista"/>
        <w:numPr>
          <w:ilvl w:val="0"/>
          <w:numId w:val="14"/>
        </w:numPr>
        <w:suppressAutoHyphens w:val="0"/>
        <w:spacing w:before="0" w:after="100" w:afterAutospacing="1" w:line="240" w:lineRule="auto"/>
        <w:ind w:right="108"/>
        <w:jc w:val="both"/>
        <w:rPr>
          <w:lang w:eastAsia="en-IE"/>
        </w:rPr>
      </w:pPr>
      <w:r>
        <w:rPr>
          <w:lang w:eastAsia="en-IE"/>
        </w:rPr>
        <w:t>Registered users</w:t>
      </w:r>
    </w:p>
    <w:p w14:paraId="0D5D0B8B" w14:textId="77777777" w:rsidR="00FA15E2" w:rsidRDefault="00FA15E2" w:rsidP="00D453AE">
      <w:pPr>
        <w:pStyle w:val="Prrafodelista"/>
        <w:numPr>
          <w:ilvl w:val="0"/>
          <w:numId w:val="14"/>
        </w:numPr>
        <w:suppressAutoHyphens w:val="0"/>
        <w:spacing w:before="0" w:after="100" w:afterAutospacing="1" w:line="240" w:lineRule="auto"/>
        <w:ind w:right="108"/>
        <w:jc w:val="both"/>
        <w:rPr>
          <w:lang w:eastAsia="en-IE"/>
        </w:rPr>
      </w:pPr>
      <w:r>
        <w:rPr>
          <w:lang w:eastAsia="en-IE"/>
        </w:rPr>
        <w:t>Roles</w:t>
      </w:r>
    </w:p>
    <w:p w14:paraId="45908480" w14:textId="77777777" w:rsidR="00FA15E2" w:rsidRPr="00C46FFD" w:rsidRDefault="00FA15E2" w:rsidP="00D453AE">
      <w:pPr>
        <w:pStyle w:val="Prrafodelista"/>
        <w:numPr>
          <w:ilvl w:val="0"/>
          <w:numId w:val="14"/>
        </w:numPr>
        <w:suppressAutoHyphens w:val="0"/>
        <w:spacing w:before="0" w:after="100" w:afterAutospacing="1" w:line="240" w:lineRule="auto"/>
        <w:ind w:right="108"/>
        <w:jc w:val="both"/>
        <w:rPr>
          <w:lang w:eastAsia="en-IE"/>
        </w:rPr>
      </w:pPr>
      <w:r>
        <w:rPr>
          <w:lang w:eastAsia="en-IE"/>
        </w:rPr>
        <w:t>Organization</w:t>
      </w:r>
    </w:p>
    <w:p w14:paraId="5437F465" w14:textId="4E1068F9" w:rsidR="00FA15E2" w:rsidDel="009276A1" w:rsidRDefault="00FA15E2" w:rsidP="00FA15E2">
      <w:pPr>
        <w:pStyle w:val="Prrafodelista"/>
        <w:jc w:val="both"/>
        <w:rPr>
          <w:del w:id="1028" w:author="Jose Luis Anton Bueso" w:date="2019-03-20T17:44:00Z"/>
          <w:lang w:eastAsia="en-IE"/>
        </w:rPr>
      </w:pPr>
    </w:p>
    <w:p w14:paraId="5C6D43C8" w14:textId="77777777" w:rsidR="009276A1" w:rsidRDefault="009276A1" w:rsidP="00FA15E2">
      <w:pPr>
        <w:pStyle w:val="Prrafodelista"/>
        <w:jc w:val="both"/>
        <w:rPr>
          <w:ins w:id="1029" w:author="Jose Luis Anton Bueso" w:date="2019-03-20T17:44:00Z"/>
          <w:u w:val="single"/>
          <w:lang w:eastAsia="en-IE"/>
        </w:rPr>
      </w:pPr>
    </w:p>
    <w:p w14:paraId="42E0A623" w14:textId="634B6FAF" w:rsidR="00E2663F" w:rsidRDefault="00FA15E2" w:rsidP="00E2663F">
      <w:pPr>
        <w:jc w:val="both"/>
        <w:rPr>
          <w:ins w:id="1030" w:author="Jose Luis Anton Bueso" w:date="2019-03-27T08:59:00Z"/>
        </w:rPr>
      </w:pPr>
      <w:r w:rsidRPr="00FC1F4F">
        <w:rPr>
          <w:u w:val="single"/>
          <w:lang w:eastAsia="en-IE"/>
        </w:rPr>
        <w:t>Harvester Microservice:</w:t>
      </w:r>
      <w:r w:rsidRPr="00522601">
        <w:rPr>
          <w:lang w:eastAsia="en-IE"/>
        </w:rPr>
        <w:t xml:space="preserve"> </w:t>
      </w:r>
      <w:r w:rsidRPr="00522601">
        <w:rPr>
          <w:lang w:val="en-US" w:eastAsia="en-IE"/>
        </w:rPr>
        <w:t>Provides features to define and implement data harvesting jobs</w:t>
      </w:r>
      <w:r>
        <w:rPr>
          <w:lang w:val="en-US" w:eastAsia="en-IE"/>
        </w:rPr>
        <w:t>.</w:t>
      </w:r>
      <w:del w:id="1031" w:author="Jose Luis Anton Bueso" w:date="2019-03-27T08:59:00Z">
        <w:r w:rsidDel="00E2663F">
          <w:rPr>
            <w:lang w:val="en-US" w:eastAsia="en-IE"/>
          </w:rPr>
          <w:delText xml:space="preserve"> When a dataset is defined as Real Time, this service will be providing data on a regular basis</w:delText>
        </w:r>
      </w:del>
      <w:ins w:id="1032" w:author="Jose Luis Anton Bueso" w:date="2019-03-27T08:59:00Z">
        <w:r w:rsidR="00E2663F">
          <w:rPr>
            <w:lang w:val="en-US" w:eastAsia="en-IE"/>
          </w:rPr>
          <w:t xml:space="preserve"> </w:t>
        </w:r>
        <w:r w:rsidR="00E2663F">
          <w:t>INSPIRE Harvester microservice will work based on the Information Service’s URL that the Data Requestor will introduce as metadata of a Harvested INSPIRE Dataset. The Data Requestor can either supply one of the following information:</w:t>
        </w:r>
      </w:ins>
    </w:p>
    <w:p w14:paraId="3F526881" w14:textId="77777777" w:rsidR="00E2663F" w:rsidRPr="003A160D" w:rsidRDefault="00E2663F" w:rsidP="00E2663F">
      <w:pPr>
        <w:widowControl/>
        <w:autoSpaceDE w:val="0"/>
        <w:autoSpaceDN w:val="0"/>
        <w:adjustRightInd w:val="0"/>
        <w:spacing w:after="0" w:line="240" w:lineRule="auto"/>
        <w:jc w:val="both"/>
        <w:rPr>
          <w:ins w:id="1033" w:author="Jose Luis Anton Bueso" w:date="2019-03-27T08:59:00Z"/>
          <w:rFonts w:ascii="Symbol" w:hAnsi="Symbol" w:cs="Symbol"/>
          <w:color w:val="000000"/>
          <w:sz w:val="24"/>
          <w:szCs w:val="24"/>
          <w:lang w:eastAsia="en-GB"/>
        </w:rPr>
      </w:pPr>
    </w:p>
    <w:p w14:paraId="577FE3E5" w14:textId="77777777" w:rsidR="00E2663F" w:rsidRPr="003A160D" w:rsidRDefault="00E2663F" w:rsidP="00E2663F">
      <w:pPr>
        <w:pStyle w:val="Prrafodelista"/>
        <w:numPr>
          <w:ilvl w:val="0"/>
          <w:numId w:val="24"/>
        </w:numPr>
        <w:autoSpaceDE w:val="0"/>
        <w:autoSpaceDN w:val="0"/>
        <w:adjustRightInd w:val="0"/>
        <w:spacing w:after="210" w:line="240" w:lineRule="auto"/>
        <w:jc w:val="both"/>
        <w:rPr>
          <w:ins w:id="1034" w:author="Jose Luis Anton Bueso" w:date="2019-03-27T08:59:00Z"/>
        </w:rPr>
      </w:pPr>
      <w:ins w:id="1035" w:author="Jose Luis Anton Bueso" w:date="2019-03-27T08:59:00Z">
        <w:r w:rsidRPr="003A160D">
          <w:t xml:space="preserve">Dataset metadata and a coupled download service metadata, </w:t>
        </w:r>
      </w:ins>
    </w:p>
    <w:p w14:paraId="6056A986" w14:textId="77777777" w:rsidR="00E2663F" w:rsidRPr="003A160D" w:rsidRDefault="00E2663F" w:rsidP="00E2663F">
      <w:pPr>
        <w:pStyle w:val="Prrafodelista"/>
        <w:numPr>
          <w:ilvl w:val="0"/>
          <w:numId w:val="24"/>
        </w:numPr>
        <w:autoSpaceDE w:val="0"/>
        <w:autoSpaceDN w:val="0"/>
        <w:adjustRightInd w:val="0"/>
        <w:spacing w:after="210" w:line="240" w:lineRule="auto"/>
        <w:jc w:val="both"/>
        <w:rPr>
          <w:ins w:id="1036" w:author="Jose Luis Anton Bueso" w:date="2019-03-27T08:59:00Z"/>
        </w:rPr>
      </w:pPr>
      <w:ins w:id="1037" w:author="Jose Luis Anton Bueso" w:date="2019-03-27T08:59:00Z">
        <w:r w:rsidRPr="003A160D">
          <w:t xml:space="preserve">Direct link to an Atom feed containing entries to datasets, </w:t>
        </w:r>
      </w:ins>
    </w:p>
    <w:p w14:paraId="77B251A4" w14:textId="77777777" w:rsidR="00E2663F" w:rsidRDefault="00E2663F" w:rsidP="00E2663F">
      <w:pPr>
        <w:pStyle w:val="Prrafodelista"/>
        <w:numPr>
          <w:ilvl w:val="0"/>
          <w:numId w:val="24"/>
        </w:numPr>
        <w:autoSpaceDE w:val="0"/>
        <w:autoSpaceDN w:val="0"/>
        <w:adjustRightInd w:val="0"/>
        <w:spacing w:after="0" w:line="240" w:lineRule="auto"/>
        <w:jc w:val="both"/>
        <w:rPr>
          <w:ins w:id="1038" w:author="Jose Luis Anton Bueso" w:date="2019-03-27T08:59:00Z"/>
        </w:rPr>
      </w:pPr>
      <w:ins w:id="1039" w:author="Jose Luis Anton Bueso" w:date="2019-03-27T08:59:00Z">
        <w:r w:rsidRPr="003A160D">
          <w:t xml:space="preserve">Direct link to a WFS </w:t>
        </w:r>
        <w:proofErr w:type="spellStart"/>
        <w:r w:rsidRPr="003A160D">
          <w:t>StoredQuery</w:t>
        </w:r>
        <w:proofErr w:type="spellEnd"/>
        <w:r w:rsidRPr="003A160D">
          <w:t xml:space="preserve"> for retrieving the dataset. </w:t>
        </w:r>
      </w:ins>
    </w:p>
    <w:p w14:paraId="0EF30A3A" w14:textId="77777777" w:rsidR="00E2663F" w:rsidRDefault="00E2663F" w:rsidP="00E2663F">
      <w:pPr>
        <w:autoSpaceDE w:val="0"/>
        <w:autoSpaceDN w:val="0"/>
        <w:adjustRightInd w:val="0"/>
        <w:spacing w:after="0" w:line="240" w:lineRule="auto"/>
        <w:jc w:val="both"/>
        <w:rPr>
          <w:ins w:id="1040" w:author="Jose Luis Anton Bueso" w:date="2019-03-27T08:59:00Z"/>
        </w:rPr>
      </w:pPr>
    </w:p>
    <w:p w14:paraId="1CDBFA1C" w14:textId="77777777" w:rsidR="00E2663F" w:rsidRDefault="00E2663F" w:rsidP="00E2663F">
      <w:pPr>
        <w:autoSpaceDE w:val="0"/>
        <w:autoSpaceDN w:val="0"/>
        <w:adjustRightInd w:val="0"/>
        <w:spacing w:after="0" w:line="240" w:lineRule="auto"/>
        <w:jc w:val="both"/>
        <w:rPr>
          <w:ins w:id="1041" w:author="Jose Luis Anton Bueso" w:date="2019-03-27T08:59:00Z"/>
        </w:rPr>
      </w:pPr>
      <w:ins w:id="1042" w:author="Jose Luis Anton Bueso" w:date="2019-03-27T08:59:00Z">
        <w:r>
          <w:t>In addition, there will be a feature to discover Dataset Download Services in the future based on INSPIRE Geoportal</w:t>
        </w:r>
      </w:ins>
    </w:p>
    <w:p w14:paraId="3E16D000" w14:textId="77777777" w:rsidR="00E2663F" w:rsidRDefault="00E2663F" w:rsidP="00E2663F">
      <w:pPr>
        <w:autoSpaceDE w:val="0"/>
        <w:autoSpaceDN w:val="0"/>
        <w:adjustRightInd w:val="0"/>
        <w:spacing w:after="0" w:line="240" w:lineRule="auto"/>
        <w:jc w:val="both"/>
        <w:rPr>
          <w:ins w:id="1043" w:author="Jose Luis Anton Bueso" w:date="2019-03-27T08:59:00Z"/>
        </w:rPr>
      </w:pPr>
    </w:p>
    <w:p w14:paraId="0C3662F3" w14:textId="77777777" w:rsidR="00E2663F" w:rsidRDefault="00E2663F" w:rsidP="00E2663F">
      <w:pPr>
        <w:autoSpaceDE w:val="0"/>
        <w:autoSpaceDN w:val="0"/>
        <w:adjustRightInd w:val="0"/>
        <w:spacing w:after="0" w:line="240" w:lineRule="auto"/>
        <w:jc w:val="both"/>
        <w:rPr>
          <w:ins w:id="1044" w:author="Jose Luis Anton Bueso" w:date="2019-03-27T08:59:00Z"/>
        </w:rPr>
      </w:pPr>
      <w:ins w:id="1045" w:author="Jose Luis Anton Bueso" w:date="2019-03-27T08:59:00Z">
        <w:r>
          <w:t>The information will be download in one of the following formats:</w:t>
        </w:r>
      </w:ins>
    </w:p>
    <w:p w14:paraId="1D7EBAAD" w14:textId="77777777" w:rsidR="00E2663F" w:rsidRDefault="00E2663F" w:rsidP="00E2663F">
      <w:pPr>
        <w:pStyle w:val="Prrafodelista"/>
        <w:numPr>
          <w:ilvl w:val="0"/>
          <w:numId w:val="26"/>
        </w:numPr>
        <w:autoSpaceDE w:val="0"/>
        <w:autoSpaceDN w:val="0"/>
        <w:adjustRightInd w:val="0"/>
        <w:spacing w:after="0" w:line="240" w:lineRule="auto"/>
        <w:jc w:val="both"/>
        <w:rPr>
          <w:ins w:id="1046" w:author="Jose Luis Anton Bueso" w:date="2019-03-27T08:59:00Z"/>
        </w:rPr>
      </w:pPr>
      <w:ins w:id="1047" w:author="Jose Luis Anton Bueso" w:date="2019-03-27T08:59:00Z">
        <w:r>
          <w:t>GML (could be compressed in a Zip file)</w:t>
        </w:r>
      </w:ins>
    </w:p>
    <w:p w14:paraId="21CC53BE" w14:textId="77777777" w:rsidR="00E2663F" w:rsidRDefault="00E2663F" w:rsidP="00E2663F">
      <w:pPr>
        <w:pStyle w:val="Prrafodelista"/>
        <w:numPr>
          <w:ilvl w:val="0"/>
          <w:numId w:val="26"/>
        </w:numPr>
        <w:autoSpaceDE w:val="0"/>
        <w:autoSpaceDN w:val="0"/>
        <w:adjustRightInd w:val="0"/>
        <w:spacing w:after="0" w:line="240" w:lineRule="auto"/>
        <w:jc w:val="both"/>
        <w:rPr>
          <w:ins w:id="1048" w:author="Jose Luis Anton Bueso" w:date="2019-03-27T08:59:00Z"/>
        </w:rPr>
      </w:pPr>
      <w:proofErr w:type="spellStart"/>
      <w:ins w:id="1049" w:author="Jose Luis Anton Bueso" w:date="2019-03-27T08:59:00Z">
        <w:r>
          <w:t>Shapefile</w:t>
        </w:r>
        <w:proofErr w:type="spellEnd"/>
        <w:r>
          <w:t xml:space="preserve"> (could be compressed in a Zip file)</w:t>
        </w:r>
      </w:ins>
    </w:p>
    <w:p w14:paraId="36B57225" w14:textId="77777777" w:rsidR="00E2663F" w:rsidRDefault="00E2663F" w:rsidP="00E2663F">
      <w:pPr>
        <w:pStyle w:val="Prrafodelista"/>
        <w:numPr>
          <w:ilvl w:val="0"/>
          <w:numId w:val="26"/>
        </w:numPr>
        <w:autoSpaceDE w:val="0"/>
        <w:autoSpaceDN w:val="0"/>
        <w:adjustRightInd w:val="0"/>
        <w:spacing w:after="0" w:line="240" w:lineRule="auto"/>
        <w:jc w:val="both"/>
        <w:rPr>
          <w:ins w:id="1050" w:author="Jose Luis Anton Bueso" w:date="2019-03-27T08:59:00Z"/>
        </w:rPr>
      </w:pPr>
      <w:proofErr w:type="spellStart"/>
      <w:ins w:id="1051" w:author="Jose Luis Anton Bueso" w:date="2019-03-27T08:59:00Z">
        <w:r>
          <w:t>geoJSON</w:t>
        </w:r>
        <w:proofErr w:type="spellEnd"/>
      </w:ins>
    </w:p>
    <w:p w14:paraId="69E8D246" w14:textId="77777777" w:rsidR="00E2663F" w:rsidRDefault="00E2663F" w:rsidP="00E2663F">
      <w:pPr>
        <w:pStyle w:val="Prrafodelista"/>
        <w:numPr>
          <w:ilvl w:val="0"/>
          <w:numId w:val="26"/>
        </w:numPr>
        <w:autoSpaceDE w:val="0"/>
        <w:autoSpaceDN w:val="0"/>
        <w:adjustRightInd w:val="0"/>
        <w:spacing w:after="0" w:line="240" w:lineRule="auto"/>
        <w:jc w:val="both"/>
        <w:rPr>
          <w:ins w:id="1052" w:author="Jose Luis Anton Bueso" w:date="2019-03-27T08:59:00Z"/>
        </w:rPr>
      </w:pPr>
      <w:ins w:id="1053" w:author="Jose Luis Anton Bueso" w:date="2019-03-27T08:59:00Z">
        <w:r>
          <w:t>Atom Feed</w:t>
        </w:r>
      </w:ins>
    </w:p>
    <w:p w14:paraId="23D7C9A8" w14:textId="77777777" w:rsidR="00E2663F" w:rsidRDefault="00E2663F" w:rsidP="00E2663F">
      <w:pPr>
        <w:pStyle w:val="Prrafodelista"/>
        <w:numPr>
          <w:ilvl w:val="0"/>
          <w:numId w:val="26"/>
        </w:numPr>
        <w:autoSpaceDE w:val="0"/>
        <w:autoSpaceDN w:val="0"/>
        <w:adjustRightInd w:val="0"/>
        <w:spacing w:after="0" w:line="240" w:lineRule="auto"/>
        <w:jc w:val="both"/>
        <w:rPr>
          <w:ins w:id="1054" w:author="Jose Luis Anton Bueso" w:date="2019-03-27T08:59:00Z"/>
        </w:rPr>
      </w:pPr>
      <w:ins w:id="1055" w:author="Jose Luis Anton Bueso" w:date="2019-03-27T08:59:00Z">
        <w:r>
          <w:t>WFS</w:t>
        </w:r>
      </w:ins>
    </w:p>
    <w:p w14:paraId="28600009" w14:textId="77777777" w:rsidR="00E2663F" w:rsidRDefault="00E2663F" w:rsidP="00E2663F">
      <w:pPr>
        <w:pStyle w:val="Prrafodelista"/>
        <w:numPr>
          <w:ilvl w:val="0"/>
          <w:numId w:val="26"/>
        </w:numPr>
        <w:autoSpaceDE w:val="0"/>
        <w:autoSpaceDN w:val="0"/>
        <w:adjustRightInd w:val="0"/>
        <w:spacing w:after="0" w:line="240" w:lineRule="auto"/>
        <w:jc w:val="both"/>
        <w:rPr>
          <w:ins w:id="1056" w:author="Jose Luis Anton Bueso" w:date="2019-03-27T08:59:00Z"/>
        </w:rPr>
      </w:pPr>
      <w:ins w:id="1057" w:author="Jose Luis Anton Bueso" w:date="2019-03-27T08:59:00Z">
        <w:r>
          <w:t>FTP (Zip Compressed file)</w:t>
        </w:r>
      </w:ins>
    </w:p>
    <w:p w14:paraId="05EE101F" w14:textId="77777777" w:rsidR="00E2663F" w:rsidRDefault="00E2663F" w:rsidP="00E2663F">
      <w:pPr>
        <w:autoSpaceDE w:val="0"/>
        <w:autoSpaceDN w:val="0"/>
        <w:adjustRightInd w:val="0"/>
        <w:spacing w:after="0" w:line="240" w:lineRule="auto"/>
        <w:jc w:val="both"/>
        <w:rPr>
          <w:ins w:id="1058" w:author="Jose Luis Anton Bueso" w:date="2019-03-27T08:59:00Z"/>
        </w:rPr>
      </w:pPr>
    </w:p>
    <w:p w14:paraId="54887AC8" w14:textId="33397E10" w:rsidR="006318FB" w:rsidRDefault="006318FB" w:rsidP="00E2663F">
      <w:pPr>
        <w:autoSpaceDE w:val="0"/>
        <w:autoSpaceDN w:val="0"/>
        <w:adjustRightInd w:val="0"/>
        <w:spacing w:after="0" w:line="240" w:lineRule="auto"/>
        <w:jc w:val="both"/>
        <w:rPr>
          <w:ins w:id="1059" w:author="Jose Luis Anton Bueso" w:date="2019-03-27T09:01:00Z"/>
        </w:rPr>
      </w:pPr>
      <w:ins w:id="1060" w:author="Jose Luis Anton Bueso" w:date="2019-03-27T09:01:00Z">
        <w:r>
          <w:t>There will be two kinds of Dataset Download Services:</w:t>
        </w:r>
      </w:ins>
    </w:p>
    <w:p w14:paraId="41ACFC1D" w14:textId="77777777" w:rsidR="006318FB" w:rsidRPr="002E69FC" w:rsidRDefault="006318FB" w:rsidP="006318FB">
      <w:pPr>
        <w:pStyle w:val="Default"/>
        <w:rPr>
          <w:ins w:id="1061" w:author="Jose Luis Anton Bueso" w:date="2019-03-27T09:01:00Z"/>
          <w:lang w:val="en-GB"/>
          <w:rPrChange w:id="1062" w:author="Jose Luis Anton Bueso" w:date="2019-03-29T17:16:00Z">
            <w:rPr>
              <w:ins w:id="1063" w:author="Jose Luis Anton Bueso" w:date="2019-03-27T09:01:00Z"/>
            </w:rPr>
          </w:rPrChange>
        </w:rPr>
      </w:pPr>
    </w:p>
    <w:p w14:paraId="2450ADD1" w14:textId="3FDB65E8" w:rsidR="006318FB" w:rsidRDefault="006318FB">
      <w:pPr>
        <w:pStyle w:val="Default"/>
        <w:numPr>
          <w:ilvl w:val="0"/>
          <w:numId w:val="27"/>
        </w:numPr>
        <w:rPr>
          <w:ins w:id="1064" w:author="Jose Luis Anton Bueso" w:date="2019-03-27T09:02:00Z"/>
          <w:sz w:val="22"/>
          <w:szCs w:val="22"/>
          <w:lang w:val="en-GB"/>
        </w:rPr>
        <w:pPrChange w:id="1065" w:author="Jose Luis Anton Bueso" w:date="2019-03-27T09:02:00Z">
          <w:pPr>
            <w:pStyle w:val="Default"/>
          </w:pPr>
        </w:pPrChange>
      </w:pPr>
      <w:ins w:id="1066" w:author="Jose Luis Anton Bueso" w:date="2019-03-27T09:01:00Z">
        <w:r w:rsidRPr="006318FB">
          <w:rPr>
            <w:sz w:val="22"/>
            <w:szCs w:val="22"/>
            <w:lang w:val="en-GB"/>
            <w:rPrChange w:id="1067" w:author="Jose Luis Anton Bueso" w:date="2019-03-27T09:01:00Z">
              <w:rPr>
                <w:sz w:val="22"/>
                <w:szCs w:val="22"/>
              </w:rPr>
            </w:rPrChange>
          </w:rPr>
          <w:t xml:space="preserve">Pre-defined dataset download service(s) which provides the simple download of pre-defined datasets (or pre-defined parts of a dataset) with no ability to query datasets or select user-defined subsets of datasets </w:t>
        </w:r>
      </w:ins>
    </w:p>
    <w:p w14:paraId="47389790" w14:textId="77777777" w:rsidR="006318FB" w:rsidRPr="006318FB" w:rsidRDefault="006318FB" w:rsidP="006318FB">
      <w:pPr>
        <w:pStyle w:val="Default"/>
        <w:numPr>
          <w:ilvl w:val="0"/>
          <w:numId w:val="27"/>
        </w:numPr>
        <w:rPr>
          <w:ins w:id="1068" w:author="Jose Luis Anton Bueso" w:date="2019-03-27T09:02:00Z"/>
          <w:sz w:val="22"/>
          <w:szCs w:val="22"/>
          <w:lang w:val="en-GB"/>
          <w:rPrChange w:id="1069" w:author="Jose Luis Anton Bueso" w:date="2019-03-27T09:02:00Z">
            <w:rPr>
              <w:ins w:id="1070" w:author="Jose Luis Anton Bueso" w:date="2019-03-27T09:02:00Z"/>
              <w:sz w:val="22"/>
              <w:szCs w:val="22"/>
            </w:rPr>
          </w:rPrChange>
        </w:rPr>
      </w:pPr>
      <w:ins w:id="1071" w:author="Jose Luis Anton Bueso" w:date="2019-03-27T09:02:00Z">
        <w:r w:rsidRPr="006318FB">
          <w:rPr>
            <w:sz w:val="22"/>
            <w:szCs w:val="22"/>
            <w:lang w:val="en-GB"/>
            <w:rPrChange w:id="1072" w:author="Jose Luis Anton Bueso" w:date="2019-03-27T09:02:00Z">
              <w:rPr>
                <w:sz w:val="22"/>
                <w:szCs w:val="22"/>
              </w:rPr>
            </w:rPrChange>
          </w:rPr>
          <w:t xml:space="preserve">Direct access download service(s) with the ability to query and download subsets of datasets. </w:t>
        </w:r>
      </w:ins>
    </w:p>
    <w:p w14:paraId="5EE14CDF" w14:textId="77777777" w:rsidR="006318FB" w:rsidRPr="006318FB" w:rsidRDefault="006318FB">
      <w:pPr>
        <w:pStyle w:val="Default"/>
        <w:ind w:left="720"/>
        <w:rPr>
          <w:ins w:id="1073" w:author="Jose Luis Anton Bueso" w:date="2019-03-27T09:01:00Z"/>
          <w:sz w:val="22"/>
          <w:szCs w:val="22"/>
          <w:lang w:val="en-GB"/>
          <w:rPrChange w:id="1074" w:author="Jose Luis Anton Bueso" w:date="2019-03-27T09:01:00Z">
            <w:rPr>
              <w:ins w:id="1075" w:author="Jose Luis Anton Bueso" w:date="2019-03-27T09:01:00Z"/>
              <w:sz w:val="22"/>
              <w:szCs w:val="22"/>
            </w:rPr>
          </w:rPrChange>
        </w:rPr>
        <w:pPrChange w:id="1076" w:author="Jose Luis Anton Bueso" w:date="2019-03-27T09:02:00Z">
          <w:pPr>
            <w:pStyle w:val="Default"/>
          </w:pPr>
        </w:pPrChange>
      </w:pPr>
    </w:p>
    <w:p w14:paraId="3FA5F0BF" w14:textId="77777777" w:rsidR="006318FB" w:rsidRDefault="006318FB" w:rsidP="00E2663F">
      <w:pPr>
        <w:autoSpaceDE w:val="0"/>
        <w:autoSpaceDN w:val="0"/>
        <w:adjustRightInd w:val="0"/>
        <w:spacing w:after="0" w:line="240" w:lineRule="auto"/>
        <w:jc w:val="both"/>
        <w:rPr>
          <w:ins w:id="1077" w:author="Jose Luis Anton Bueso" w:date="2019-03-27T09:01:00Z"/>
        </w:rPr>
      </w:pPr>
    </w:p>
    <w:p w14:paraId="18ED273E" w14:textId="76C73D52" w:rsidR="00E2663F" w:rsidRDefault="00E2663F" w:rsidP="00E2663F">
      <w:pPr>
        <w:autoSpaceDE w:val="0"/>
        <w:autoSpaceDN w:val="0"/>
        <w:adjustRightInd w:val="0"/>
        <w:spacing w:after="0" w:line="240" w:lineRule="auto"/>
        <w:jc w:val="both"/>
        <w:rPr>
          <w:ins w:id="1078" w:author="Jose Luis Anton Bueso" w:date="2019-03-27T08:59:00Z"/>
        </w:rPr>
      </w:pPr>
      <w:ins w:id="1079" w:author="Jose Luis Anton Bueso" w:date="2019-03-27T08:59:00Z">
        <w:r>
          <w:t>Once the file is downloaded it will be parsed to extract info that Dataset Service can use to extract data to add to the dataset. This mapping will be done based on the mappings that the Data Requestor will define during the Dataset Definition phase.</w:t>
        </w:r>
      </w:ins>
    </w:p>
    <w:p w14:paraId="16202008" w14:textId="77777777" w:rsidR="00E2663F" w:rsidRPr="003A160D" w:rsidRDefault="00E2663F" w:rsidP="00E2663F">
      <w:pPr>
        <w:autoSpaceDE w:val="0"/>
        <w:autoSpaceDN w:val="0"/>
        <w:adjustRightInd w:val="0"/>
        <w:spacing w:after="0" w:line="240" w:lineRule="auto"/>
        <w:jc w:val="both"/>
        <w:rPr>
          <w:ins w:id="1080" w:author="Jose Luis Anton Bueso" w:date="2019-03-27T08:59:00Z"/>
        </w:rPr>
      </w:pPr>
    </w:p>
    <w:p w14:paraId="01A7B4FD" w14:textId="75FB0A78" w:rsidR="00FA15E2" w:rsidRPr="00F366DF" w:rsidRDefault="00F366DF" w:rsidP="00F366DF">
      <w:pPr>
        <w:jc w:val="both"/>
        <w:rPr>
          <w:lang w:eastAsia="en-IE"/>
          <w:rPrChange w:id="1081" w:author="Jose Luis Anton Bueso" w:date="2020-06-29T16:26:00Z">
            <w:rPr>
              <w:lang w:val="en-US" w:eastAsia="en-IE"/>
            </w:rPr>
          </w:rPrChange>
        </w:rPr>
        <w:pPrChange w:id="1082" w:author="Jose Luis Anton Bueso" w:date="2020-06-29T16:26:00Z">
          <w:pPr>
            <w:pStyle w:val="Prrafodelista"/>
            <w:jc w:val="both"/>
          </w:pPr>
        </w:pPrChange>
      </w:pPr>
      <w:ins w:id="1083" w:author="Jose Luis Anton Bueso" w:date="2020-06-29T16:26:00Z">
        <w:r w:rsidRPr="00F366DF">
          <w:rPr>
            <w:u w:val="single"/>
            <w:lang w:eastAsia="en-IE"/>
            <w:rPrChange w:id="1084" w:author="Jose Luis Anton Bueso" w:date="2020-06-29T16:26:00Z">
              <w:rPr>
                <w:lang w:eastAsia="en-IE"/>
              </w:rPr>
            </w:rPrChange>
          </w:rPr>
          <w:t xml:space="preserve">Rod </w:t>
        </w:r>
        <w:proofErr w:type="spellStart"/>
        <w:r w:rsidRPr="00F366DF">
          <w:rPr>
            <w:u w:val="single"/>
            <w:lang w:eastAsia="en-IE"/>
            <w:rPrChange w:id="1085" w:author="Jose Luis Anton Bueso" w:date="2020-06-29T16:26:00Z">
              <w:rPr>
                <w:lang w:eastAsia="en-IE"/>
              </w:rPr>
            </w:rPrChange>
          </w:rPr>
          <w:t>Microservice</w:t>
        </w:r>
        <w:proofErr w:type="spellEnd"/>
        <w:r w:rsidRPr="00F366DF">
          <w:rPr>
            <w:u w:val="single"/>
            <w:lang w:eastAsia="en-IE"/>
            <w:rPrChange w:id="1086" w:author="Jose Luis Anton Bueso" w:date="2020-06-29T16:26:00Z">
              <w:rPr>
                <w:lang w:eastAsia="en-IE"/>
              </w:rPr>
            </w:rPrChange>
          </w:rPr>
          <w:t>:</w:t>
        </w:r>
        <w:r>
          <w:rPr>
            <w:u w:val="single"/>
            <w:lang w:eastAsia="en-IE"/>
          </w:rPr>
          <w:t xml:space="preserve"> </w:t>
        </w:r>
      </w:ins>
      <w:ins w:id="1087" w:author="Jose Luis Anton Bueso" w:date="2020-06-29T16:27:00Z">
        <w:r>
          <w:rPr>
            <w:lang w:eastAsia="en-IE"/>
          </w:rPr>
          <w:t xml:space="preserve">This service will act as ROD 3 proxy so any interaction between </w:t>
        </w:r>
        <w:proofErr w:type="spellStart"/>
        <w:r>
          <w:rPr>
            <w:lang w:eastAsia="en-IE"/>
          </w:rPr>
          <w:t>Reportnet</w:t>
        </w:r>
        <w:proofErr w:type="spellEnd"/>
        <w:r>
          <w:rPr>
            <w:lang w:eastAsia="en-IE"/>
          </w:rPr>
          <w:t xml:space="preserve"> 3 and ROD will be done through this service. In the fut</w:t>
        </w:r>
      </w:ins>
      <w:ins w:id="1088" w:author="Jose Luis Anton Bueso" w:date="2020-06-29T16:29:00Z">
        <w:r w:rsidR="00510D93">
          <w:rPr>
            <w:lang w:eastAsia="en-IE"/>
          </w:rPr>
          <w:t>u</w:t>
        </w:r>
      </w:ins>
      <w:ins w:id="1089" w:author="Jose Luis Anton Bueso" w:date="2020-06-29T16:27:00Z">
        <w:r>
          <w:rPr>
            <w:lang w:eastAsia="en-IE"/>
          </w:rPr>
          <w:t>re ROD</w:t>
        </w:r>
      </w:ins>
      <w:ins w:id="1090" w:author="Jose Luis Anton Bueso" w:date="2020-06-29T16:28:00Z">
        <w:r>
          <w:rPr>
            <w:lang w:eastAsia="en-IE"/>
          </w:rPr>
          <w:t xml:space="preserve"> 3 might be absorbed by </w:t>
        </w:r>
        <w:proofErr w:type="spellStart"/>
        <w:r>
          <w:rPr>
            <w:lang w:eastAsia="en-IE"/>
          </w:rPr>
          <w:t>Reportnet</w:t>
        </w:r>
        <w:proofErr w:type="spellEnd"/>
        <w:r>
          <w:rPr>
            <w:lang w:eastAsia="en-IE"/>
          </w:rPr>
          <w:t xml:space="preserve"> 3, if this is the case, Rod </w:t>
        </w:r>
        <w:proofErr w:type="spellStart"/>
        <w:r>
          <w:rPr>
            <w:lang w:eastAsia="en-IE"/>
          </w:rPr>
          <w:t>Microservice</w:t>
        </w:r>
        <w:proofErr w:type="spellEnd"/>
        <w:r>
          <w:rPr>
            <w:lang w:eastAsia="en-IE"/>
          </w:rPr>
          <w:t xml:space="preserve"> will become the new ROD system. </w:t>
        </w:r>
      </w:ins>
    </w:p>
    <w:p w14:paraId="19D70FC6" w14:textId="77777777" w:rsidR="00FA15E2" w:rsidRDefault="00FA15E2" w:rsidP="00FA15E2">
      <w:pPr>
        <w:pStyle w:val="Prrafodelista"/>
        <w:ind w:left="0"/>
        <w:jc w:val="both"/>
        <w:rPr>
          <w:lang w:eastAsia="en-IE"/>
        </w:rPr>
      </w:pPr>
      <w:r>
        <w:rPr>
          <w:lang w:eastAsia="en-IE"/>
        </w:rPr>
        <w:t>Every microservice will be structured as follows:</w:t>
      </w:r>
    </w:p>
    <w:p w14:paraId="6A84EBCE" w14:textId="77777777" w:rsidR="00FA15E2" w:rsidRDefault="00FA15E2" w:rsidP="00FA15E2">
      <w:pPr>
        <w:pStyle w:val="Prrafodelista"/>
        <w:jc w:val="both"/>
        <w:rPr>
          <w:lang w:eastAsia="en-IE"/>
        </w:rPr>
      </w:pPr>
    </w:p>
    <w:p w14:paraId="0857311E" w14:textId="77777777" w:rsidR="00FA15E2" w:rsidRDefault="00FA15E2" w:rsidP="00FA15E2">
      <w:pPr>
        <w:pStyle w:val="Prrafodelista"/>
        <w:ind w:left="0"/>
        <w:jc w:val="center"/>
        <w:rPr>
          <w:lang w:eastAsia="en-IE"/>
        </w:rPr>
      </w:pPr>
      <w:r>
        <w:rPr>
          <w:noProof/>
          <w:lang w:val="es-ES" w:eastAsia="es-ES"/>
        </w:rPr>
        <w:drawing>
          <wp:inline distT="0" distB="0" distL="0" distR="0" wp14:anchorId="4AA223A9" wp14:editId="493ED998">
            <wp:extent cx="6015159" cy="5364480"/>
            <wp:effectExtent l="0" t="0" r="5080" b="7620"/>
            <wp:docPr id="6" name="Picture 6" descr="Microservice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icroserviceStruct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24394" cy="5372716"/>
                    </a:xfrm>
                    <a:prstGeom prst="rect">
                      <a:avLst/>
                    </a:prstGeom>
                    <a:noFill/>
                    <a:ln>
                      <a:noFill/>
                    </a:ln>
                  </pic:spPr>
                </pic:pic>
              </a:graphicData>
            </a:graphic>
          </wp:inline>
        </w:drawing>
      </w:r>
    </w:p>
    <w:p w14:paraId="1403FDA7" w14:textId="77777777" w:rsidR="00FA15E2" w:rsidRPr="009A3927" w:rsidRDefault="00FA15E2" w:rsidP="00FA15E2">
      <w:pPr>
        <w:pStyle w:val="Prrafodelista"/>
        <w:ind w:left="0"/>
        <w:jc w:val="center"/>
        <w:rPr>
          <w:color w:val="4F81BD" w:themeColor="accent1"/>
          <w:lang w:eastAsia="en-IE"/>
        </w:rPr>
      </w:pPr>
      <w:bookmarkStart w:id="1091" w:name="Figure3_2_microservice_structure"/>
      <w:r w:rsidRPr="009A3927">
        <w:rPr>
          <w:color w:val="4F81BD" w:themeColor="accent1"/>
          <w:lang w:eastAsia="en-IE"/>
        </w:rPr>
        <w:t>Figure 3.2. Microservice Structure</w:t>
      </w:r>
    </w:p>
    <w:bookmarkEnd w:id="1091"/>
    <w:p w14:paraId="7826BA85" w14:textId="77777777" w:rsidR="00FA15E2" w:rsidRDefault="00FA15E2" w:rsidP="00FA15E2">
      <w:pPr>
        <w:pStyle w:val="Prrafodelista"/>
        <w:jc w:val="both"/>
        <w:rPr>
          <w:lang w:eastAsia="en-IE"/>
        </w:rPr>
      </w:pPr>
    </w:p>
    <w:p w14:paraId="00CE6BC5" w14:textId="77777777" w:rsidR="00FA15E2" w:rsidRDefault="00FA15E2" w:rsidP="00FA15E2">
      <w:pPr>
        <w:pStyle w:val="Prrafodelista"/>
        <w:ind w:left="0"/>
        <w:jc w:val="both"/>
        <w:rPr>
          <w:lang w:eastAsia="en-IE"/>
        </w:rPr>
      </w:pPr>
      <w:r w:rsidRPr="00FA15E2">
        <w:rPr>
          <w:i/>
          <w:lang w:eastAsia="en-IE"/>
        </w:rPr>
        <w:t>&lt;&lt;Interface&gt;&gt; Service</w:t>
      </w:r>
      <w:r>
        <w:rPr>
          <w:lang w:eastAsia="en-IE"/>
        </w:rPr>
        <w:t xml:space="preserve">: is the public interface of the microservice. If the microservice itself is complex, there could be more than one Interface for the same microservice. It is </w:t>
      </w:r>
      <w:r w:rsidRPr="0051078D">
        <w:rPr>
          <w:b/>
          <w:u w:val="single"/>
          <w:lang w:eastAsia="en-IE"/>
        </w:rPr>
        <w:t>not</w:t>
      </w:r>
      <w:r>
        <w:rPr>
          <w:b/>
          <w:u w:val="single"/>
          <w:lang w:eastAsia="en-IE"/>
        </w:rPr>
        <w:t xml:space="preserve"> </w:t>
      </w:r>
      <w:r>
        <w:rPr>
          <w:lang w:eastAsia="en-IE"/>
        </w:rPr>
        <w:t>defined inside the microservice but in an external library. That way it is decouple the implementation from the interface easing the use of Feign Clients</w:t>
      </w:r>
    </w:p>
    <w:p w14:paraId="0A0903F7" w14:textId="77777777" w:rsidR="00FA15E2" w:rsidRDefault="00FA15E2" w:rsidP="00FA15E2">
      <w:pPr>
        <w:pStyle w:val="Prrafodelista"/>
        <w:ind w:left="0"/>
        <w:jc w:val="both"/>
        <w:rPr>
          <w:lang w:eastAsia="en-IE"/>
        </w:rPr>
      </w:pPr>
    </w:p>
    <w:p w14:paraId="16E9D255" w14:textId="77777777" w:rsidR="00FA15E2" w:rsidRDefault="00FA15E2" w:rsidP="00FA15E2">
      <w:pPr>
        <w:pStyle w:val="Prrafodelista"/>
        <w:ind w:left="0"/>
        <w:jc w:val="both"/>
        <w:rPr>
          <w:lang w:eastAsia="en-IE"/>
        </w:rPr>
      </w:pPr>
      <w:r w:rsidRPr="00FA15E2">
        <w:rPr>
          <w:i/>
          <w:lang w:eastAsia="en-IE"/>
        </w:rPr>
        <w:t xml:space="preserve">&lt;&lt;Service&gt;&gt; </w:t>
      </w:r>
      <w:proofErr w:type="spellStart"/>
      <w:r w:rsidRPr="00FA15E2">
        <w:rPr>
          <w:i/>
          <w:lang w:eastAsia="en-IE"/>
        </w:rPr>
        <w:t>ServiceImpl</w:t>
      </w:r>
      <w:proofErr w:type="spellEnd"/>
      <w:r>
        <w:rPr>
          <w:lang w:eastAsia="en-IE"/>
        </w:rPr>
        <w:t>: Is the implementation of &lt;&lt;Interface&gt;&gt; Service and it will manage the Rest invocations</w:t>
      </w:r>
    </w:p>
    <w:p w14:paraId="2336BD51" w14:textId="77777777" w:rsidR="00FA15E2" w:rsidRDefault="00FA15E2" w:rsidP="00FA15E2">
      <w:pPr>
        <w:pStyle w:val="Prrafodelista"/>
        <w:ind w:left="0"/>
        <w:jc w:val="both"/>
        <w:rPr>
          <w:lang w:eastAsia="en-IE"/>
        </w:rPr>
      </w:pPr>
    </w:p>
    <w:p w14:paraId="060991A0" w14:textId="77777777" w:rsidR="00FA15E2" w:rsidRDefault="00FA15E2" w:rsidP="00FA15E2">
      <w:pPr>
        <w:pStyle w:val="Prrafodelista"/>
        <w:ind w:left="0"/>
        <w:jc w:val="both"/>
        <w:rPr>
          <w:lang w:eastAsia="en-IE"/>
        </w:rPr>
      </w:pPr>
      <w:r w:rsidRPr="00FA15E2">
        <w:rPr>
          <w:i/>
          <w:lang w:eastAsia="en-IE"/>
        </w:rPr>
        <w:t xml:space="preserve">&lt;&lt;Interface&gt;&gt; </w:t>
      </w:r>
      <w:proofErr w:type="spellStart"/>
      <w:r w:rsidRPr="00FA15E2">
        <w:rPr>
          <w:i/>
          <w:lang w:eastAsia="en-IE"/>
        </w:rPr>
        <w:t>BusinessService</w:t>
      </w:r>
      <w:proofErr w:type="spellEnd"/>
      <w:r>
        <w:rPr>
          <w:lang w:eastAsia="en-IE"/>
        </w:rPr>
        <w:t>: Defines the interface of Business Logic implementation</w:t>
      </w:r>
    </w:p>
    <w:p w14:paraId="38246401" w14:textId="77777777" w:rsidR="00FA15E2" w:rsidRDefault="00FA15E2" w:rsidP="00FA15E2">
      <w:pPr>
        <w:pStyle w:val="Prrafodelista"/>
        <w:ind w:left="0"/>
        <w:jc w:val="both"/>
        <w:rPr>
          <w:lang w:eastAsia="en-IE"/>
        </w:rPr>
      </w:pPr>
    </w:p>
    <w:p w14:paraId="671D5762" w14:textId="77777777" w:rsidR="00FA15E2" w:rsidRDefault="00FA15E2" w:rsidP="00FA15E2">
      <w:pPr>
        <w:pStyle w:val="Prrafodelista"/>
        <w:ind w:left="0"/>
        <w:jc w:val="both"/>
        <w:rPr>
          <w:lang w:eastAsia="en-IE"/>
        </w:rPr>
      </w:pPr>
      <w:r w:rsidRPr="00FA15E2">
        <w:rPr>
          <w:i/>
          <w:lang w:eastAsia="en-IE"/>
        </w:rPr>
        <w:t xml:space="preserve">&lt;&lt;Service&gt;&gt; </w:t>
      </w:r>
      <w:proofErr w:type="spellStart"/>
      <w:r w:rsidRPr="00FA15E2">
        <w:rPr>
          <w:i/>
          <w:lang w:eastAsia="en-IE"/>
        </w:rPr>
        <w:t>BusinessServiceImpl</w:t>
      </w:r>
      <w:proofErr w:type="spellEnd"/>
      <w:r>
        <w:rPr>
          <w:lang w:eastAsia="en-IE"/>
        </w:rPr>
        <w:t xml:space="preserve">: Implements business logic based on tine Interface given by &lt;&lt;Interface&gt;&gt; </w:t>
      </w:r>
      <w:proofErr w:type="spellStart"/>
      <w:r>
        <w:rPr>
          <w:lang w:eastAsia="en-IE"/>
        </w:rPr>
        <w:t>BusinessService</w:t>
      </w:r>
      <w:proofErr w:type="spellEnd"/>
      <w:r>
        <w:rPr>
          <w:lang w:eastAsia="en-IE"/>
        </w:rPr>
        <w:t xml:space="preserve">. It will give support as well to </w:t>
      </w:r>
      <w:proofErr w:type="spellStart"/>
      <w:r>
        <w:rPr>
          <w:lang w:eastAsia="en-IE"/>
        </w:rPr>
        <w:t>KafkaListener</w:t>
      </w:r>
      <w:proofErr w:type="spellEnd"/>
      <w:r>
        <w:rPr>
          <w:lang w:eastAsia="en-IE"/>
        </w:rPr>
        <w:t xml:space="preserve"> to manage received events</w:t>
      </w:r>
    </w:p>
    <w:p w14:paraId="6BAE4B07" w14:textId="77777777" w:rsidR="00FA15E2" w:rsidRDefault="00FA15E2" w:rsidP="00FA15E2">
      <w:pPr>
        <w:pStyle w:val="Prrafodelista"/>
        <w:ind w:left="0"/>
        <w:jc w:val="both"/>
        <w:rPr>
          <w:lang w:eastAsia="en-IE"/>
        </w:rPr>
      </w:pPr>
    </w:p>
    <w:p w14:paraId="1881321F" w14:textId="77777777" w:rsidR="00FA15E2" w:rsidRDefault="00FA15E2" w:rsidP="00FA15E2">
      <w:pPr>
        <w:pStyle w:val="Prrafodelista"/>
        <w:ind w:left="0"/>
        <w:jc w:val="both"/>
        <w:rPr>
          <w:lang w:eastAsia="en-IE"/>
        </w:rPr>
      </w:pPr>
      <w:r w:rsidRPr="00FA15E2">
        <w:rPr>
          <w:i/>
          <w:lang w:eastAsia="en-IE"/>
        </w:rPr>
        <w:t xml:space="preserve">&lt;&lt;Interface&gt;&gt; </w:t>
      </w:r>
      <w:proofErr w:type="spellStart"/>
      <w:r w:rsidRPr="00FA15E2">
        <w:rPr>
          <w:i/>
          <w:lang w:eastAsia="en-IE"/>
        </w:rPr>
        <w:t>EntityRepository</w:t>
      </w:r>
      <w:proofErr w:type="spellEnd"/>
      <w:r>
        <w:rPr>
          <w:lang w:eastAsia="en-IE"/>
        </w:rPr>
        <w:t xml:space="preserve">: Gives access to data bases (NoSQL or SQL). Implementation will be provided by Spring Data Framework unless there is a special case that requires custom development. In that Case, the same approach Interface – Implementation will be followed in the most generic way to ease the reusability and decoupling inside the </w:t>
      </w:r>
      <w:proofErr w:type="spellStart"/>
      <w:r>
        <w:rPr>
          <w:lang w:eastAsia="en-IE"/>
        </w:rPr>
        <w:t>microservice’s</w:t>
      </w:r>
      <w:proofErr w:type="spellEnd"/>
      <w:r>
        <w:rPr>
          <w:lang w:eastAsia="en-IE"/>
        </w:rPr>
        <w:t xml:space="preserve"> components.</w:t>
      </w:r>
    </w:p>
    <w:p w14:paraId="2F6C9C5D" w14:textId="77777777" w:rsidR="00FA15E2" w:rsidRDefault="00FA15E2" w:rsidP="00FA15E2">
      <w:pPr>
        <w:pStyle w:val="Prrafodelista"/>
        <w:jc w:val="both"/>
        <w:rPr>
          <w:lang w:eastAsia="en-IE"/>
        </w:rPr>
      </w:pPr>
    </w:p>
    <w:p w14:paraId="74B7721A" w14:textId="77777777" w:rsidR="00FA15E2" w:rsidRDefault="00FA15E2" w:rsidP="00FA15E2">
      <w:pPr>
        <w:pStyle w:val="Prrafodelista"/>
        <w:ind w:left="0"/>
        <w:jc w:val="both"/>
        <w:rPr>
          <w:lang w:eastAsia="en-IE"/>
        </w:rPr>
      </w:pPr>
      <w:r w:rsidRPr="00FA15E2">
        <w:rPr>
          <w:i/>
          <w:lang w:eastAsia="en-IE"/>
        </w:rPr>
        <w:t xml:space="preserve">&lt;&lt;Listener&gt;&gt; </w:t>
      </w:r>
      <w:proofErr w:type="spellStart"/>
      <w:r w:rsidRPr="00FA15E2">
        <w:rPr>
          <w:i/>
          <w:lang w:eastAsia="en-IE"/>
        </w:rPr>
        <w:t>KafkaListener</w:t>
      </w:r>
      <w:proofErr w:type="spellEnd"/>
      <w:r>
        <w:rPr>
          <w:lang w:eastAsia="en-IE"/>
        </w:rPr>
        <w:t xml:space="preserve">: It will receive events from Kafka according to some prefixed criteria and send it to the </w:t>
      </w:r>
      <w:proofErr w:type="spellStart"/>
      <w:r>
        <w:rPr>
          <w:lang w:eastAsia="en-IE"/>
        </w:rPr>
        <w:t>MessageDispatcher</w:t>
      </w:r>
      <w:proofErr w:type="spellEnd"/>
      <w:r>
        <w:rPr>
          <w:lang w:eastAsia="en-IE"/>
        </w:rPr>
        <w:t>. This component will not be defined in the microservice but in an external library.</w:t>
      </w:r>
    </w:p>
    <w:p w14:paraId="3CA132E0" w14:textId="77777777" w:rsidR="00FA15E2" w:rsidRDefault="00FA15E2" w:rsidP="00FA15E2">
      <w:pPr>
        <w:pStyle w:val="Prrafodelista"/>
        <w:ind w:left="0"/>
        <w:jc w:val="both"/>
        <w:rPr>
          <w:lang w:eastAsia="en-IE"/>
        </w:rPr>
      </w:pPr>
    </w:p>
    <w:p w14:paraId="0F2996B7" w14:textId="77777777" w:rsidR="00FA15E2" w:rsidRDefault="00FA15E2" w:rsidP="00FA15E2">
      <w:pPr>
        <w:pStyle w:val="Prrafodelista"/>
        <w:ind w:left="0"/>
        <w:jc w:val="both"/>
        <w:rPr>
          <w:lang w:eastAsia="en-IE"/>
        </w:rPr>
      </w:pPr>
      <w:r w:rsidRPr="00FA15E2">
        <w:rPr>
          <w:i/>
          <w:lang w:eastAsia="en-IE"/>
        </w:rPr>
        <w:t xml:space="preserve">&lt;&lt;Component&gt;&gt; </w:t>
      </w:r>
      <w:proofErr w:type="spellStart"/>
      <w:r w:rsidRPr="00FA15E2">
        <w:rPr>
          <w:i/>
          <w:lang w:eastAsia="en-IE"/>
        </w:rPr>
        <w:t>MessageDispatcher</w:t>
      </w:r>
      <w:proofErr w:type="spellEnd"/>
      <w:r>
        <w:rPr>
          <w:lang w:eastAsia="en-IE"/>
        </w:rPr>
        <w:t xml:space="preserve">: This component will dispatch the receive message from &lt;&lt;Listener&gt;&gt; </w:t>
      </w:r>
      <w:proofErr w:type="spellStart"/>
      <w:r>
        <w:rPr>
          <w:lang w:eastAsia="en-IE"/>
        </w:rPr>
        <w:t>KafkaListener</w:t>
      </w:r>
      <w:proofErr w:type="spellEnd"/>
      <w:r>
        <w:rPr>
          <w:lang w:eastAsia="en-IE"/>
        </w:rPr>
        <w:t xml:space="preserve"> to the appropriate handler. This component will not be defined in the microservice but in an external library.</w:t>
      </w:r>
    </w:p>
    <w:p w14:paraId="4987AE11" w14:textId="77777777" w:rsidR="00FA15E2" w:rsidRDefault="00FA15E2" w:rsidP="00FA15E2">
      <w:pPr>
        <w:pStyle w:val="Prrafodelista"/>
        <w:ind w:left="0"/>
        <w:jc w:val="both"/>
        <w:rPr>
          <w:lang w:eastAsia="en-IE"/>
        </w:rPr>
      </w:pPr>
    </w:p>
    <w:p w14:paraId="752D95DE" w14:textId="77777777" w:rsidR="00FA15E2" w:rsidRDefault="00FA15E2" w:rsidP="00FA15E2">
      <w:pPr>
        <w:pStyle w:val="Prrafodelista"/>
        <w:ind w:left="0"/>
        <w:jc w:val="both"/>
        <w:rPr>
          <w:lang w:eastAsia="en-IE"/>
        </w:rPr>
      </w:pPr>
      <w:r w:rsidRPr="00FA15E2">
        <w:rPr>
          <w:i/>
          <w:lang w:eastAsia="en-IE"/>
        </w:rPr>
        <w:t xml:space="preserve">&lt;&lt;Interface&gt;&gt; </w:t>
      </w:r>
      <w:proofErr w:type="spellStart"/>
      <w:r w:rsidRPr="00FA15E2">
        <w:rPr>
          <w:i/>
          <w:lang w:eastAsia="en-IE"/>
        </w:rPr>
        <w:t>MessageHandler</w:t>
      </w:r>
      <w:proofErr w:type="spellEnd"/>
      <w:r>
        <w:rPr>
          <w:lang w:eastAsia="en-IE"/>
        </w:rPr>
        <w:t>: This interface will define a single method to expose the event handling functionality. This component will not be defined in the microservice but in an external library.</w:t>
      </w:r>
    </w:p>
    <w:p w14:paraId="70DB61BA" w14:textId="77777777" w:rsidR="00FA15E2" w:rsidRDefault="00FA15E2" w:rsidP="00FA15E2">
      <w:pPr>
        <w:pStyle w:val="Prrafodelista"/>
        <w:ind w:left="0"/>
        <w:jc w:val="both"/>
        <w:rPr>
          <w:lang w:eastAsia="en-IE"/>
        </w:rPr>
      </w:pPr>
    </w:p>
    <w:p w14:paraId="2B4114FB" w14:textId="77777777" w:rsidR="00FA15E2" w:rsidRDefault="00FA15E2" w:rsidP="00FA15E2">
      <w:pPr>
        <w:pStyle w:val="Prrafodelista"/>
        <w:ind w:left="0"/>
        <w:jc w:val="both"/>
        <w:rPr>
          <w:lang w:eastAsia="en-IE"/>
        </w:rPr>
      </w:pPr>
      <w:r w:rsidRPr="00FA15E2">
        <w:rPr>
          <w:i/>
          <w:lang w:eastAsia="en-IE"/>
        </w:rPr>
        <w:t xml:space="preserve">&lt;&lt;Component&gt;&gt; </w:t>
      </w:r>
      <w:proofErr w:type="spellStart"/>
      <w:r w:rsidRPr="00FA15E2">
        <w:rPr>
          <w:i/>
          <w:lang w:eastAsia="en-IE"/>
        </w:rPr>
        <w:t>MessageHandlerImpl</w:t>
      </w:r>
      <w:proofErr w:type="spellEnd"/>
      <w:r>
        <w:rPr>
          <w:lang w:eastAsia="en-IE"/>
        </w:rPr>
        <w:t xml:space="preserve">: This component will implement &lt;&lt;Interface&gt;&gt; </w:t>
      </w:r>
      <w:proofErr w:type="spellStart"/>
      <w:r>
        <w:rPr>
          <w:lang w:eastAsia="en-IE"/>
        </w:rPr>
        <w:t>MessageHandler</w:t>
      </w:r>
      <w:proofErr w:type="spellEnd"/>
      <w:r>
        <w:rPr>
          <w:lang w:eastAsia="en-IE"/>
        </w:rPr>
        <w:t xml:space="preserve"> to provide the required functionality to deal with the received event. This component will not implement business logic itself but it will invoke to the Business Services to accomplish with the desired </w:t>
      </w:r>
      <w:proofErr w:type="spellStart"/>
      <w:r>
        <w:rPr>
          <w:lang w:eastAsia="en-IE"/>
        </w:rPr>
        <w:t>behavior</w:t>
      </w:r>
      <w:proofErr w:type="spellEnd"/>
      <w:r>
        <w:rPr>
          <w:lang w:eastAsia="en-IE"/>
        </w:rPr>
        <w:t xml:space="preserve">. </w:t>
      </w:r>
    </w:p>
    <w:p w14:paraId="7ACEB720" w14:textId="77777777" w:rsidR="00FA15E2" w:rsidRDefault="00FA15E2" w:rsidP="00FA15E2">
      <w:pPr>
        <w:pStyle w:val="Prrafodelista"/>
        <w:ind w:left="0"/>
        <w:jc w:val="both"/>
        <w:rPr>
          <w:lang w:eastAsia="en-IE"/>
        </w:rPr>
      </w:pPr>
    </w:p>
    <w:p w14:paraId="67542D93" w14:textId="77777777" w:rsidR="00FA15E2" w:rsidRDefault="00FA15E2" w:rsidP="00FA15E2">
      <w:pPr>
        <w:pStyle w:val="Prrafodelista"/>
        <w:ind w:left="0"/>
        <w:jc w:val="both"/>
        <w:rPr>
          <w:lang w:eastAsia="en-IE"/>
        </w:rPr>
      </w:pPr>
      <w:r w:rsidRPr="00FA15E2">
        <w:rPr>
          <w:i/>
          <w:lang w:eastAsia="en-IE"/>
        </w:rPr>
        <w:t xml:space="preserve">&lt;&lt;Producer&gt;&gt; </w:t>
      </w:r>
      <w:proofErr w:type="spellStart"/>
      <w:r w:rsidRPr="00FA15E2">
        <w:rPr>
          <w:i/>
          <w:lang w:eastAsia="en-IE"/>
        </w:rPr>
        <w:t>KafkaProducer</w:t>
      </w:r>
      <w:proofErr w:type="spellEnd"/>
      <w:r>
        <w:rPr>
          <w:lang w:eastAsia="en-IE"/>
        </w:rPr>
        <w:t>: This component will send whatever message the microservice requires to notify some event to the rest of the microservices in the system.</w:t>
      </w:r>
    </w:p>
    <w:p w14:paraId="2365506C" w14:textId="77777777" w:rsidR="00FA15E2" w:rsidRDefault="00FA15E2" w:rsidP="00FA15E2">
      <w:pPr>
        <w:pStyle w:val="Prrafodelista"/>
        <w:ind w:left="0"/>
        <w:jc w:val="both"/>
        <w:rPr>
          <w:lang w:eastAsia="en-IE"/>
        </w:rPr>
      </w:pPr>
    </w:p>
    <w:p w14:paraId="00CB07EB" w14:textId="77777777" w:rsidR="00FA15E2" w:rsidRDefault="00FA15E2" w:rsidP="00FA15E2">
      <w:pPr>
        <w:pStyle w:val="Ttulo4"/>
      </w:pPr>
      <w:commentRangeStart w:id="1092"/>
      <w:r>
        <w:t>Repository Layer</w:t>
      </w:r>
      <w:commentRangeEnd w:id="1092"/>
      <w:r>
        <w:rPr>
          <w:rStyle w:val="Refdecomentario"/>
          <w:rFonts w:eastAsia="Times New Roman" w:cstheme="minorHAnsi"/>
          <w:iCs w:val="0"/>
          <w:color w:val="auto"/>
        </w:rPr>
        <w:commentReference w:id="1092"/>
      </w:r>
    </w:p>
    <w:p w14:paraId="07FB7D32" w14:textId="77777777" w:rsidR="00FA15E2" w:rsidRPr="00FA15E2" w:rsidRDefault="00FA15E2" w:rsidP="00FA15E2">
      <w:r>
        <w:rPr>
          <w:lang w:eastAsia="en-IE"/>
        </w:rPr>
        <w:t>This layer contains the storage infrastructure for all of the components of the system:</w:t>
      </w:r>
    </w:p>
    <w:p w14:paraId="55FE8AD5" w14:textId="2FD669CB" w:rsidR="00FA15E2" w:rsidRDefault="00FA15E2" w:rsidP="00FA15E2">
      <w:pPr>
        <w:pStyle w:val="Prrafodelista"/>
        <w:ind w:left="0"/>
        <w:jc w:val="center"/>
        <w:rPr>
          <w:lang w:eastAsia="en-IE"/>
        </w:rPr>
      </w:pPr>
      <w:del w:id="1093" w:author="Jorge Sáenz Puchau" w:date="2019-03-19T16:36:00Z">
        <w:r w:rsidDel="00211849">
          <w:rPr>
            <w:noProof/>
            <w:lang w:val="es-ES" w:eastAsia="es-ES"/>
          </w:rPr>
          <w:drawing>
            <wp:inline distT="0" distB="0" distL="0" distR="0" wp14:anchorId="0B2E75D6" wp14:editId="639AE6BD">
              <wp:extent cx="4983480" cy="2555631"/>
              <wp:effectExtent l="0" t="0" r="7620" b="0"/>
              <wp:docPr id="7" name="Picture 7" descr="Logical Model Repository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ical Model Repository lay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04723" cy="2566525"/>
                      </a:xfrm>
                      <a:prstGeom prst="rect">
                        <a:avLst/>
                      </a:prstGeom>
                      <a:noFill/>
                      <a:ln>
                        <a:noFill/>
                      </a:ln>
                    </pic:spPr>
                  </pic:pic>
                </a:graphicData>
              </a:graphic>
            </wp:inline>
          </w:drawing>
        </w:r>
      </w:del>
      <w:ins w:id="1094" w:author="Jorge Sáenz Puchau" w:date="2019-03-19T16:48:00Z">
        <w:r w:rsidR="00211849" w:rsidRPr="00211849">
          <w:rPr>
            <w:rFonts w:ascii="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ins>
      <w:ins w:id="1095" w:author="Jorge Sáenz Puchau" w:date="2019-03-19T17:05:00Z">
        <w:r w:rsidR="00065DC0" w:rsidRPr="00065DC0">
          <w:rPr>
            <w:rFonts w:ascii="Times New Roman" w:hAnsi="Times New Roman" w:cs="Times New Roman"/>
            <w:noProof/>
            <w:snapToGrid w:val="0"/>
            <w:color w:val="000000"/>
            <w:w w:val="0"/>
            <w:sz w:val="0"/>
            <w:szCs w:val="0"/>
            <w:u w:color="000000"/>
            <w:bdr w:val="none" w:sz="0" w:space="0" w:color="000000"/>
            <w:shd w:val="clear" w:color="000000" w:fill="000000"/>
            <w:lang w:val="es-ES" w:eastAsia="es-ES"/>
          </w:rPr>
          <w:drawing>
            <wp:inline distT="0" distB="0" distL="0" distR="0" wp14:anchorId="62FE0F0F" wp14:editId="0E36FAC3">
              <wp:extent cx="6021070" cy="1007689"/>
              <wp:effectExtent l="0" t="0" r="0" b="2540"/>
              <wp:docPr id="20" name="Picture 20" descr="C:\Users\jorge\AppData\Local\Temp\Untitled Diagram-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orge\AppData\Local\Temp\Untitled Diagram-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1070" cy="1007689"/>
                      </a:xfrm>
                      <a:prstGeom prst="rect">
                        <a:avLst/>
                      </a:prstGeom>
                      <a:noFill/>
                      <a:ln>
                        <a:noFill/>
                      </a:ln>
                    </pic:spPr>
                  </pic:pic>
                </a:graphicData>
              </a:graphic>
            </wp:inline>
          </w:drawing>
        </w:r>
      </w:ins>
    </w:p>
    <w:p w14:paraId="2120DE0B" w14:textId="77777777" w:rsidR="00FA15E2" w:rsidRPr="009A3927" w:rsidRDefault="00FA15E2" w:rsidP="00FA15E2">
      <w:pPr>
        <w:pStyle w:val="Prrafodelista"/>
        <w:ind w:left="0"/>
        <w:jc w:val="center"/>
        <w:rPr>
          <w:color w:val="4F81BD" w:themeColor="accent1"/>
          <w:lang w:eastAsia="en-IE"/>
        </w:rPr>
      </w:pPr>
      <w:bookmarkStart w:id="1096" w:name="Figure4_repository_layer"/>
      <w:r w:rsidRPr="009A3927">
        <w:rPr>
          <w:color w:val="4F81BD" w:themeColor="accent1"/>
          <w:lang w:eastAsia="en-IE"/>
        </w:rPr>
        <w:t>Figure 4. Repository Layer</w:t>
      </w:r>
    </w:p>
    <w:bookmarkEnd w:id="1096"/>
    <w:p w14:paraId="7AB31B43" w14:textId="4EBF47CF" w:rsidR="00211849" w:rsidRDefault="00211849">
      <w:pPr>
        <w:pStyle w:val="Ttulo5"/>
        <w:rPr>
          <w:ins w:id="1097" w:author="Jorge Sáenz Puchau" w:date="2019-03-19T16:38:00Z"/>
        </w:rPr>
        <w:pPrChange w:id="1098" w:author="Jorge Sáenz Puchau" w:date="2019-03-19T16:37:00Z">
          <w:pPr>
            <w:pStyle w:val="Ttulo4"/>
          </w:pPr>
        </w:pPrChange>
      </w:pPr>
      <w:proofErr w:type="spellStart"/>
      <w:ins w:id="1099" w:author="Jorge Sáenz Puchau" w:date="2019-03-19T16:38:00Z">
        <w:r>
          <w:t>Metabase</w:t>
        </w:r>
        <w:proofErr w:type="spellEnd"/>
      </w:ins>
    </w:p>
    <w:p w14:paraId="1B32A77E" w14:textId="54304DF2" w:rsidR="00211849" w:rsidRDefault="00211849">
      <w:pPr>
        <w:rPr>
          <w:ins w:id="1100" w:author="Jorge Sáenz Puchau" w:date="2019-03-19T16:40:00Z"/>
        </w:rPr>
        <w:pPrChange w:id="1101" w:author="Jorge Sáenz Puchau" w:date="2019-03-19T16:38:00Z">
          <w:pPr>
            <w:pStyle w:val="Ttulo4"/>
          </w:pPr>
        </w:pPrChange>
      </w:pPr>
      <w:ins w:id="1102" w:author="Jorge Sáenz Puchau" w:date="2019-03-19T16:40:00Z">
        <w:r w:rsidRPr="00211849">
          <w:t xml:space="preserve">The </w:t>
        </w:r>
        <w:proofErr w:type="spellStart"/>
        <w:r w:rsidRPr="00211849">
          <w:t>Metabase</w:t>
        </w:r>
        <w:proofErr w:type="spellEnd"/>
        <w:r w:rsidRPr="00211849">
          <w:t xml:space="preserve"> will store all t</w:t>
        </w:r>
        <w:r>
          <w:t xml:space="preserve">he metadata related with the </w:t>
        </w:r>
        <w:proofErr w:type="spellStart"/>
        <w:r w:rsidRPr="00211849">
          <w:t>Dataflows</w:t>
        </w:r>
        <w:proofErr w:type="spellEnd"/>
        <w:r w:rsidRPr="00211849">
          <w:t xml:space="preserve"> and their related Datasets. The data reported by countries will not be stored in this database.</w:t>
        </w:r>
      </w:ins>
    </w:p>
    <w:p w14:paraId="4F2FAE25" w14:textId="77777777" w:rsidR="00211849" w:rsidRDefault="00211849">
      <w:pPr>
        <w:rPr>
          <w:ins w:id="1103" w:author="Jorge Sáenz Puchau" w:date="2019-03-19T16:40:00Z"/>
        </w:rPr>
        <w:pPrChange w:id="1104" w:author="Jorge Sáenz Puchau" w:date="2019-03-19T16:38:00Z">
          <w:pPr>
            <w:pStyle w:val="Ttulo4"/>
          </w:pPr>
        </w:pPrChange>
      </w:pPr>
      <w:commentRangeStart w:id="1105"/>
      <w:ins w:id="1106" w:author="Jorge Sáenz Puchau" w:date="2019-03-19T16:40:00Z">
        <w:r>
          <w:t>This will include:</w:t>
        </w:r>
      </w:ins>
      <w:commentRangeEnd w:id="1105"/>
      <w:ins w:id="1107" w:author="Jorge Sáenz Puchau" w:date="2019-03-19T16:42:00Z">
        <w:r>
          <w:rPr>
            <w:rStyle w:val="Refdecomentario"/>
          </w:rPr>
          <w:commentReference w:id="1105"/>
        </w:r>
      </w:ins>
    </w:p>
    <w:p w14:paraId="7EE7E3C4" w14:textId="14862C80" w:rsidR="00211849" w:rsidDel="00D12FA0" w:rsidRDefault="00211849" w:rsidP="00211849">
      <w:pPr>
        <w:pStyle w:val="Prrafodelista"/>
        <w:numPr>
          <w:ilvl w:val="0"/>
          <w:numId w:val="19"/>
        </w:numPr>
        <w:rPr>
          <w:ins w:id="1108" w:author="Jorge Sáenz Puchau" w:date="2019-03-19T16:40:00Z"/>
          <w:del w:id="1109" w:author="Jose Luis Anton Bueso" w:date="2019-06-10T13:22:00Z"/>
        </w:rPr>
      </w:pPr>
      <w:ins w:id="1110" w:author="Jorge Sáenz Puchau" w:date="2019-03-19T16:40:00Z">
        <w:del w:id="1111" w:author="Jose Luis Anton Bueso" w:date="2019-06-10T13:22:00Z">
          <w:r w:rsidRPr="00211849" w:rsidDel="00D12FA0">
            <w:delText>User authorization</w:delText>
          </w:r>
          <w:r w:rsidDel="00D12FA0">
            <w:delText xml:space="preserve"> information</w:delText>
          </w:r>
        </w:del>
      </w:ins>
    </w:p>
    <w:p w14:paraId="4DD66E00" w14:textId="7A65E9F6" w:rsidR="00211849" w:rsidDel="00D12FA0" w:rsidRDefault="00211849" w:rsidP="00211849">
      <w:pPr>
        <w:pStyle w:val="Prrafodelista"/>
        <w:numPr>
          <w:ilvl w:val="0"/>
          <w:numId w:val="19"/>
        </w:numPr>
        <w:rPr>
          <w:ins w:id="1112" w:author="Jorge Sáenz Puchau" w:date="2019-03-19T16:40:00Z"/>
          <w:del w:id="1113" w:author="Jose Luis Anton Bueso" w:date="2019-06-10T13:22:00Z"/>
        </w:rPr>
      </w:pPr>
      <w:ins w:id="1114" w:author="Jorge Sáenz Puchau" w:date="2019-03-19T16:40:00Z">
        <w:del w:id="1115" w:author="Jose Luis Anton Bueso" w:date="2019-06-10T13:22:00Z">
          <w:r w:rsidDel="00D12FA0">
            <w:delText>Role information</w:delText>
          </w:r>
        </w:del>
      </w:ins>
    </w:p>
    <w:p w14:paraId="3715DEC1" w14:textId="3A40A0B7" w:rsidR="00211849" w:rsidDel="00D12FA0" w:rsidRDefault="00211849" w:rsidP="00211849">
      <w:pPr>
        <w:pStyle w:val="Prrafodelista"/>
        <w:numPr>
          <w:ilvl w:val="0"/>
          <w:numId w:val="19"/>
        </w:numPr>
        <w:rPr>
          <w:ins w:id="1116" w:author="Jorge Sáenz Puchau" w:date="2019-03-19T16:40:00Z"/>
          <w:del w:id="1117" w:author="Jose Luis Anton Bueso" w:date="2019-06-10T13:22:00Z"/>
        </w:rPr>
      </w:pPr>
      <w:ins w:id="1118" w:author="Jorge Sáenz Puchau" w:date="2019-03-19T16:40:00Z">
        <w:del w:id="1119" w:author="Jose Luis Anton Bueso" w:date="2019-06-10T13:22:00Z">
          <w:r w:rsidRPr="00211849" w:rsidDel="00D12FA0">
            <w:delText>Reporting Entities: Member States and companies that are allowed to report and where.</w:delText>
          </w:r>
        </w:del>
      </w:ins>
    </w:p>
    <w:p w14:paraId="28EED955" w14:textId="77777777" w:rsidR="00211849" w:rsidRDefault="00211849" w:rsidP="00211849">
      <w:pPr>
        <w:pStyle w:val="Prrafodelista"/>
        <w:numPr>
          <w:ilvl w:val="0"/>
          <w:numId w:val="19"/>
        </w:numPr>
        <w:rPr>
          <w:ins w:id="1120" w:author="Jorge Sáenz Puchau" w:date="2019-03-19T16:40:00Z"/>
        </w:rPr>
      </w:pPr>
      <w:ins w:id="1121" w:author="Jorge Sáenz Puchau" w:date="2019-03-19T16:40:00Z">
        <w:r w:rsidRPr="00211849">
          <w:t>Collaboration and communication: Comments, m</w:t>
        </w:r>
        <w:r>
          <w:t>essages and helpdesk tickets.</w:t>
        </w:r>
      </w:ins>
    </w:p>
    <w:p w14:paraId="018C10C6" w14:textId="77777777" w:rsidR="00211849" w:rsidRDefault="00211849" w:rsidP="00211849">
      <w:pPr>
        <w:pStyle w:val="Prrafodelista"/>
        <w:numPr>
          <w:ilvl w:val="0"/>
          <w:numId w:val="19"/>
        </w:numPr>
        <w:rPr>
          <w:ins w:id="1122" w:author="Jorge Sáenz Puchau" w:date="2019-03-19T16:40:00Z"/>
        </w:rPr>
      </w:pPr>
      <w:ins w:id="1123" w:author="Jorge Sáenz Puchau" w:date="2019-03-19T16:40:00Z">
        <w:r w:rsidRPr="00211849">
          <w:t>Notificat</w:t>
        </w:r>
        <w:r>
          <w:t xml:space="preserve">ions about certain </w:t>
        </w:r>
        <w:proofErr w:type="spellStart"/>
        <w:r>
          <w:t>Dataflows</w:t>
        </w:r>
        <w:proofErr w:type="spellEnd"/>
        <w:r>
          <w:t>.</w:t>
        </w:r>
      </w:ins>
    </w:p>
    <w:p w14:paraId="16F29178" w14:textId="77777777" w:rsidR="00211849" w:rsidRDefault="00211849" w:rsidP="00211849">
      <w:pPr>
        <w:pStyle w:val="Prrafodelista"/>
        <w:numPr>
          <w:ilvl w:val="0"/>
          <w:numId w:val="19"/>
        </w:numPr>
        <w:rPr>
          <w:ins w:id="1124" w:author="Jorge Sáenz Puchau" w:date="2019-03-19T16:41:00Z"/>
        </w:rPr>
      </w:pPr>
      <w:ins w:id="1125" w:author="Jorge Sáenz Puchau" w:date="2019-03-19T16:40:00Z">
        <w:r w:rsidRPr="00211849">
          <w:t>Data Collections, requested by a Data Requestor and filled by a Data</w:t>
        </w:r>
      </w:ins>
      <w:ins w:id="1126" w:author="Jorge Sáenz Puchau" w:date="2019-03-19T16:41:00Z">
        <w:r>
          <w:t xml:space="preserve"> Reporter. </w:t>
        </w:r>
      </w:ins>
    </w:p>
    <w:p w14:paraId="5FB96830" w14:textId="77777777" w:rsidR="00211849" w:rsidRDefault="00211849" w:rsidP="00211849">
      <w:pPr>
        <w:pStyle w:val="Prrafodelista"/>
        <w:numPr>
          <w:ilvl w:val="0"/>
          <w:numId w:val="19"/>
        </w:numPr>
        <w:rPr>
          <w:ins w:id="1127" w:author="Jorge Sáenz Puchau" w:date="2019-03-19T16:41:00Z"/>
        </w:rPr>
      </w:pPr>
      <w:ins w:id="1128" w:author="Jorge Sáenz Puchau" w:date="2019-03-19T16:41:00Z">
        <w:r w:rsidRPr="00211849">
          <w:t>Dataflow definitions, type and status. It will also stor</w:t>
        </w:r>
        <w:r>
          <w:t>e the published resources.</w:t>
        </w:r>
      </w:ins>
    </w:p>
    <w:p w14:paraId="78B5BE4E" w14:textId="77777777" w:rsidR="00211849" w:rsidRDefault="00211849" w:rsidP="00211849">
      <w:pPr>
        <w:pStyle w:val="Prrafodelista"/>
        <w:numPr>
          <w:ilvl w:val="0"/>
          <w:numId w:val="19"/>
        </w:numPr>
        <w:rPr>
          <w:ins w:id="1129" w:author="Jorge Sáenz Puchau" w:date="2019-03-19T16:41:00Z"/>
        </w:rPr>
      </w:pPr>
      <w:ins w:id="1130" w:author="Jorge Sáenz Puchau" w:date="2019-03-19T16:41:00Z">
        <w:r w:rsidRPr="00211849">
          <w:t>Dataflow workflow definitions, and the history</w:t>
        </w:r>
        <w:r>
          <w:t xml:space="preserve"> of status they have been in.</w:t>
        </w:r>
      </w:ins>
    </w:p>
    <w:p w14:paraId="4A88163D" w14:textId="77777777" w:rsidR="00211849" w:rsidRDefault="00211849" w:rsidP="00211849">
      <w:pPr>
        <w:pStyle w:val="Prrafodelista"/>
        <w:numPr>
          <w:ilvl w:val="0"/>
          <w:numId w:val="19"/>
        </w:numPr>
        <w:rPr>
          <w:ins w:id="1131" w:author="Jorge Sáenz Puchau" w:date="2019-03-19T16:41:00Z"/>
        </w:rPr>
      </w:pPr>
      <w:ins w:id="1132" w:author="Jorge Sáenz Puchau" w:date="2019-03-19T16:41:00Z">
        <w:r w:rsidRPr="00211849">
          <w:t>Dataset definitions, containing a Reporting Entity’s own database. Each dataset has a type: documents dataset, design dataset, data collection dataset (final dataset or template), reporting dataset or European dataset (finished and publicly vi</w:t>
        </w:r>
        <w:r>
          <w:t>sible), database definitions.</w:t>
        </w:r>
      </w:ins>
    </w:p>
    <w:p w14:paraId="0917EFB9" w14:textId="77777777" w:rsidR="00211849" w:rsidRDefault="00211849" w:rsidP="00211849">
      <w:pPr>
        <w:pStyle w:val="Prrafodelista"/>
        <w:numPr>
          <w:ilvl w:val="0"/>
          <w:numId w:val="19"/>
        </w:numPr>
        <w:rPr>
          <w:ins w:id="1133" w:author="Jorge Sáenz Puchau" w:date="2019-03-19T16:41:00Z"/>
        </w:rPr>
      </w:pPr>
      <w:proofErr w:type="spellStart"/>
      <w:ins w:id="1134" w:author="Jorge Sáenz Puchau" w:date="2019-03-19T16:41:00Z">
        <w:r w:rsidRPr="00211849">
          <w:t>Codelists</w:t>
        </w:r>
        <w:proofErr w:type="spellEnd"/>
        <w:r w:rsidRPr="00211849">
          <w:t xml:space="preserve"> definitions: Lists of previously reported data that can</w:t>
        </w:r>
        <w:r>
          <w:t xml:space="preserve"> be used in other </w:t>
        </w:r>
        <w:proofErr w:type="spellStart"/>
        <w:r>
          <w:t>reportings</w:t>
        </w:r>
        <w:proofErr w:type="spellEnd"/>
        <w:r>
          <w:t>.</w:t>
        </w:r>
      </w:ins>
    </w:p>
    <w:p w14:paraId="114A2639" w14:textId="6F131DBA" w:rsidR="00355352" w:rsidRDefault="00211849" w:rsidP="00355352">
      <w:pPr>
        <w:pStyle w:val="Prrafodelista"/>
        <w:numPr>
          <w:ilvl w:val="0"/>
          <w:numId w:val="19"/>
        </w:numPr>
        <w:rPr>
          <w:ins w:id="1135" w:author="Jorge Sáenz Puchau" w:date="2019-03-19T16:44:00Z"/>
        </w:rPr>
      </w:pPr>
      <w:ins w:id="1136" w:author="Jorge Sáenz Puchau" w:date="2019-03-19T16:41:00Z">
        <w:del w:id="1137" w:author="Jose Luis Anton Bueso" w:date="2019-06-10T15:42:00Z">
          <w:r w:rsidRPr="00211849" w:rsidDel="00355352">
            <w:delText>Validation rules. The predefined pool of rules and their links with the fields.</w:delText>
          </w:r>
        </w:del>
      </w:ins>
      <w:proofErr w:type="spellStart"/>
      <w:ins w:id="1138" w:author="Jose Luis Anton Bueso" w:date="2019-06-10T15:42:00Z">
        <w:r w:rsidR="00355352" w:rsidRPr="00355352">
          <w:rPr>
            <w:rPrChange w:id="1139" w:author="Jose Luis Anton Bueso" w:date="2019-06-10T15:42:00Z">
              <w:rPr>
                <w:color w:val="1F497D"/>
              </w:rPr>
            </w:rPrChange>
          </w:rPr>
          <w:t>codelist</w:t>
        </w:r>
        <w:proofErr w:type="spellEnd"/>
        <w:r w:rsidR="00355352" w:rsidRPr="00355352">
          <w:rPr>
            <w:rPrChange w:id="1140" w:author="Jose Luis Anton Bueso" w:date="2019-06-10T15:42:00Z">
              <w:rPr>
                <w:color w:val="1F497D"/>
              </w:rPr>
            </w:rPrChange>
          </w:rPr>
          <w:t>/vocabulary/reference-data</w:t>
        </w:r>
      </w:ins>
    </w:p>
    <w:p w14:paraId="07A83B5E" w14:textId="2F275533" w:rsidR="00211849" w:rsidRDefault="00211849" w:rsidP="00211849">
      <w:pPr>
        <w:rPr>
          <w:ins w:id="1141" w:author="Jorge Sáenz Puchau" w:date="2019-03-19T16:44:00Z"/>
        </w:rPr>
      </w:pPr>
    </w:p>
    <w:p w14:paraId="12FC4033" w14:textId="4AA47AAC" w:rsidR="00211849" w:rsidRPr="00211849" w:rsidRDefault="00211849" w:rsidP="00211849">
      <w:pPr>
        <w:jc w:val="center"/>
        <w:rPr>
          <w:ins w:id="1142" w:author="Jorge Sáenz Puchau" w:date="2019-03-19T16:37:00Z"/>
        </w:rPr>
      </w:pPr>
      <w:ins w:id="1143" w:author="Jorge Sáenz Puchau" w:date="2019-03-19T16:44:00Z">
        <w:r w:rsidRPr="00211849">
          <w:rPr>
            <w:noProof/>
            <w:lang w:val="es-ES" w:eastAsia="es-ES"/>
          </w:rPr>
          <w:lastRenderedPageBreak/>
          <w:drawing>
            <wp:inline distT="0" distB="0" distL="0" distR="0" wp14:anchorId="6DC0DFF2" wp14:editId="4167EAB8">
              <wp:extent cx="4770120" cy="3246120"/>
              <wp:effectExtent l="0" t="0" r="0" b="0"/>
              <wp:docPr id="14" name="Picture 14" descr="C:\Users\jorge\AppData\Local\Temp\Untitled 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rge\AppData\Local\Temp\Untitled Diagram-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70120" cy="3246120"/>
                      </a:xfrm>
                      <a:prstGeom prst="rect">
                        <a:avLst/>
                      </a:prstGeom>
                      <a:noFill/>
                      <a:ln>
                        <a:noFill/>
                      </a:ln>
                    </pic:spPr>
                  </pic:pic>
                </a:graphicData>
              </a:graphic>
            </wp:inline>
          </w:drawing>
        </w:r>
      </w:ins>
    </w:p>
    <w:p w14:paraId="04F300E6" w14:textId="6EC99AB7" w:rsidR="00FA15E2" w:rsidRDefault="002C6479" w:rsidP="00FA15E2">
      <w:pPr>
        <w:jc w:val="both"/>
        <w:rPr>
          <w:ins w:id="1144" w:author="Jorge Sáenz Puchau" w:date="2019-03-19T16:44:00Z"/>
          <w:lang w:eastAsia="en-IE"/>
        </w:rPr>
      </w:pPr>
      <w:ins w:id="1145" w:author="Jose Luis Anton Bueso" w:date="2019-06-10T15:48:00Z">
        <w:r>
          <w:rPr>
            <w:lang w:eastAsia="en-IE"/>
          </w:rPr>
          <w:t>Encoding of Data Base must be UTF-8</w:t>
        </w:r>
      </w:ins>
    </w:p>
    <w:p w14:paraId="0FA21FDE" w14:textId="1A7282A0" w:rsidR="00211849" w:rsidRDefault="00211849" w:rsidP="00211849">
      <w:pPr>
        <w:pStyle w:val="Ttulo5"/>
        <w:rPr>
          <w:ins w:id="1146" w:author="Jorge Sáenz Puchau" w:date="2019-03-19T16:44:00Z"/>
        </w:rPr>
      </w:pPr>
      <w:proofErr w:type="spellStart"/>
      <w:ins w:id="1147" w:author="Jorge Sáenz Puchau" w:date="2019-03-19T16:44:00Z">
        <w:r>
          <w:t>RecordStore</w:t>
        </w:r>
        <w:proofErr w:type="spellEnd"/>
      </w:ins>
    </w:p>
    <w:p w14:paraId="49B91012" w14:textId="5793442E" w:rsidR="00211849" w:rsidRDefault="00211849">
      <w:pPr>
        <w:jc w:val="both"/>
        <w:rPr>
          <w:ins w:id="1148" w:author="Jorge Sáenz Puchau" w:date="2019-03-19T16:50:00Z"/>
        </w:rPr>
        <w:pPrChange w:id="1149" w:author="Jorge Sáenz Puchau" w:date="2019-03-19T16:50:00Z">
          <w:pPr/>
        </w:pPrChange>
      </w:pPr>
      <w:ins w:id="1150" w:author="Jorge Sáenz Puchau" w:date="2019-03-19T16:50:00Z">
        <w:r>
          <w:t>This database will persist the actual Dataset records.</w:t>
        </w:r>
      </w:ins>
      <w:ins w:id="1151" w:author="Jose Luis Anton Bueso" w:date="2019-06-10T15:22:00Z">
        <w:r w:rsidR="001F71C1">
          <w:t xml:space="preserve"> The physical structure will be designed to allow the maximum </w:t>
        </w:r>
      </w:ins>
      <w:ins w:id="1152" w:author="Jose Luis Anton Bueso" w:date="2019-06-10T15:23:00Z">
        <w:r w:rsidR="001F71C1">
          <w:t>flexibility in a dataset schema.</w:t>
        </w:r>
      </w:ins>
      <w:ins w:id="1153" w:author="Jose Luis Anton Bueso" w:date="2019-06-10T15:43:00Z">
        <w:r w:rsidR="00D411E3">
          <w:t xml:space="preserve"> E</w:t>
        </w:r>
      </w:ins>
      <w:ins w:id="1154" w:author="Jose Luis Anton Bueso" w:date="2019-06-10T15:44:00Z">
        <w:r w:rsidR="00D411E3">
          <w:t xml:space="preserve">very entity in the physical data model will have a reference to the pertinent table in the </w:t>
        </w:r>
        <w:proofErr w:type="spellStart"/>
        <w:r w:rsidR="00D411E3">
          <w:t>DataSetDef</w:t>
        </w:r>
        <w:proofErr w:type="spellEnd"/>
        <w:r w:rsidR="00D411E3">
          <w:t>. F</w:t>
        </w:r>
      </w:ins>
      <w:ins w:id="1155" w:author="Jose Luis Anton Bueso" w:date="2019-06-10T15:45:00Z">
        <w:r w:rsidR="00D411E3">
          <w:t xml:space="preserve">or instance, table storing Field Values in </w:t>
        </w:r>
        <w:proofErr w:type="spellStart"/>
        <w:r w:rsidR="00D411E3">
          <w:t>RecordStore</w:t>
        </w:r>
        <w:proofErr w:type="spellEnd"/>
        <w:r w:rsidR="00D411E3">
          <w:t xml:space="preserve"> will have a field pointing to Field Schema in </w:t>
        </w:r>
        <w:proofErr w:type="spellStart"/>
        <w:r w:rsidR="00D411E3">
          <w:t>DataSetDefs</w:t>
        </w:r>
        <w:proofErr w:type="spellEnd"/>
        <w:r w:rsidR="00D411E3">
          <w:t>. By this it is achieved to what value corresponds to what field.</w:t>
        </w:r>
      </w:ins>
      <w:ins w:id="1156" w:author="Jorge Sáenz Puchau" w:date="2019-03-19T16:50:00Z">
        <w:del w:id="1157" w:author="Jose Luis Anton Bueso" w:date="2019-06-10T15:23:00Z">
          <w:r w:rsidDel="001F71C1">
            <w:delText xml:space="preserve"> Each dataset’s physical model is derived from the Dataset definition.</w:delText>
          </w:r>
        </w:del>
        <w:r>
          <w:t xml:space="preserve">  A separate physical database will be instantiated for each dataset’s tables and records during the lifecycle of a given Dataflow. </w:t>
        </w:r>
      </w:ins>
    </w:p>
    <w:p w14:paraId="3609E61A" w14:textId="1F401C81" w:rsidR="00211849" w:rsidRDefault="00211849">
      <w:pPr>
        <w:jc w:val="both"/>
        <w:rPr>
          <w:ins w:id="1158" w:author="Jorge Sáenz Puchau" w:date="2019-03-19T16:50:00Z"/>
        </w:rPr>
        <w:pPrChange w:id="1159" w:author="Jorge Sáenz Puchau" w:date="2019-03-19T16:50:00Z">
          <w:pPr>
            <w:pStyle w:val="Ttulo5"/>
          </w:pPr>
        </w:pPrChange>
      </w:pPr>
      <w:ins w:id="1160" w:author="Jorge Sáenz Puchau" w:date="2019-03-19T16:50:00Z">
        <w:r>
          <w:t>Together with this, and in order to support the backup and creation of snapshots, a Record backup store would be required to be instantiated.</w:t>
        </w:r>
      </w:ins>
    </w:p>
    <w:p w14:paraId="79923622" w14:textId="58C9223E" w:rsidR="00065DC0" w:rsidRDefault="00065DC0">
      <w:pPr>
        <w:jc w:val="both"/>
        <w:rPr>
          <w:ins w:id="1161" w:author="Jose Luis Anton Bueso" w:date="2019-06-10T15:48:00Z"/>
        </w:rPr>
        <w:pPrChange w:id="1162" w:author="Jorge Sáenz Puchau" w:date="2019-03-19T16:50:00Z">
          <w:pPr>
            <w:pStyle w:val="Ttulo5"/>
          </w:pPr>
        </w:pPrChange>
      </w:pPr>
      <w:ins w:id="1163" w:author="Jorge Sáenz Puchau" w:date="2019-03-19T16:53:00Z">
        <w:r w:rsidRPr="00065DC0">
          <w:rPr>
            <w:noProof/>
            <w:lang w:val="es-ES" w:eastAsia="es-ES"/>
          </w:rPr>
          <w:drawing>
            <wp:inline distT="0" distB="0" distL="0" distR="0" wp14:anchorId="073520C7" wp14:editId="1F55CDD8">
              <wp:extent cx="6021070" cy="2074676"/>
              <wp:effectExtent l="0" t="0" r="0" b="1905"/>
              <wp:docPr id="18" name="Picture 18" descr="C:\Users\jorge\AppData\Local\Temp\Untitled Diagra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rge\AppData\Local\Temp\Untitled Diagram-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21070" cy="2074676"/>
                      </a:xfrm>
                      <a:prstGeom prst="rect">
                        <a:avLst/>
                      </a:prstGeom>
                      <a:noFill/>
                      <a:ln>
                        <a:noFill/>
                      </a:ln>
                    </pic:spPr>
                  </pic:pic>
                </a:graphicData>
              </a:graphic>
            </wp:inline>
          </w:drawing>
        </w:r>
      </w:ins>
    </w:p>
    <w:p w14:paraId="284DA20C" w14:textId="77777777" w:rsidR="002C6479" w:rsidRDefault="002C6479" w:rsidP="002C6479">
      <w:pPr>
        <w:jc w:val="both"/>
        <w:rPr>
          <w:ins w:id="1164" w:author="Jose Luis Anton Bueso" w:date="2019-06-10T15:48:00Z"/>
          <w:lang w:eastAsia="en-IE"/>
        </w:rPr>
      </w:pPr>
      <w:ins w:id="1165" w:author="Jose Luis Anton Bueso" w:date="2019-06-10T15:48:00Z">
        <w:r>
          <w:rPr>
            <w:lang w:eastAsia="en-IE"/>
          </w:rPr>
          <w:t>Encoding of Data Base must be UTF-8</w:t>
        </w:r>
      </w:ins>
    </w:p>
    <w:p w14:paraId="373381E3" w14:textId="731AF564" w:rsidR="002C6479" w:rsidDel="002C6479" w:rsidRDefault="002C6479">
      <w:pPr>
        <w:jc w:val="both"/>
        <w:rPr>
          <w:ins w:id="1166" w:author="Jorge Sáenz Puchau" w:date="2019-03-19T16:53:00Z"/>
          <w:del w:id="1167" w:author="Jose Luis Anton Bueso" w:date="2019-06-10T15:48:00Z"/>
        </w:rPr>
        <w:pPrChange w:id="1168" w:author="Jorge Sáenz Puchau" w:date="2019-03-19T16:50:00Z">
          <w:pPr>
            <w:pStyle w:val="Ttulo5"/>
          </w:pPr>
        </w:pPrChange>
      </w:pPr>
    </w:p>
    <w:p w14:paraId="120AB502" w14:textId="4C824500" w:rsidR="00065DC0" w:rsidRDefault="00065DC0" w:rsidP="00065DC0">
      <w:pPr>
        <w:pStyle w:val="Ttulo5"/>
        <w:rPr>
          <w:ins w:id="1169" w:author="Jorge Sáenz Puchau" w:date="2019-03-19T17:01:00Z"/>
        </w:rPr>
      </w:pPr>
      <w:proofErr w:type="spellStart"/>
      <w:ins w:id="1170" w:author="Jorge Sáenz Puchau" w:date="2019-03-19T17:01:00Z">
        <w:r>
          <w:t>DocumentStore</w:t>
        </w:r>
        <w:proofErr w:type="spellEnd"/>
      </w:ins>
    </w:p>
    <w:p w14:paraId="2E60ABE4" w14:textId="77777777" w:rsidR="00065DC0" w:rsidRDefault="00065DC0">
      <w:pPr>
        <w:rPr>
          <w:ins w:id="1171" w:author="Jorge Sáenz Puchau" w:date="2019-03-19T17:08:00Z"/>
        </w:rPr>
        <w:pPrChange w:id="1172" w:author="Jorge Sáenz Puchau" w:date="2019-03-19T17:01:00Z">
          <w:pPr>
            <w:pStyle w:val="Ttulo5"/>
          </w:pPr>
        </w:pPrChange>
      </w:pPr>
      <w:ins w:id="1173" w:author="Jorge Sáenz Puchau" w:date="2019-03-19T17:08:00Z">
        <w:r>
          <w:t xml:space="preserve">This storage system will be in charge of persisting the different binaries related to the system. It will be composed by: </w:t>
        </w:r>
      </w:ins>
    </w:p>
    <w:p w14:paraId="0BF0300E" w14:textId="77777777" w:rsidR="00065DC0" w:rsidRDefault="00065DC0">
      <w:pPr>
        <w:pStyle w:val="Prrafodelista"/>
        <w:numPr>
          <w:ilvl w:val="0"/>
          <w:numId w:val="19"/>
        </w:numPr>
        <w:rPr>
          <w:ins w:id="1174" w:author="Jorge Sáenz Puchau" w:date="2019-03-19T17:08:00Z"/>
        </w:rPr>
        <w:pPrChange w:id="1175" w:author="Jorge Sáenz Puchau" w:date="2019-03-19T17:08:00Z">
          <w:pPr>
            <w:pStyle w:val="Ttulo5"/>
          </w:pPr>
        </w:pPrChange>
      </w:pPr>
      <w:ins w:id="1176" w:author="Jorge Sáenz Puchau" w:date="2019-03-19T17:08:00Z">
        <w:r>
          <w:t xml:space="preserve">A </w:t>
        </w:r>
        <w:proofErr w:type="spellStart"/>
        <w:r>
          <w:t>filesystem</w:t>
        </w:r>
        <w:proofErr w:type="spellEnd"/>
        <w:r>
          <w:t xml:space="preserve"> for storing physically the binaries </w:t>
        </w:r>
      </w:ins>
    </w:p>
    <w:p w14:paraId="3C9DEFA3" w14:textId="1B07BF61" w:rsidR="00065DC0" w:rsidRDefault="00065DC0">
      <w:pPr>
        <w:pStyle w:val="Prrafodelista"/>
        <w:numPr>
          <w:ilvl w:val="0"/>
          <w:numId w:val="19"/>
        </w:numPr>
        <w:rPr>
          <w:ins w:id="1177" w:author="Jorge Sáenz Puchau" w:date="2019-03-19T17:01:00Z"/>
        </w:rPr>
        <w:pPrChange w:id="1178" w:author="Jorge Sáenz Puchau" w:date="2019-03-19T17:08:00Z">
          <w:pPr>
            <w:pStyle w:val="Ttulo5"/>
          </w:pPr>
        </w:pPrChange>
      </w:pPr>
      <w:ins w:id="1179" w:author="Jorge Sáenz Puchau" w:date="2019-03-19T17:08:00Z">
        <w:r>
          <w:t xml:space="preserve">A </w:t>
        </w:r>
        <w:r w:rsidR="00521CDA">
          <w:t>store</w:t>
        </w:r>
        <w:r>
          <w:t xml:space="preserve"> for storing the metadata related to each binary.</w:t>
        </w:r>
      </w:ins>
    </w:p>
    <w:p w14:paraId="1C97FB53" w14:textId="1F231EEA" w:rsidR="00065DC0" w:rsidRPr="00065DC0" w:rsidRDefault="00065DC0">
      <w:pPr>
        <w:jc w:val="center"/>
        <w:rPr>
          <w:ins w:id="1180" w:author="Jorge Sáenz Puchau" w:date="2019-03-19T17:01:00Z"/>
        </w:rPr>
        <w:pPrChange w:id="1181" w:author="Jorge Sáenz Puchau" w:date="2019-03-19T17:12:00Z">
          <w:pPr>
            <w:pStyle w:val="Ttulo5"/>
          </w:pPr>
        </w:pPrChange>
      </w:pPr>
      <w:ins w:id="1182" w:author="Jorge Sáenz Puchau" w:date="2019-03-19T17:08:00Z">
        <w:r w:rsidRPr="00065DC0">
          <w:rPr>
            <w:noProof/>
            <w:lang w:val="es-ES" w:eastAsia="es-ES"/>
          </w:rPr>
          <w:lastRenderedPageBreak/>
          <w:drawing>
            <wp:inline distT="0" distB="0" distL="0" distR="0" wp14:anchorId="1192B054" wp14:editId="1F4B19A2">
              <wp:extent cx="5646420" cy="1546860"/>
              <wp:effectExtent l="0" t="0" r="0" b="0"/>
              <wp:docPr id="21" name="Picture 21" descr="C:\Users\jorge\AppData\Local\Temp\Untitled Diagram-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orge\AppData\Local\Temp\Untitled Diagram-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46420" cy="1546860"/>
                      </a:xfrm>
                      <a:prstGeom prst="rect">
                        <a:avLst/>
                      </a:prstGeom>
                      <a:noFill/>
                      <a:ln>
                        <a:noFill/>
                      </a:ln>
                    </pic:spPr>
                  </pic:pic>
                </a:graphicData>
              </a:graphic>
            </wp:inline>
          </w:drawing>
        </w:r>
      </w:ins>
    </w:p>
    <w:p w14:paraId="6295AF9C" w14:textId="1A6DCB51" w:rsidR="00521CDA" w:rsidRDefault="00521CDA" w:rsidP="00521CDA">
      <w:pPr>
        <w:pStyle w:val="Ttulo5"/>
        <w:rPr>
          <w:ins w:id="1183" w:author="Jorge Sáenz Puchau" w:date="2019-03-19T17:09:00Z"/>
        </w:rPr>
      </w:pPr>
      <w:proofErr w:type="spellStart"/>
      <w:ins w:id="1184" w:author="Jorge Sáenz Puchau" w:date="2019-03-19T17:09:00Z">
        <w:r>
          <w:t>DataSetDefs</w:t>
        </w:r>
        <w:proofErr w:type="spellEnd"/>
      </w:ins>
    </w:p>
    <w:p w14:paraId="011DB3F4" w14:textId="39177265" w:rsidR="00521CDA" w:rsidRDefault="00521CDA">
      <w:pPr>
        <w:rPr>
          <w:ins w:id="1185" w:author="Jorge Sáenz Puchau" w:date="2019-03-19T17:09:00Z"/>
        </w:rPr>
        <w:pPrChange w:id="1186" w:author="Jorge Sáenz Puchau" w:date="2019-03-19T17:09:00Z">
          <w:pPr>
            <w:pStyle w:val="Ttulo5"/>
          </w:pPr>
        </w:pPrChange>
      </w:pPr>
      <w:ins w:id="1187" w:author="Jorge Sáenz Puchau" w:date="2019-03-19T17:09:00Z">
        <w:r>
          <w:t xml:space="preserve">The goal of this NoSQL Data Repository is to keep the definitions of the </w:t>
        </w:r>
        <w:proofErr w:type="spellStart"/>
        <w:r>
          <w:t>DataSets</w:t>
        </w:r>
        <w:proofErr w:type="spellEnd"/>
        <w:r>
          <w:t xml:space="preserve"> while they are being defined by the Data Reporters, in order to reduce the complexity of all the related information and entities managed in the </w:t>
        </w:r>
        <w:proofErr w:type="spellStart"/>
        <w:r>
          <w:t>DataSet</w:t>
        </w:r>
        <w:proofErr w:type="spellEnd"/>
        <w:r>
          <w:t xml:space="preserve"> Definition (tables, columns, validations, test data,</w:t>
        </w:r>
      </w:ins>
      <w:ins w:id="1188" w:author="Jose Luis Anton Bueso" w:date="2019-06-10T15:43:00Z">
        <w:r w:rsidR="00355352">
          <w:t xml:space="preserve"> validation rules definition</w:t>
        </w:r>
      </w:ins>
      <w:ins w:id="1189" w:author="Jorge Sáenz Puchau" w:date="2019-03-19T17:09:00Z">
        <w:r>
          <w:t xml:space="preserve"> etc.).</w:t>
        </w:r>
      </w:ins>
    </w:p>
    <w:p w14:paraId="234F3E41" w14:textId="6A602553" w:rsidR="00521CDA" w:rsidRDefault="00521CDA">
      <w:pPr>
        <w:rPr>
          <w:ins w:id="1190" w:author="Jorge Sáenz Puchau" w:date="2019-03-19T17:11:00Z"/>
        </w:rPr>
        <w:pPrChange w:id="1191" w:author="Jorge Sáenz Puchau" w:date="2019-03-19T17:09:00Z">
          <w:pPr>
            <w:pStyle w:val="Ttulo5"/>
          </w:pPr>
        </w:pPrChange>
      </w:pPr>
      <w:ins w:id="1192" w:author="Jorge Sáenz Puchau" w:date="2019-03-19T17:11:00Z">
        <w:r>
          <w:t xml:space="preserve">Once the </w:t>
        </w:r>
        <w:proofErr w:type="spellStart"/>
        <w:r>
          <w:t>DataSet</w:t>
        </w:r>
        <w:proofErr w:type="spellEnd"/>
        <w:r>
          <w:t xml:space="preserve"> is released, the definition will be persisted in the </w:t>
        </w:r>
        <w:proofErr w:type="spellStart"/>
        <w:r>
          <w:t>Metabase</w:t>
        </w:r>
        <w:proofErr w:type="spellEnd"/>
        <w:r>
          <w:t>.</w:t>
        </w:r>
      </w:ins>
    </w:p>
    <w:p w14:paraId="0584CFAD" w14:textId="718B16F2" w:rsidR="00521CDA" w:rsidRDefault="00521CDA">
      <w:pPr>
        <w:jc w:val="center"/>
        <w:rPr>
          <w:ins w:id="1193" w:author="Jorge Sáenz Puchau" w:date="2019-03-19T17:12:00Z"/>
        </w:rPr>
        <w:pPrChange w:id="1194" w:author="Jorge Sáenz Puchau" w:date="2019-03-19T17:12:00Z">
          <w:pPr>
            <w:pStyle w:val="Ttulo5"/>
          </w:pPr>
        </w:pPrChange>
      </w:pPr>
      <w:ins w:id="1195" w:author="Jorge Sáenz Puchau" w:date="2019-03-19T17:12:00Z">
        <w:r w:rsidRPr="00521CDA">
          <w:rPr>
            <w:noProof/>
            <w:lang w:val="es-ES" w:eastAsia="es-ES"/>
          </w:rPr>
          <w:drawing>
            <wp:inline distT="0" distB="0" distL="0" distR="0" wp14:anchorId="3A1A6E28" wp14:editId="16BDC2CC">
              <wp:extent cx="4785360" cy="1165860"/>
              <wp:effectExtent l="0" t="0" r="0" b="0"/>
              <wp:docPr id="22" name="Picture 22" descr="C:\Users\jorge\AppData\Local\Temp\Untitled Diagram-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rge\AppData\Local\Temp\Untitled Diagram-9.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5360" cy="1165860"/>
                      </a:xfrm>
                      <a:prstGeom prst="rect">
                        <a:avLst/>
                      </a:prstGeom>
                      <a:noFill/>
                      <a:ln>
                        <a:noFill/>
                      </a:ln>
                    </pic:spPr>
                  </pic:pic>
                </a:graphicData>
              </a:graphic>
            </wp:inline>
          </w:drawing>
        </w:r>
      </w:ins>
    </w:p>
    <w:p w14:paraId="298AA6F3" w14:textId="08EBFF10" w:rsidR="00521CDA" w:rsidRDefault="00521CDA" w:rsidP="00521CDA">
      <w:pPr>
        <w:pStyle w:val="Ttulo5"/>
        <w:rPr>
          <w:ins w:id="1196" w:author="Jorge Sáenz Puchau" w:date="2019-03-19T17:12:00Z"/>
        </w:rPr>
      </w:pPr>
      <w:ins w:id="1197" w:author="Jorge Sáenz Puchau" w:date="2019-03-19T17:12:00Z">
        <w:r>
          <w:t>Search Indexes</w:t>
        </w:r>
      </w:ins>
    </w:p>
    <w:p w14:paraId="60A4CCFF" w14:textId="3C9D96F1" w:rsidR="00521CDA" w:rsidRDefault="00521CDA">
      <w:pPr>
        <w:rPr>
          <w:ins w:id="1198" w:author="Jorge Sáenz Puchau" w:date="2019-03-19T17:13:00Z"/>
        </w:rPr>
        <w:pPrChange w:id="1199" w:author="Jorge Sáenz Puchau" w:date="2019-03-19T17:12:00Z">
          <w:pPr>
            <w:pStyle w:val="Ttulo5"/>
          </w:pPr>
        </w:pPrChange>
      </w:pPr>
      <w:ins w:id="1200" w:author="Jorge Sáenz Puchau" w:date="2019-03-19T17:13:00Z">
        <w:r w:rsidRPr="00521CDA">
          <w:t xml:space="preserve">Searchable information in </w:t>
        </w:r>
        <w:proofErr w:type="spellStart"/>
        <w:r w:rsidRPr="00521CDA">
          <w:t>Re</w:t>
        </w:r>
        <w:r>
          <w:t>portnet</w:t>
        </w:r>
        <w:proofErr w:type="spellEnd"/>
        <w:r>
          <w:t xml:space="preserve"> 3.0 will be stored in a</w:t>
        </w:r>
        <w:r w:rsidRPr="00521CDA">
          <w:t xml:space="preserve"> </w:t>
        </w:r>
        <w:r>
          <w:t xml:space="preserve">Search Index, by the means of an </w:t>
        </w:r>
        <w:proofErr w:type="spellStart"/>
        <w:r>
          <w:t>ElasticSearch</w:t>
        </w:r>
        <w:proofErr w:type="spellEnd"/>
        <w:r>
          <w:t xml:space="preserve"> instance.</w:t>
        </w:r>
      </w:ins>
    </w:p>
    <w:p w14:paraId="04B47997" w14:textId="7BA7F216" w:rsidR="00521CDA" w:rsidRDefault="00521CDA">
      <w:pPr>
        <w:jc w:val="center"/>
        <w:rPr>
          <w:ins w:id="1201" w:author="Jose Luis Anton Bueso" w:date="2019-03-20T17:43:00Z"/>
        </w:rPr>
        <w:pPrChange w:id="1202" w:author="Jorge Sáenz Puchau" w:date="2019-03-19T17:14:00Z">
          <w:pPr>
            <w:pStyle w:val="Ttulo5"/>
          </w:pPr>
        </w:pPrChange>
      </w:pPr>
      <w:ins w:id="1203" w:author="Jorge Sáenz Puchau" w:date="2019-03-19T17:14:00Z">
        <w:r w:rsidRPr="00521CDA">
          <w:rPr>
            <w:noProof/>
            <w:lang w:val="es-ES" w:eastAsia="es-ES"/>
          </w:rPr>
          <w:drawing>
            <wp:inline distT="0" distB="0" distL="0" distR="0" wp14:anchorId="6BF0B417" wp14:editId="0B781B44">
              <wp:extent cx="4785360" cy="1356360"/>
              <wp:effectExtent l="0" t="0" r="0" b="0"/>
              <wp:docPr id="23" name="Picture 23" descr="C:\Users\jorge\AppData\Local\Temp\Untitled Diagram-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orge\AppData\Local\Temp\Untitled Diagram-1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85360" cy="1356360"/>
                      </a:xfrm>
                      <a:prstGeom prst="rect">
                        <a:avLst/>
                      </a:prstGeom>
                      <a:noFill/>
                      <a:ln>
                        <a:noFill/>
                      </a:ln>
                    </pic:spPr>
                  </pic:pic>
                </a:graphicData>
              </a:graphic>
            </wp:inline>
          </w:drawing>
        </w:r>
      </w:ins>
    </w:p>
    <w:p w14:paraId="74FF3DE9" w14:textId="5E97836F" w:rsidR="009276A1" w:rsidDel="009276A1" w:rsidRDefault="009276A1">
      <w:pPr>
        <w:rPr>
          <w:del w:id="1204" w:author="Jose Luis Anton Bueso" w:date="2019-03-20T17:43:00Z"/>
        </w:rPr>
        <w:pPrChange w:id="1205" w:author="Jose Luis Anton Bueso" w:date="2019-03-20T17:44:00Z">
          <w:pPr>
            <w:pStyle w:val="Prrafodelista"/>
            <w:numPr>
              <w:numId w:val="14"/>
            </w:numPr>
            <w:suppressAutoHyphens w:val="0"/>
            <w:spacing w:before="0" w:after="100" w:afterAutospacing="1" w:line="240" w:lineRule="auto"/>
            <w:ind w:left="1440" w:right="108" w:hanging="360"/>
            <w:jc w:val="both"/>
          </w:pPr>
        </w:pPrChange>
      </w:pPr>
      <w:ins w:id="1206" w:author="Jose Luis Anton Bueso" w:date="2019-03-20T17:44:00Z">
        <w:r>
          <w:t>The following entities are to be indexed for further search:</w:t>
        </w:r>
      </w:ins>
    </w:p>
    <w:p w14:paraId="759A19C1" w14:textId="77777777" w:rsidR="009276A1" w:rsidRDefault="009276A1">
      <w:pPr>
        <w:rPr>
          <w:ins w:id="1207" w:author="Jose Luis Anton Bueso" w:date="2019-03-20T17:44:00Z"/>
        </w:rPr>
        <w:pPrChange w:id="1208" w:author="Jose Luis Anton Bueso" w:date="2019-03-20T17:44:00Z">
          <w:pPr>
            <w:jc w:val="both"/>
          </w:pPr>
        </w:pPrChange>
      </w:pPr>
    </w:p>
    <w:p w14:paraId="45CC5A0F" w14:textId="77777777" w:rsidR="009276A1" w:rsidRDefault="009276A1">
      <w:pPr>
        <w:pStyle w:val="Prrafodelista"/>
        <w:numPr>
          <w:ilvl w:val="0"/>
          <w:numId w:val="22"/>
        </w:numPr>
        <w:jc w:val="both"/>
        <w:rPr>
          <w:ins w:id="1209" w:author="Jose Luis Anton Bueso" w:date="2019-03-20T17:44:00Z"/>
        </w:rPr>
        <w:pPrChange w:id="1210" w:author="Jose Luis Anton Bueso" w:date="2019-03-20T17:45:00Z">
          <w:pPr>
            <w:pStyle w:val="Prrafodelista"/>
            <w:numPr>
              <w:numId w:val="14"/>
            </w:numPr>
            <w:ind w:left="1440" w:hanging="360"/>
          </w:pPr>
        </w:pPrChange>
      </w:pPr>
      <w:proofErr w:type="spellStart"/>
      <w:ins w:id="1211" w:author="Jose Luis Anton Bueso" w:date="2019-03-20T17:44:00Z">
        <w:r>
          <w:t>Subimission</w:t>
        </w:r>
        <w:proofErr w:type="spellEnd"/>
        <w:r>
          <w:t xml:space="preserve"> agreements</w:t>
        </w:r>
      </w:ins>
    </w:p>
    <w:p w14:paraId="3414915E" w14:textId="0B47CD03" w:rsidR="009276A1" w:rsidRDefault="009276A1">
      <w:pPr>
        <w:pStyle w:val="Prrafodelista"/>
        <w:numPr>
          <w:ilvl w:val="0"/>
          <w:numId w:val="22"/>
        </w:numPr>
        <w:jc w:val="both"/>
        <w:rPr>
          <w:ins w:id="1212" w:author="Jose Luis Anton Bueso" w:date="2019-03-20T17:44:00Z"/>
        </w:rPr>
        <w:pPrChange w:id="1213" w:author="Jose Luis Anton Bueso" w:date="2019-03-20T17:45:00Z">
          <w:pPr>
            <w:pStyle w:val="Prrafodelista"/>
            <w:numPr>
              <w:numId w:val="14"/>
            </w:numPr>
            <w:suppressAutoHyphens w:val="0"/>
            <w:spacing w:before="0" w:after="100" w:afterAutospacing="1" w:line="240" w:lineRule="auto"/>
            <w:ind w:left="1440" w:right="108" w:hanging="360"/>
            <w:jc w:val="both"/>
          </w:pPr>
        </w:pPrChange>
      </w:pPr>
      <w:ins w:id="1214" w:author="Jose Luis Anton Bueso" w:date="2019-03-20T17:44:00Z">
        <w:r>
          <w:t>Data flows</w:t>
        </w:r>
      </w:ins>
    </w:p>
    <w:p w14:paraId="141994D3" w14:textId="77777777" w:rsidR="009276A1" w:rsidRDefault="009276A1">
      <w:pPr>
        <w:pStyle w:val="Prrafodelista"/>
        <w:numPr>
          <w:ilvl w:val="0"/>
          <w:numId w:val="22"/>
        </w:numPr>
        <w:jc w:val="both"/>
        <w:rPr>
          <w:ins w:id="1215" w:author="Jose Luis Anton Bueso" w:date="2019-03-20T17:44:00Z"/>
        </w:rPr>
        <w:pPrChange w:id="1216" w:author="Jose Luis Anton Bueso" w:date="2019-03-20T17:45:00Z">
          <w:pPr>
            <w:pStyle w:val="Prrafodelista"/>
            <w:numPr>
              <w:numId w:val="14"/>
            </w:numPr>
            <w:suppressAutoHyphens w:val="0"/>
            <w:spacing w:before="0" w:after="100" w:afterAutospacing="1" w:line="240" w:lineRule="auto"/>
            <w:ind w:left="1440" w:right="108" w:hanging="360"/>
            <w:jc w:val="both"/>
          </w:pPr>
        </w:pPrChange>
      </w:pPr>
      <w:ins w:id="1217" w:author="Jose Luis Anton Bueso" w:date="2019-03-20T17:44:00Z">
        <w:r>
          <w:t>Data collection</w:t>
        </w:r>
      </w:ins>
    </w:p>
    <w:p w14:paraId="346F15AE" w14:textId="77777777" w:rsidR="009276A1" w:rsidRDefault="009276A1">
      <w:pPr>
        <w:pStyle w:val="Prrafodelista"/>
        <w:numPr>
          <w:ilvl w:val="0"/>
          <w:numId w:val="22"/>
        </w:numPr>
        <w:jc w:val="both"/>
        <w:rPr>
          <w:ins w:id="1218" w:author="Jose Luis Anton Bueso" w:date="2019-03-20T17:44:00Z"/>
        </w:rPr>
        <w:pPrChange w:id="1219" w:author="Jose Luis Anton Bueso" w:date="2019-03-20T17:45:00Z">
          <w:pPr>
            <w:pStyle w:val="Prrafodelista"/>
            <w:numPr>
              <w:numId w:val="14"/>
            </w:numPr>
            <w:suppressAutoHyphens w:val="0"/>
            <w:spacing w:before="0" w:after="100" w:afterAutospacing="1" w:line="240" w:lineRule="auto"/>
            <w:ind w:left="1440" w:right="108" w:hanging="360"/>
            <w:jc w:val="both"/>
          </w:pPr>
        </w:pPrChange>
      </w:pPr>
      <w:ins w:id="1220" w:author="Jose Luis Anton Bueso" w:date="2019-03-20T17:44:00Z">
        <w:r>
          <w:t>EU data sets</w:t>
        </w:r>
      </w:ins>
    </w:p>
    <w:p w14:paraId="249F8270" w14:textId="77777777" w:rsidR="009276A1" w:rsidRDefault="009276A1">
      <w:pPr>
        <w:pStyle w:val="Prrafodelista"/>
        <w:numPr>
          <w:ilvl w:val="0"/>
          <w:numId w:val="22"/>
        </w:numPr>
        <w:jc w:val="both"/>
        <w:rPr>
          <w:ins w:id="1221" w:author="Jose Luis Anton Bueso" w:date="2019-03-20T17:44:00Z"/>
        </w:rPr>
        <w:pPrChange w:id="1222" w:author="Jose Luis Anton Bueso" w:date="2019-03-20T17:45:00Z">
          <w:pPr>
            <w:pStyle w:val="Prrafodelista"/>
            <w:numPr>
              <w:numId w:val="14"/>
            </w:numPr>
            <w:suppressAutoHyphens w:val="0"/>
            <w:spacing w:before="0" w:after="100" w:afterAutospacing="1" w:line="240" w:lineRule="auto"/>
            <w:ind w:left="1440" w:right="108" w:hanging="360"/>
            <w:jc w:val="both"/>
          </w:pPr>
        </w:pPrChange>
      </w:pPr>
      <w:ins w:id="1223" w:author="Jose Luis Anton Bueso" w:date="2019-03-20T17:44:00Z">
        <w:r>
          <w:t>Registered users</w:t>
        </w:r>
      </w:ins>
    </w:p>
    <w:p w14:paraId="165BCE71" w14:textId="77777777" w:rsidR="009276A1" w:rsidRDefault="009276A1">
      <w:pPr>
        <w:pStyle w:val="Prrafodelista"/>
        <w:numPr>
          <w:ilvl w:val="0"/>
          <w:numId w:val="22"/>
        </w:numPr>
        <w:jc w:val="both"/>
        <w:rPr>
          <w:ins w:id="1224" w:author="Jose Luis Anton Bueso" w:date="2019-03-20T17:44:00Z"/>
        </w:rPr>
        <w:pPrChange w:id="1225" w:author="Jose Luis Anton Bueso" w:date="2019-03-20T17:45:00Z">
          <w:pPr>
            <w:pStyle w:val="Prrafodelista"/>
            <w:numPr>
              <w:numId w:val="14"/>
            </w:numPr>
            <w:suppressAutoHyphens w:val="0"/>
            <w:spacing w:before="0" w:after="100" w:afterAutospacing="1" w:line="240" w:lineRule="auto"/>
            <w:ind w:left="1440" w:right="108" w:hanging="360"/>
            <w:jc w:val="both"/>
          </w:pPr>
        </w:pPrChange>
      </w:pPr>
      <w:ins w:id="1226" w:author="Jose Luis Anton Bueso" w:date="2019-03-20T17:44:00Z">
        <w:r>
          <w:t>Roles</w:t>
        </w:r>
      </w:ins>
    </w:p>
    <w:p w14:paraId="5B0B9107" w14:textId="22BEC78D" w:rsidR="009276A1" w:rsidRDefault="009276A1">
      <w:pPr>
        <w:pStyle w:val="Prrafodelista"/>
        <w:numPr>
          <w:ilvl w:val="0"/>
          <w:numId w:val="22"/>
        </w:numPr>
        <w:jc w:val="both"/>
        <w:rPr>
          <w:ins w:id="1227" w:author="Jose Luis Anton Bueso" w:date="2019-03-21T17:18:00Z"/>
        </w:rPr>
        <w:pPrChange w:id="1228" w:author="Jose Luis Anton Bueso" w:date="2019-03-20T17:45:00Z">
          <w:pPr>
            <w:pStyle w:val="Prrafodelista"/>
            <w:numPr>
              <w:numId w:val="14"/>
            </w:numPr>
            <w:suppressAutoHyphens w:val="0"/>
            <w:spacing w:before="0" w:after="100" w:afterAutospacing="1" w:line="240" w:lineRule="auto"/>
            <w:ind w:left="1440" w:right="108" w:hanging="360"/>
            <w:jc w:val="both"/>
          </w:pPr>
        </w:pPrChange>
      </w:pPr>
      <w:ins w:id="1229" w:author="Jose Luis Anton Bueso" w:date="2019-03-20T17:44:00Z">
        <w:r>
          <w:t>Organization</w:t>
        </w:r>
      </w:ins>
    </w:p>
    <w:p w14:paraId="0BFA2DB7" w14:textId="44B2399E" w:rsidR="005E31E3" w:rsidRPr="00C46FFD" w:rsidRDefault="005E31E3">
      <w:pPr>
        <w:pStyle w:val="Prrafodelista"/>
        <w:numPr>
          <w:ilvl w:val="0"/>
          <w:numId w:val="22"/>
        </w:numPr>
        <w:jc w:val="both"/>
        <w:rPr>
          <w:ins w:id="1230" w:author="Jose Luis Anton Bueso" w:date="2019-03-20T17:44:00Z"/>
        </w:rPr>
        <w:pPrChange w:id="1231" w:author="Jose Luis Anton Bueso" w:date="2019-03-20T17:45:00Z">
          <w:pPr>
            <w:pStyle w:val="Prrafodelista"/>
            <w:numPr>
              <w:numId w:val="14"/>
            </w:numPr>
            <w:suppressAutoHyphens w:val="0"/>
            <w:spacing w:before="0" w:after="100" w:afterAutospacing="1" w:line="240" w:lineRule="auto"/>
            <w:ind w:left="1440" w:right="108" w:hanging="360"/>
            <w:jc w:val="both"/>
          </w:pPr>
        </w:pPrChange>
      </w:pPr>
      <w:ins w:id="1232" w:author="Jose Luis Anton Bueso" w:date="2019-03-21T17:18:00Z">
        <w:r>
          <w:t>Entity Event</w:t>
        </w:r>
      </w:ins>
    </w:p>
    <w:p w14:paraId="28B6795D" w14:textId="7F3C137E" w:rsidR="009276A1" w:rsidRDefault="009276A1">
      <w:pPr>
        <w:jc w:val="both"/>
        <w:rPr>
          <w:ins w:id="1233" w:author="Jose Luis Anton Bueso" w:date="2019-03-20T17:45:00Z"/>
        </w:rPr>
        <w:pPrChange w:id="1234" w:author="Jose Luis Anton Bueso" w:date="2019-03-20T17:43:00Z">
          <w:pPr>
            <w:pStyle w:val="Ttulo5"/>
          </w:pPr>
        </w:pPrChange>
      </w:pPr>
      <w:ins w:id="1235" w:author="Jose Luis Anton Bueso" w:date="2019-03-20T17:44:00Z">
        <w:r w:rsidRPr="009276A1">
          <w:rPr>
            <w:b/>
            <w:rPrChange w:id="1236" w:author="Jose Luis Anton Bueso" w:date="2019-03-20T17:45:00Z">
              <w:rPr/>
            </w:rPrChange>
          </w:rPr>
          <w:t>As proposal</w:t>
        </w:r>
        <w:r>
          <w:t xml:space="preserve"> the following index structure</w:t>
        </w:r>
      </w:ins>
      <w:ins w:id="1237" w:author="Jose Luis Anton Bueso" w:date="2019-03-21T17:38:00Z">
        <w:r w:rsidR="00142D22">
          <w:t>s</w:t>
        </w:r>
      </w:ins>
      <w:ins w:id="1238" w:author="Jose Luis Anton Bueso" w:date="2019-03-20T17:44:00Z">
        <w:r>
          <w:t xml:space="preserve"> will be stored</w:t>
        </w:r>
      </w:ins>
      <w:ins w:id="1239" w:author="Jose Luis Anton Bueso" w:date="2019-03-20T17:45:00Z">
        <w:r>
          <w:t>:</w:t>
        </w:r>
      </w:ins>
    </w:p>
    <w:p w14:paraId="25B3A683" w14:textId="778D622E" w:rsidR="009276A1" w:rsidRDefault="003344B2">
      <w:pPr>
        <w:pStyle w:val="Prrafodelista"/>
        <w:numPr>
          <w:ilvl w:val="0"/>
          <w:numId w:val="22"/>
        </w:numPr>
        <w:jc w:val="both"/>
        <w:rPr>
          <w:ins w:id="1240" w:author="Jose Luis Anton Bueso" w:date="2019-03-21T17:36:00Z"/>
        </w:rPr>
        <w:pPrChange w:id="1241" w:author="Jose Luis Anton Bueso" w:date="2019-03-20T17:45:00Z">
          <w:pPr>
            <w:pStyle w:val="Ttulo5"/>
          </w:pPr>
        </w:pPrChange>
      </w:pPr>
      <w:proofErr w:type="spellStart"/>
      <w:ins w:id="1242" w:author="Jose Luis Anton Bueso" w:date="2019-03-22T08:38:00Z">
        <w:r>
          <w:t>Subimission</w:t>
        </w:r>
        <w:proofErr w:type="spellEnd"/>
        <w:r>
          <w:t xml:space="preserve"> agreements / </w:t>
        </w:r>
      </w:ins>
      <w:ins w:id="1243" w:author="Jose Luis Anton Bueso" w:date="2019-03-21T17:36:00Z">
        <w:r w:rsidR="00142D22">
          <w:t>Data Collection / EU Data Set</w:t>
        </w:r>
      </w:ins>
    </w:p>
    <w:p w14:paraId="76C934D9" w14:textId="38800473" w:rsidR="00142D22" w:rsidRDefault="00142D22">
      <w:pPr>
        <w:pStyle w:val="Prrafodelista"/>
        <w:numPr>
          <w:ilvl w:val="1"/>
          <w:numId w:val="22"/>
        </w:numPr>
        <w:jc w:val="both"/>
        <w:rPr>
          <w:ins w:id="1244" w:author="Jose Luis Anton Bueso" w:date="2019-03-21T17:36:00Z"/>
        </w:rPr>
        <w:pPrChange w:id="1245" w:author="Jose Luis Anton Bueso" w:date="2019-03-21T17:36:00Z">
          <w:pPr>
            <w:pStyle w:val="Ttulo5"/>
          </w:pPr>
        </w:pPrChange>
      </w:pPr>
      <w:ins w:id="1246" w:author="Jose Luis Anton Bueso" w:date="2019-03-21T17:36:00Z">
        <w:r>
          <w:t>Name</w:t>
        </w:r>
      </w:ins>
    </w:p>
    <w:p w14:paraId="22377623" w14:textId="4DBBA370" w:rsidR="00142D22" w:rsidRDefault="00142D22">
      <w:pPr>
        <w:pStyle w:val="Prrafodelista"/>
        <w:numPr>
          <w:ilvl w:val="1"/>
          <w:numId w:val="22"/>
        </w:numPr>
        <w:jc w:val="both"/>
        <w:rPr>
          <w:ins w:id="1247" w:author="Jose Luis Anton Bueso" w:date="2019-03-21T17:36:00Z"/>
        </w:rPr>
        <w:pPrChange w:id="1248" w:author="Jose Luis Anton Bueso" w:date="2019-03-21T17:36:00Z">
          <w:pPr>
            <w:pStyle w:val="Ttulo5"/>
          </w:pPr>
        </w:pPrChange>
      </w:pPr>
      <w:ins w:id="1249" w:author="Jose Luis Anton Bueso" w:date="2019-03-21T17:36:00Z">
        <w:r>
          <w:t xml:space="preserve">Countries </w:t>
        </w:r>
      </w:ins>
    </w:p>
    <w:p w14:paraId="3279D448" w14:textId="6E2EED79" w:rsidR="00142D22" w:rsidRDefault="00142D22">
      <w:pPr>
        <w:pStyle w:val="Prrafodelista"/>
        <w:numPr>
          <w:ilvl w:val="1"/>
          <w:numId w:val="22"/>
        </w:numPr>
        <w:jc w:val="both"/>
        <w:rPr>
          <w:ins w:id="1250" w:author="Jose Luis Anton Bueso" w:date="2019-03-21T17:37:00Z"/>
        </w:rPr>
        <w:pPrChange w:id="1251" w:author="Jose Luis Anton Bueso" w:date="2019-03-21T17:36:00Z">
          <w:pPr>
            <w:pStyle w:val="Ttulo5"/>
          </w:pPr>
        </w:pPrChange>
      </w:pPr>
      <w:ins w:id="1252" w:author="Jose Luis Anton Bueso" w:date="2019-03-21T17:37:00Z">
        <w:r>
          <w:lastRenderedPageBreak/>
          <w:t>Issue</w:t>
        </w:r>
      </w:ins>
    </w:p>
    <w:p w14:paraId="19591E17" w14:textId="0BEC0DD1" w:rsidR="00142D22" w:rsidRDefault="00142D22">
      <w:pPr>
        <w:pStyle w:val="Prrafodelista"/>
        <w:numPr>
          <w:ilvl w:val="1"/>
          <w:numId w:val="22"/>
        </w:numPr>
        <w:jc w:val="both"/>
        <w:rPr>
          <w:ins w:id="1253" w:author="Jose Luis Anton Bueso" w:date="2019-03-22T12:26:00Z"/>
        </w:rPr>
        <w:pPrChange w:id="1254" w:author="Jose Luis Anton Bueso" w:date="2019-03-21T17:36:00Z">
          <w:pPr>
            <w:pStyle w:val="Ttulo5"/>
          </w:pPr>
        </w:pPrChange>
      </w:pPr>
      <w:ins w:id="1255" w:author="Jose Luis Anton Bueso" w:date="2019-03-21T17:37:00Z">
        <w:r>
          <w:t>Release</w:t>
        </w:r>
      </w:ins>
      <w:ins w:id="1256" w:author="Jose Luis Anton Bueso" w:date="2019-03-22T12:25:00Z">
        <w:r w:rsidR="009D76D1">
          <w:t>/Deadline</w:t>
        </w:r>
      </w:ins>
      <w:ins w:id="1257" w:author="Jose Luis Anton Bueso" w:date="2019-03-21T17:37:00Z">
        <w:r>
          <w:t xml:space="preserve"> Date</w:t>
        </w:r>
      </w:ins>
    </w:p>
    <w:p w14:paraId="79DABA21" w14:textId="3093A1C9" w:rsidR="009D76D1" w:rsidRDefault="009D76D1">
      <w:pPr>
        <w:pStyle w:val="Prrafodelista"/>
        <w:numPr>
          <w:ilvl w:val="1"/>
          <w:numId w:val="22"/>
        </w:numPr>
        <w:jc w:val="both"/>
        <w:rPr>
          <w:ins w:id="1258" w:author="Jose Luis Anton Bueso" w:date="2019-04-11T10:20:00Z"/>
        </w:rPr>
        <w:pPrChange w:id="1259" w:author="Jose Luis Anton Bueso" w:date="2019-03-21T17:36:00Z">
          <w:pPr>
            <w:pStyle w:val="Ttulo5"/>
          </w:pPr>
        </w:pPrChange>
      </w:pPr>
      <w:ins w:id="1260" w:author="Jose Luis Anton Bueso" w:date="2019-03-22T12:26:00Z">
        <w:r>
          <w:t>Access URL</w:t>
        </w:r>
      </w:ins>
    </w:p>
    <w:p w14:paraId="38CAEB1D" w14:textId="49AD31CF" w:rsidR="00F30333" w:rsidRDefault="00F30333">
      <w:pPr>
        <w:pStyle w:val="Prrafodelista"/>
        <w:numPr>
          <w:ilvl w:val="1"/>
          <w:numId w:val="22"/>
        </w:numPr>
        <w:jc w:val="both"/>
        <w:rPr>
          <w:ins w:id="1261" w:author="Jose Luis Anton Bueso" w:date="2019-04-11T10:20:00Z"/>
        </w:rPr>
        <w:pPrChange w:id="1262" w:author="Jose Luis Anton Bueso" w:date="2019-03-21T17:36:00Z">
          <w:pPr>
            <w:pStyle w:val="Ttulo5"/>
          </w:pPr>
        </w:pPrChange>
      </w:pPr>
      <w:ins w:id="1263" w:author="Jose Luis Anton Bueso" w:date="2019-04-11T10:20:00Z">
        <w:r>
          <w:t>User info:</w:t>
        </w:r>
      </w:ins>
    </w:p>
    <w:p w14:paraId="145CAD77" w14:textId="60123F66" w:rsidR="00F30333" w:rsidRDefault="00F30333">
      <w:pPr>
        <w:pStyle w:val="Prrafodelista"/>
        <w:numPr>
          <w:ilvl w:val="2"/>
          <w:numId w:val="22"/>
        </w:numPr>
        <w:jc w:val="both"/>
        <w:rPr>
          <w:ins w:id="1264" w:author="Jose Luis Anton Bueso" w:date="2019-04-11T10:20:00Z"/>
        </w:rPr>
        <w:pPrChange w:id="1265" w:author="Jose Luis Anton Bueso" w:date="2019-04-11T10:20:00Z">
          <w:pPr>
            <w:pStyle w:val="Ttulo5"/>
          </w:pPr>
        </w:pPrChange>
      </w:pPr>
      <w:ins w:id="1266" w:author="Jose Luis Anton Bueso" w:date="2019-04-11T10:20:00Z">
        <w:r>
          <w:t>User Id</w:t>
        </w:r>
      </w:ins>
    </w:p>
    <w:p w14:paraId="37170512" w14:textId="06658329" w:rsidR="00F30333" w:rsidRDefault="00F30333">
      <w:pPr>
        <w:pStyle w:val="Prrafodelista"/>
        <w:numPr>
          <w:ilvl w:val="2"/>
          <w:numId w:val="22"/>
        </w:numPr>
        <w:jc w:val="both"/>
        <w:rPr>
          <w:ins w:id="1267" w:author="Jose Luis Anton Bueso" w:date="2019-03-21T17:37:00Z"/>
        </w:rPr>
        <w:pPrChange w:id="1268" w:author="Jose Luis Anton Bueso" w:date="2019-04-11T10:20:00Z">
          <w:pPr>
            <w:pStyle w:val="Ttulo5"/>
          </w:pPr>
        </w:pPrChange>
      </w:pPr>
      <w:ins w:id="1269" w:author="Jose Luis Anton Bueso" w:date="2019-04-11T10:20:00Z">
        <w:r>
          <w:t>Favourite Flag</w:t>
        </w:r>
      </w:ins>
    </w:p>
    <w:p w14:paraId="742B881F" w14:textId="77777777" w:rsidR="00142D22" w:rsidRDefault="00142D22" w:rsidP="00142D22">
      <w:pPr>
        <w:pStyle w:val="Prrafodelista"/>
        <w:numPr>
          <w:ilvl w:val="1"/>
          <w:numId w:val="22"/>
        </w:numPr>
        <w:jc w:val="both"/>
        <w:rPr>
          <w:ins w:id="1270" w:author="Jose Luis Anton Bueso" w:date="2019-03-21T17:37:00Z"/>
        </w:rPr>
      </w:pPr>
      <w:ins w:id="1271" w:author="Jose Luis Anton Bueso" w:date="2019-03-21T17:37:00Z">
        <w:r>
          <w:t xml:space="preserve">Crossover Filter: </w:t>
        </w:r>
      </w:ins>
    </w:p>
    <w:p w14:paraId="4512139C" w14:textId="77777777" w:rsidR="00142D22" w:rsidRDefault="00142D22" w:rsidP="00142D22">
      <w:pPr>
        <w:pStyle w:val="Prrafodelista"/>
        <w:numPr>
          <w:ilvl w:val="2"/>
          <w:numId w:val="22"/>
        </w:numPr>
        <w:jc w:val="both"/>
        <w:rPr>
          <w:ins w:id="1272" w:author="Jose Luis Anton Bueso" w:date="2019-03-21T17:37:00Z"/>
        </w:rPr>
      </w:pPr>
      <w:ins w:id="1273" w:author="Jose Luis Anton Bueso" w:date="2019-03-21T17:37:00Z">
        <w:r>
          <w:t>Dataflow data</w:t>
        </w:r>
      </w:ins>
    </w:p>
    <w:p w14:paraId="6187155F" w14:textId="77777777" w:rsidR="00142D22" w:rsidRDefault="00142D22" w:rsidP="00142D22">
      <w:pPr>
        <w:pStyle w:val="Prrafodelista"/>
        <w:numPr>
          <w:ilvl w:val="2"/>
          <w:numId w:val="22"/>
        </w:numPr>
        <w:jc w:val="both"/>
        <w:rPr>
          <w:ins w:id="1274" w:author="Jose Luis Anton Bueso" w:date="2019-03-21T17:37:00Z"/>
        </w:rPr>
      </w:pPr>
      <w:ins w:id="1275" w:author="Jose Luis Anton Bueso" w:date="2019-03-21T17:37:00Z">
        <w:r>
          <w:t>Dataset data</w:t>
        </w:r>
      </w:ins>
    </w:p>
    <w:p w14:paraId="164BC537" w14:textId="7FACF9F4" w:rsidR="00142D22" w:rsidRDefault="00142D22" w:rsidP="00142D22">
      <w:pPr>
        <w:pStyle w:val="Prrafodelista"/>
        <w:numPr>
          <w:ilvl w:val="2"/>
          <w:numId w:val="22"/>
        </w:numPr>
        <w:jc w:val="both"/>
        <w:rPr>
          <w:ins w:id="1276" w:author="Jose Luis Anton Bueso" w:date="2019-03-21T17:39:00Z"/>
        </w:rPr>
      </w:pPr>
      <w:proofErr w:type="spellStart"/>
      <w:ins w:id="1277" w:author="Jose Luis Anton Bueso" w:date="2019-03-21T17:37:00Z">
        <w:r>
          <w:t>Datacollection</w:t>
        </w:r>
        <w:proofErr w:type="spellEnd"/>
        <w:r>
          <w:t xml:space="preserve"> data</w:t>
        </w:r>
      </w:ins>
    </w:p>
    <w:p w14:paraId="29FE0818" w14:textId="157D5409" w:rsidR="00142D22" w:rsidRDefault="00142D22" w:rsidP="00142D22">
      <w:pPr>
        <w:pStyle w:val="Prrafodelista"/>
        <w:numPr>
          <w:ilvl w:val="2"/>
          <w:numId w:val="22"/>
        </w:numPr>
        <w:jc w:val="both"/>
        <w:rPr>
          <w:ins w:id="1278" w:author="Jose Luis Anton Bueso" w:date="2019-03-21T17:37:00Z"/>
        </w:rPr>
      </w:pPr>
      <w:ins w:id="1279" w:author="Jose Luis Anton Bueso" w:date="2019-03-21T17:39:00Z">
        <w:r>
          <w:t>Organization</w:t>
        </w:r>
      </w:ins>
    </w:p>
    <w:p w14:paraId="73D99170" w14:textId="77777777" w:rsidR="00142D22" w:rsidRDefault="00142D22" w:rsidP="00142D22">
      <w:pPr>
        <w:pStyle w:val="Prrafodelista"/>
        <w:numPr>
          <w:ilvl w:val="2"/>
          <w:numId w:val="22"/>
        </w:numPr>
        <w:jc w:val="both"/>
        <w:rPr>
          <w:ins w:id="1280" w:author="Jose Luis Anton Bueso" w:date="2019-03-21T17:37:00Z"/>
        </w:rPr>
      </w:pPr>
      <w:ins w:id="1281" w:author="Jose Luis Anton Bueso" w:date="2019-03-21T17:37:00Z">
        <w:r>
          <w:t>…</w:t>
        </w:r>
      </w:ins>
    </w:p>
    <w:p w14:paraId="6555E71C" w14:textId="77777777" w:rsidR="00142D22" w:rsidRDefault="00142D22">
      <w:pPr>
        <w:pStyle w:val="Prrafodelista"/>
        <w:numPr>
          <w:ilvl w:val="0"/>
          <w:numId w:val="22"/>
        </w:numPr>
        <w:jc w:val="both"/>
        <w:rPr>
          <w:ins w:id="1282" w:author="Jose Luis Anton Bueso" w:date="2019-03-21T17:37:00Z"/>
        </w:rPr>
        <w:pPrChange w:id="1283" w:author="Jose Luis Anton Bueso" w:date="2019-03-20T17:45:00Z">
          <w:pPr>
            <w:pStyle w:val="Ttulo5"/>
          </w:pPr>
        </w:pPrChange>
      </w:pPr>
      <w:ins w:id="1284" w:author="Jose Luis Anton Bueso" w:date="2019-03-21T17:37:00Z">
        <w:r>
          <w:t>Roles</w:t>
        </w:r>
      </w:ins>
    </w:p>
    <w:p w14:paraId="09354ABC" w14:textId="3130294B" w:rsidR="009276A1" w:rsidRDefault="00142D22">
      <w:pPr>
        <w:pStyle w:val="Prrafodelista"/>
        <w:numPr>
          <w:ilvl w:val="1"/>
          <w:numId w:val="22"/>
        </w:numPr>
        <w:jc w:val="both"/>
        <w:rPr>
          <w:ins w:id="1285" w:author="Jose Luis Anton Bueso" w:date="2019-03-21T17:37:00Z"/>
        </w:rPr>
        <w:pPrChange w:id="1286" w:author="Jose Luis Anton Bueso" w:date="2019-03-21T17:37:00Z">
          <w:pPr>
            <w:pStyle w:val="Ttulo5"/>
          </w:pPr>
        </w:pPrChange>
      </w:pPr>
      <w:ins w:id="1287" w:author="Jose Luis Anton Bueso" w:date="2019-03-21T17:37:00Z">
        <w:r>
          <w:t>Role name</w:t>
        </w:r>
      </w:ins>
    </w:p>
    <w:p w14:paraId="1FACFF62" w14:textId="4D2F1577" w:rsidR="00142D22" w:rsidRDefault="00142D22">
      <w:pPr>
        <w:pStyle w:val="Prrafodelista"/>
        <w:numPr>
          <w:ilvl w:val="0"/>
          <w:numId w:val="22"/>
        </w:numPr>
        <w:jc w:val="both"/>
        <w:rPr>
          <w:ins w:id="1288" w:author="Jose Luis Anton Bueso" w:date="2019-03-21T17:38:00Z"/>
        </w:rPr>
        <w:pPrChange w:id="1289" w:author="Jose Luis Anton Bueso" w:date="2019-03-21T17:37:00Z">
          <w:pPr>
            <w:pStyle w:val="Ttulo5"/>
          </w:pPr>
        </w:pPrChange>
      </w:pPr>
      <w:ins w:id="1290" w:author="Jose Luis Anton Bueso" w:date="2019-03-21T17:38:00Z">
        <w:r>
          <w:t>Registered user</w:t>
        </w:r>
      </w:ins>
    </w:p>
    <w:p w14:paraId="22575684" w14:textId="241CD682" w:rsidR="00142D22" w:rsidRDefault="00142D22">
      <w:pPr>
        <w:pStyle w:val="Prrafodelista"/>
        <w:numPr>
          <w:ilvl w:val="1"/>
          <w:numId w:val="22"/>
        </w:numPr>
        <w:jc w:val="both"/>
        <w:rPr>
          <w:ins w:id="1291" w:author="Jose Luis Anton Bueso" w:date="2019-03-21T17:38:00Z"/>
        </w:rPr>
        <w:pPrChange w:id="1292" w:author="Jose Luis Anton Bueso" w:date="2019-03-21T17:38:00Z">
          <w:pPr>
            <w:pStyle w:val="Ttulo5"/>
          </w:pPr>
        </w:pPrChange>
      </w:pPr>
      <w:ins w:id="1293" w:author="Jose Luis Anton Bueso" w:date="2019-03-21T17:38:00Z">
        <w:r>
          <w:t>Name</w:t>
        </w:r>
      </w:ins>
    </w:p>
    <w:p w14:paraId="015E1159" w14:textId="27FA6E27" w:rsidR="00142D22" w:rsidRDefault="00142D22">
      <w:pPr>
        <w:pStyle w:val="Prrafodelista"/>
        <w:numPr>
          <w:ilvl w:val="1"/>
          <w:numId w:val="22"/>
        </w:numPr>
        <w:jc w:val="both"/>
        <w:rPr>
          <w:ins w:id="1294" w:author="Jose Luis Anton Bueso" w:date="2019-03-21T17:38:00Z"/>
        </w:rPr>
        <w:pPrChange w:id="1295" w:author="Jose Luis Anton Bueso" w:date="2019-03-21T17:38:00Z">
          <w:pPr>
            <w:pStyle w:val="Ttulo5"/>
          </w:pPr>
        </w:pPrChange>
      </w:pPr>
      <w:ins w:id="1296" w:author="Jose Luis Anton Bueso" w:date="2019-03-21T17:38:00Z">
        <w:r>
          <w:t>Authorization</w:t>
        </w:r>
      </w:ins>
    </w:p>
    <w:p w14:paraId="4D608A7C" w14:textId="53EDB139" w:rsidR="00142D22" w:rsidRDefault="00142D22">
      <w:pPr>
        <w:pStyle w:val="Prrafodelista"/>
        <w:numPr>
          <w:ilvl w:val="1"/>
          <w:numId w:val="22"/>
        </w:numPr>
        <w:jc w:val="both"/>
        <w:rPr>
          <w:ins w:id="1297" w:author="Jose Luis Anton Bueso" w:date="2019-03-21T17:38:00Z"/>
        </w:rPr>
        <w:pPrChange w:id="1298" w:author="Jose Luis Anton Bueso" w:date="2019-03-21T17:38:00Z">
          <w:pPr>
            <w:pStyle w:val="Ttulo5"/>
          </w:pPr>
        </w:pPrChange>
      </w:pPr>
      <w:ins w:id="1299" w:author="Jose Luis Anton Bueso" w:date="2019-03-21T17:38:00Z">
        <w:r>
          <w:t xml:space="preserve">User </w:t>
        </w:r>
        <w:proofErr w:type="spellStart"/>
        <w:r>
          <w:t>Url</w:t>
        </w:r>
        <w:proofErr w:type="spellEnd"/>
      </w:ins>
    </w:p>
    <w:p w14:paraId="60B4B66B" w14:textId="2AC67DA9" w:rsidR="00142D22" w:rsidRDefault="00142D22">
      <w:pPr>
        <w:pStyle w:val="Prrafodelista"/>
        <w:numPr>
          <w:ilvl w:val="0"/>
          <w:numId w:val="22"/>
        </w:numPr>
        <w:jc w:val="both"/>
        <w:rPr>
          <w:ins w:id="1300" w:author="Jose Luis Anton Bueso" w:date="2019-03-21T17:39:00Z"/>
        </w:rPr>
        <w:pPrChange w:id="1301" w:author="Jose Luis Anton Bueso" w:date="2019-03-21T17:38:00Z">
          <w:pPr>
            <w:pStyle w:val="Ttulo5"/>
          </w:pPr>
        </w:pPrChange>
      </w:pPr>
      <w:ins w:id="1302" w:author="Jose Luis Anton Bueso" w:date="2019-03-21T17:38:00Z">
        <w:r>
          <w:t>Organization</w:t>
        </w:r>
      </w:ins>
      <w:ins w:id="1303" w:author="Jose Luis Anton Bueso" w:date="2019-03-21T17:39:00Z">
        <w:r>
          <w:t>:</w:t>
        </w:r>
      </w:ins>
    </w:p>
    <w:p w14:paraId="1BCF7B1D" w14:textId="54DAAD66" w:rsidR="00142D22" w:rsidRDefault="00142D22">
      <w:pPr>
        <w:pStyle w:val="Prrafodelista"/>
        <w:numPr>
          <w:ilvl w:val="1"/>
          <w:numId w:val="22"/>
        </w:numPr>
        <w:jc w:val="both"/>
        <w:rPr>
          <w:ins w:id="1304" w:author="Jose Luis Anton Bueso" w:date="2019-03-21T17:39:00Z"/>
        </w:rPr>
        <w:pPrChange w:id="1305" w:author="Jose Luis Anton Bueso" w:date="2019-03-21T17:39:00Z">
          <w:pPr>
            <w:pStyle w:val="Ttulo5"/>
          </w:pPr>
        </w:pPrChange>
      </w:pPr>
      <w:proofErr w:type="spellStart"/>
      <w:ins w:id="1306" w:author="Jose Luis Anton Bueso" w:date="2019-03-21T17:39:00Z">
        <w:r>
          <w:t>Organizaction</w:t>
        </w:r>
        <w:proofErr w:type="spellEnd"/>
        <w:r>
          <w:t xml:space="preserve"> Name</w:t>
        </w:r>
      </w:ins>
    </w:p>
    <w:p w14:paraId="643B1392" w14:textId="714C5D96" w:rsidR="00142D22" w:rsidRDefault="00142D22">
      <w:pPr>
        <w:pStyle w:val="Prrafodelista"/>
        <w:numPr>
          <w:ilvl w:val="0"/>
          <w:numId w:val="22"/>
        </w:numPr>
        <w:jc w:val="both"/>
        <w:rPr>
          <w:ins w:id="1307" w:author="Jose Luis Anton Bueso" w:date="2019-03-21T17:40:00Z"/>
        </w:rPr>
        <w:pPrChange w:id="1308" w:author="Jose Luis Anton Bueso" w:date="2019-03-21T17:39:00Z">
          <w:pPr>
            <w:pStyle w:val="Ttulo5"/>
          </w:pPr>
        </w:pPrChange>
      </w:pPr>
      <w:ins w:id="1309" w:author="Jose Luis Anton Bueso" w:date="2019-03-21T17:39:00Z">
        <w:r>
          <w:t>Entity Event</w:t>
        </w:r>
      </w:ins>
      <w:ins w:id="1310" w:author="Jose Luis Anton Bueso" w:date="2019-03-21T17:40:00Z">
        <w:r>
          <w:t>:</w:t>
        </w:r>
      </w:ins>
    </w:p>
    <w:p w14:paraId="10EC4202" w14:textId="43001A49" w:rsidR="00142D22" w:rsidRDefault="00142D22">
      <w:pPr>
        <w:pStyle w:val="Prrafodelista"/>
        <w:numPr>
          <w:ilvl w:val="1"/>
          <w:numId w:val="22"/>
        </w:numPr>
        <w:jc w:val="both"/>
        <w:rPr>
          <w:ins w:id="1311" w:author="Jose Luis Anton Bueso" w:date="2019-03-21T17:40:00Z"/>
        </w:rPr>
        <w:pPrChange w:id="1312" w:author="Jose Luis Anton Bueso" w:date="2019-03-21T17:40:00Z">
          <w:pPr>
            <w:pStyle w:val="Ttulo5"/>
          </w:pPr>
        </w:pPrChange>
      </w:pPr>
      <w:ins w:id="1313" w:author="Jose Luis Anton Bueso" w:date="2019-03-21T17:40:00Z">
        <w:r>
          <w:t>Entity Type</w:t>
        </w:r>
      </w:ins>
    </w:p>
    <w:p w14:paraId="75FD3A8F" w14:textId="2674AD2A" w:rsidR="00142D22" w:rsidRDefault="006E4DBE">
      <w:pPr>
        <w:pStyle w:val="Prrafodelista"/>
        <w:numPr>
          <w:ilvl w:val="1"/>
          <w:numId w:val="22"/>
        </w:numPr>
        <w:jc w:val="both"/>
        <w:rPr>
          <w:ins w:id="1314" w:author="Jose Luis Anton Bueso" w:date="2019-03-21T17:40:00Z"/>
        </w:rPr>
        <w:pPrChange w:id="1315" w:author="Jose Luis Anton Bueso" w:date="2019-03-21T17:40:00Z">
          <w:pPr>
            <w:pStyle w:val="Ttulo5"/>
          </w:pPr>
        </w:pPrChange>
      </w:pPr>
      <w:ins w:id="1316" w:author="Jose Luis Anton Bueso" w:date="2019-03-21T17:40:00Z">
        <w:r>
          <w:t>Event</w:t>
        </w:r>
        <w:r w:rsidR="00142D22">
          <w:t xml:space="preserve"> Type</w:t>
        </w:r>
      </w:ins>
    </w:p>
    <w:p w14:paraId="697A0D99" w14:textId="4DAE81E6" w:rsidR="00142D22" w:rsidRDefault="00142D22">
      <w:pPr>
        <w:pStyle w:val="Prrafodelista"/>
        <w:numPr>
          <w:ilvl w:val="1"/>
          <w:numId w:val="22"/>
        </w:numPr>
        <w:jc w:val="both"/>
        <w:rPr>
          <w:ins w:id="1317" w:author="Jose Luis Anton Bueso" w:date="2019-03-21T17:40:00Z"/>
        </w:rPr>
        <w:pPrChange w:id="1318" w:author="Jose Luis Anton Bueso" w:date="2019-03-21T17:40:00Z">
          <w:pPr>
            <w:pStyle w:val="Ttulo5"/>
          </w:pPr>
        </w:pPrChange>
      </w:pPr>
      <w:ins w:id="1319" w:author="Jose Luis Anton Bueso" w:date="2019-03-21T17:40:00Z">
        <w:r>
          <w:t>URL Entity</w:t>
        </w:r>
      </w:ins>
    </w:p>
    <w:p w14:paraId="3ABA39EF" w14:textId="10A105F0" w:rsidR="00142D22" w:rsidRDefault="00142D22">
      <w:pPr>
        <w:pStyle w:val="Prrafodelista"/>
        <w:numPr>
          <w:ilvl w:val="1"/>
          <w:numId w:val="22"/>
        </w:numPr>
        <w:jc w:val="both"/>
        <w:rPr>
          <w:ins w:id="1320" w:author="Jose Luis Anton Bueso" w:date="2019-03-21T17:40:00Z"/>
        </w:rPr>
        <w:pPrChange w:id="1321" w:author="Jose Luis Anton Bueso" w:date="2019-03-21T17:40:00Z">
          <w:pPr>
            <w:pStyle w:val="Ttulo5"/>
          </w:pPr>
        </w:pPrChange>
      </w:pPr>
      <w:ins w:id="1322" w:author="Jose Luis Anton Bueso" w:date="2019-03-21T17:40:00Z">
        <w:r>
          <w:t>Entity Name</w:t>
        </w:r>
      </w:ins>
    </w:p>
    <w:p w14:paraId="7599CD1B" w14:textId="529EB173" w:rsidR="00211849" w:rsidRDefault="00142D22">
      <w:pPr>
        <w:pStyle w:val="Prrafodelista"/>
        <w:numPr>
          <w:ilvl w:val="1"/>
          <w:numId w:val="22"/>
        </w:numPr>
        <w:jc w:val="both"/>
        <w:rPr>
          <w:lang w:eastAsia="en-IE"/>
        </w:rPr>
        <w:pPrChange w:id="1323" w:author="Jose Luis Anton Bueso" w:date="2019-03-21T17:40:00Z">
          <w:pPr>
            <w:jc w:val="both"/>
          </w:pPr>
        </w:pPrChange>
      </w:pPr>
      <w:ins w:id="1324" w:author="Jose Luis Anton Bueso" w:date="2019-03-21T17:40:00Z">
        <w:r>
          <w:t>Event Description.</w:t>
        </w:r>
        <w:r>
          <w:rPr>
            <w:lang w:eastAsia="en-IE"/>
          </w:rPr>
          <w:t xml:space="preserve"> </w:t>
        </w:r>
      </w:ins>
    </w:p>
    <w:p w14:paraId="7976342B" w14:textId="2AE5799F" w:rsidR="00FA15E2" w:rsidRDefault="00FA15E2" w:rsidP="00FA15E2">
      <w:pPr>
        <w:pStyle w:val="Ttulo4"/>
      </w:pPr>
      <w:commentRangeStart w:id="1325"/>
      <w:del w:id="1326" w:author="Jose Luis Anton Bueso" w:date="2019-03-20T08:41:00Z">
        <w:r w:rsidDel="00CA0898">
          <w:delText xml:space="preserve">Transversal </w:delText>
        </w:r>
      </w:del>
      <w:commentRangeEnd w:id="1325"/>
      <w:ins w:id="1327" w:author="Jose Luis Anton Bueso" w:date="2019-03-20T08:41:00Z">
        <w:r w:rsidR="00CA0898">
          <w:t xml:space="preserve">Cross Functional </w:t>
        </w:r>
      </w:ins>
      <w:r>
        <w:rPr>
          <w:rStyle w:val="Refdecomentario"/>
          <w:rFonts w:eastAsia="Times New Roman" w:cstheme="minorHAnsi"/>
          <w:iCs w:val="0"/>
          <w:color w:val="auto"/>
        </w:rPr>
        <w:commentReference w:id="1325"/>
      </w:r>
      <w:r>
        <w:t>Layer</w:t>
      </w:r>
    </w:p>
    <w:p w14:paraId="0D20B9AD" w14:textId="02714EC4" w:rsidR="005D7F83" w:rsidRDefault="005D7F83">
      <w:pPr>
        <w:ind w:left="1440"/>
        <w:jc w:val="center"/>
        <w:rPr>
          <w:moveTo w:id="1328" w:author="Jose Luis Anton Bueso" w:date="2019-03-20T13:32:00Z"/>
          <w:lang w:eastAsia="en-IE"/>
        </w:rPr>
        <w:pPrChange w:id="1329" w:author="Jose Luis Anton Bueso" w:date="2019-04-15T17:04:00Z">
          <w:pPr>
            <w:ind w:left="1440"/>
            <w:jc w:val="both"/>
          </w:pPr>
        </w:pPrChange>
      </w:pPr>
      <w:moveToRangeStart w:id="1330" w:author="Jose Luis Anton Bueso" w:date="2019-03-20T13:32:00Z" w:name="move3981169"/>
      <w:moveTo w:id="1331" w:author="Jose Luis Anton Bueso" w:date="2019-03-20T13:32:00Z">
        <w:del w:id="1332" w:author="Jose Luis Anton Bueso" w:date="2019-03-22T13:37:00Z">
          <w:r w:rsidDel="00FE4323">
            <w:rPr>
              <w:noProof/>
              <w:lang w:val="es-ES" w:eastAsia="es-ES"/>
            </w:rPr>
            <w:drawing>
              <wp:inline distT="0" distB="0" distL="0" distR="0" wp14:anchorId="3124EE77" wp14:editId="016E5AC0">
                <wp:extent cx="4107180" cy="3055620"/>
                <wp:effectExtent l="0" t="0" r="7620" b="0"/>
                <wp:docPr id="24" name="Picture 8" descr="Transversal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ransversalLay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7180" cy="3055620"/>
                        </a:xfrm>
                        <a:prstGeom prst="rect">
                          <a:avLst/>
                        </a:prstGeom>
                        <a:noFill/>
                        <a:ln>
                          <a:noFill/>
                        </a:ln>
                      </pic:spPr>
                    </pic:pic>
                  </a:graphicData>
                </a:graphic>
              </wp:inline>
            </w:drawing>
          </w:r>
        </w:del>
      </w:moveTo>
      <w:ins w:id="1333" w:author="Jose Luis Anton Bueso" w:date="2019-04-15T17:04:00Z">
        <w:r w:rsidR="00922095">
          <w:rPr>
            <w:lang w:eastAsia="en-IE"/>
          </w:rPr>
          <w:pict w14:anchorId="6B1B9D1F">
            <v:shape id="_x0000_i1026" type="#_x0000_t75" style="width:4in;height:231.65pt">
              <v:imagedata r:id="rId31" o:title="TransversalLayer"/>
            </v:shape>
          </w:pict>
        </w:r>
      </w:ins>
    </w:p>
    <w:p w14:paraId="3B7FCE95" w14:textId="77777777" w:rsidR="005D7F83" w:rsidRPr="009A3927" w:rsidRDefault="005D7F83" w:rsidP="005D7F83">
      <w:pPr>
        <w:jc w:val="center"/>
        <w:rPr>
          <w:moveTo w:id="1334" w:author="Jose Luis Anton Bueso" w:date="2019-03-20T13:32:00Z"/>
          <w:color w:val="4F81BD" w:themeColor="accent1"/>
          <w:lang w:eastAsia="en-IE"/>
        </w:rPr>
      </w:pPr>
      <w:moveTo w:id="1335" w:author="Jose Luis Anton Bueso" w:date="2019-03-20T13:32:00Z">
        <w:r w:rsidRPr="009A3927">
          <w:rPr>
            <w:color w:val="4F81BD" w:themeColor="accent1"/>
            <w:lang w:eastAsia="en-IE"/>
          </w:rPr>
          <w:t>Figure 5. Transversal Layer</w:t>
        </w:r>
      </w:moveTo>
    </w:p>
    <w:moveToRangeEnd w:id="1330"/>
    <w:p w14:paraId="3B87A186" w14:textId="77777777" w:rsidR="005D7F83" w:rsidRDefault="005D7F83" w:rsidP="00173786">
      <w:pPr>
        <w:spacing w:after="100" w:afterAutospacing="1" w:line="240" w:lineRule="auto"/>
        <w:ind w:right="108"/>
        <w:jc w:val="both"/>
        <w:rPr>
          <w:ins w:id="1336" w:author="Jose Luis Anton Bueso" w:date="2019-03-20T13:32:00Z"/>
          <w:lang w:eastAsia="en-IE"/>
        </w:rPr>
      </w:pPr>
    </w:p>
    <w:p w14:paraId="46BC53CD" w14:textId="17D75940" w:rsidR="00173786" w:rsidRDefault="00173786" w:rsidP="00173786">
      <w:pPr>
        <w:spacing w:after="100" w:afterAutospacing="1" w:line="240" w:lineRule="auto"/>
        <w:ind w:right="108"/>
        <w:jc w:val="both"/>
        <w:rPr>
          <w:lang w:eastAsia="en-IE"/>
        </w:rPr>
      </w:pPr>
      <w:r>
        <w:rPr>
          <w:lang w:eastAsia="en-IE"/>
        </w:rPr>
        <w:t xml:space="preserve">This layer will cover non business features such as Logging, Metrics gathering/aggregation, request </w:t>
      </w:r>
      <w:r>
        <w:rPr>
          <w:lang w:eastAsia="en-IE"/>
        </w:rPr>
        <w:lastRenderedPageBreak/>
        <w:t>traceability, … According to the functionalities they provide the components might be categorized as follows:</w:t>
      </w:r>
    </w:p>
    <w:p w14:paraId="711FB828" w14:textId="7C8EC4B2" w:rsidR="006A5036" w:rsidRDefault="006A5036" w:rsidP="00D453AE">
      <w:pPr>
        <w:pStyle w:val="Prrafodelista"/>
        <w:numPr>
          <w:ilvl w:val="0"/>
          <w:numId w:val="15"/>
        </w:numPr>
        <w:suppressAutoHyphens w:val="0"/>
        <w:spacing w:before="0" w:after="100" w:afterAutospacing="1" w:line="240" w:lineRule="auto"/>
        <w:ind w:right="108"/>
        <w:jc w:val="both"/>
        <w:rPr>
          <w:ins w:id="1337" w:author="Jose Luis Anton Bueso" w:date="2019-04-15T17:18:00Z"/>
          <w:lang w:eastAsia="en-IE"/>
        </w:rPr>
      </w:pPr>
      <w:ins w:id="1338" w:author="Jose Luis Anton Bueso" w:date="2019-04-15T16:51:00Z">
        <w:r>
          <w:rPr>
            <w:lang w:eastAsia="en-IE"/>
          </w:rPr>
          <w:t>Validation Rules: Drools</w:t>
        </w:r>
      </w:ins>
      <w:ins w:id="1339" w:author="Jose Luis Anton Bueso" w:date="2019-04-15T17:05:00Z">
        <w:r w:rsidR="0020503A">
          <w:rPr>
            <w:lang w:eastAsia="en-IE"/>
          </w:rPr>
          <w:t xml:space="preserve"> </w:t>
        </w:r>
        <w:r w:rsidR="0020503A" w:rsidRPr="0061233C">
          <w:rPr>
            <w:lang w:eastAsia="en-IE"/>
            <w:rPrChange w:id="1340" w:author="Jose Luis Anton Bueso" w:date="2019-04-15T17:05:00Z">
              <w:rPr>
                <w:rFonts w:ascii="Helvetica" w:hAnsi="Helvetica" w:cs="Helvetica"/>
                <w:color w:val="333333"/>
                <w:sz w:val="21"/>
                <w:szCs w:val="21"/>
                <w:shd w:val="clear" w:color="auto" w:fill="FFFFFF"/>
              </w:rPr>
            </w:rPrChange>
          </w:rPr>
          <w:t>is a Business Rules Management System (BRMS) solution. It provides a core Business Rules Engine (BRE), a web authoring and rules management application (Drools Workbench)</w:t>
        </w:r>
      </w:ins>
    </w:p>
    <w:p w14:paraId="47FFD0BA" w14:textId="77777777" w:rsidR="00F10672" w:rsidRDefault="00F10672">
      <w:pPr>
        <w:pStyle w:val="Prrafodelista"/>
        <w:suppressAutoHyphens w:val="0"/>
        <w:spacing w:before="0" w:after="100" w:afterAutospacing="1" w:line="240" w:lineRule="auto"/>
        <w:ind w:right="108"/>
        <w:jc w:val="both"/>
        <w:rPr>
          <w:ins w:id="1341" w:author="Jose Luis Anton Bueso" w:date="2019-04-15T16:51:00Z"/>
          <w:lang w:eastAsia="en-IE"/>
        </w:rPr>
        <w:pPrChange w:id="1342" w:author="Jose Luis Anton Bueso" w:date="2019-04-15T17:18:00Z">
          <w:pPr>
            <w:pStyle w:val="Prrafodelista"/>
            <w:numPr>
              <w:numId w:val="15"/>
            </w:numPr>
            <w:suppressAutoHyphens w:val="0"/>
            <w:spacing w:before="0" w:after="100" w:afterAutospacing="1" w:line="240" w:lineRule="auto"/>
            <w:ind w:right="108" w:hanging="360"/>
            <w:jc w:val="both"/>
          </w:pPr>
        </w:pPrChange>
      </w:pPr>
    </w:p>
    <w:p w14:paraId="41E7B4D1" w14:textId="3171ADA7" w:rsidR="00173786" w:rsidRDefault="00173786" w:rsidP="00D453AE">
      <w:pPr>
        <w:pStyle w:val="Prrafodelista"/>
        <w:numPr>
          <w:ilvl w:val="0"/>
          <w:numId w:val="15"/>
        </w:numPr>
        <w:suppressAutoHyphens w:val="0"/>
        <w:spacing w:before="0" w:after="100" w:afterAutospacing="1" w:line="240" w:lineRule="auto"/>
        <w:ind w:right="108"/>
        <w:jc w:val="both"/>
        <w:rPr>
          <w:lang w:eastAsia="en-IE"/>
        </w:rPr>
      </w:pPr>
      <w:r>
        <w:rPr>
          <w:lang w:eastAsia="en-IE"/>
        </w:rPr>
        <w:t xml:space="preserve">Logging: </w:t>
      </w:r>
    </w:p>
    <w:p w14:paraId="71108B7E" w14:textId="77777777" w:rsidR="00173786" w:rsidRDefault="00173786" w:rsidP="00D453AE">
      <w:pPr>
        <w:pStyle w:val="Prrafodelista"/>
        <w:numPr>
          <w:ilvl w:val="1"/>
          <w:numId w:val="13"/>
        </w:numPr>
        <w:suppressAutoHyphens w:val="0"/>
        <w:spacing w:before="0" w:after="100" w:afterAutospacing="1" w:line="240" w:lineRule="auto"/>
        <w:ind w:right="108"/>
        <w:jc w:val="both"/>
        <w:rPr>
          <w:lang w:eastAsia="en-IE"/>
        </w:rPr>
      </w:pPr>
      <w:proofErr w:type="spellStart"/>
      <w:r>
        <w:rPr>
          <w:lang w:eastAsia="en-IE"/>
        </w:rPr>
        <w:t>Graylog</w:t>
      </w:r>
      <w:proofErr w:type="spellEnd"/>
      <w:r>
        <w:rPr>
          <w:lang w:eastAsia="en-IE"/>
        </w:rPr>
        <w:t xml:space="preserve"> 2: Is an open source Log manager. It performs Log analysis, Log collection and Log viewer functions.</w:t>
      </w:r>
    </w:p>
    <w:p w14:paraId="22C44B40" w14:textId="77777777" w:rsidR="00173786" w:rsidRDefault="00173786" w:rsidP="00173786">
      <w:pPr>
        <w:pStyle w:val="Prrafodelista"/>
        <w:suppressAutoHyphens w:val="0"/>
        <w:spacing w:before="0" w:after="100" w:afterAutospacing="1" w:line="240" w:lineRule="auto"/>
        <w:ind w:left="1440" w:right="108"/>
        <w:jc w:val="both"/>
        <w:rPr>
          <w:lang w:eastAsia="en-IE"/>
        </w:rPr>
      </w:pPr>
    </w:p>
    <w:p w14:paraId="5F878E12" w14:textId="77777777" w:rsidR="00173786" w:rsidRPr="00DC5640" w:rsidRDefault="00173786" w:rsidP="00D453AE">
      <w:pPr>
        <w:pStyle w:val="Prrafodelista"/>
        <w:numPr>
          <w:ilvl w:val="0"/>
          <w:numId w:val="13"/>
        </w:numPr>
        <w:suppressAutoHyphens w:val="0"/>
        <w:spacing w:before="0" w:after="100" w:afterAutospacing="1" w:line="240" w:lineRule="auto"/>
        <w:ind w:right="108"/>
        <w:jc w:val="both"/>
        <w:rPr>
          <w:lang w:eastAsia="en-IE"/>
        </w:rPr>
      </w:pPr>
      <w:r>
        <w:rPr>
          <w:lang w:val="en-US" w:eastAsia="en-IE"/>
        </w:rPr>
        <w:t>Metrics Analysis:</w:t>
      </w:r>
    </w:p>
    <w:p w14:paraId="6E622EBD" w14:textId="77777777" w:rsidR="00173786" w:rsidRPr="00173786" w:rsidRDefault="00173786" w:rsidP="00D453AE">
      <w:pPr>
        <w:pStyle w:val="Prrafodelista"/>
        <w:numPr>
          <w:ilvl w:val="1"/>
          <w:numId w:val="13"/>
        </w:numPr>
        <w:suppressAutoHyphens w:val="0"/>
        <w:spacing w:before="0" w:after="100" w:afterAutospacing="1" w:line="240" w:lineRule="auto"/>
        <w:ind w:right="108"/>
        <w:jc w:val="both"/>
        <w:rPr>
          <w:lang w:eastAsia="en-IE"/>
        </w:rPr>
      </w:pPr>
      <w:proofErr w:type="spellStart"/>
      <w:r>
        <w:rPr>
          <w:lang w:val="en-US" w:eastAsia="en-IE"/>
        </w:rPr>
        <w:t>Jolokia</w:t>
      </w:r>
      <w:proofErr w:type="spellEnd"/>
      <w:r>
        <w:rPr>
          <w:lang w:val="en-US" w:eastAsia="en-IE"/>
        </w:rPr>
        <w:t xml:space="preserve"> JMX: </w:t>
      </w:r>
      <w:r>
        <w:rPr>
          <w:rFonts w:ascii="Verdana" w:hAnsi="Verdana"/>
          <w:color w:val="2A2828"/>
          <w:shd w:val="clear" w:color="auto" w:fill="FFFFFF"/>
        </w:rPr>
        <w:t> </w:t>
      </w:r>
      <w:r w:rsidRPr="009047FE">
        <w:rPr>
          <w:lang w:val="en-US" w:eastAsia="en-IE"/>
        </w:rPr>
        <w:t>is a JMX-HTTP bridge giving an alternative to JSR-160 connectors. It is an agent based approach with support for many platforms. In addition to basic JMX operations it enhances JMX remoting with unique features like bulk requests and fine grained security policies.</w:t>
      </w:r>
    </w:p>
    <w:p w14:paraId="47A7FF92" w14:textId="77777777" w:rsidR="00173786" w:rsidRPr="00A80CCF" w:rsidRDefault="00173786" w:rsidP="00173786">
      <w:pPr>
        <w:pStyle w:val="Prrafodelista"/>
        <w:suppressAutoHyphens w:val="0"/>
        <w:spacing w:before="0" w:after="100" w:afterAutospacing="1" w:line="240" w:lineRule="auto"/>
        <w:ind w:left="1440" w:right="108"/>
        <w:jc w:val="both"/>
        <w:rPr>
          <w:lang w:eastAsia="en-IE"/>
        </w:rPr>
      </w:pPr>
    </w:p>
    <w:p w14:paraId="083BEF5D" w14:textId="6CF5EC65" w:rsidR="00FE4323" w:rsidRDefault="00FE4323" w:rsidP="00D453AE">
      <w:pPr>
        <w:pStyle w:val="Prrafodelista"/>
        <w:numPr>
          <w:ilvl w:val="0"/>
          <w:numId w:val="13"/>
        </w:numPr>
        <w:suppressAutoHyphens w:val="0"/>
        <w:spacing w:before="0" w:after="100" w:afterAutospacing="1" w:line="240" w:lineRule="auto"/>
        <w:ind w:right="108"/>
        <w:jc w:val="both"/>
        <w:rPr>
          <w:ins w:id="1343" w:author="Jose Luis Anton Bueso" w:date="2019-03-22T13:38:00Z"/>
          <w:lang w:eastAsia="en-IE"/>
        </w:rPr>
      </w:pPr>
      <w:ins w:id="1344" w:author="Jose Luis Anton Bueso" w:date="2019-03-22T13:38:00Z">
        <w:r>
          <w:rPr>
            <w:lang w:eastAsia="en-IE"/>
          </w:rPr>
          <w:t>Monitoring:</w:t>
        </w:r>
      </w:ins>
    </w:p>
    <w:p w14:paraId="317ADC6C" w14:textId="4876A7C1" w:rsidR="00FE4323" w:rsidRPr="00FE4323" w:rsidRDefault="00FE4323">
      <w:pPr>
        <w:pStyle w:val="Prrafodelista"/>
        <w:numPr>
          <w:ilvl w:val="1"/>
          <w:numId w:val="13"/>
        </w:numPr>
        <w:suppressAutoHyphens w:val="0"/>
        <w:spacing w:before="0" w:after="100" w:afterAutospacing="1" w:line="240" w:lineRule="auto"/>
        <w:ind w:right="108"/>
        <w:jc w:val="both"/>
        <w:rPr>
          <w:ins w:id="1345" w:author="Jose Luis Anton Bueso" w:date="2019-03-22T13:38:00Z"/>
          <w:lang w:val="en-US" w:eastAsia="en-IE"/>
        </w:rPr>
        <w:pPrChange w:id="1346" w:author="Jose Luis Anton Bueso" w:date="2019-03-22T13:38:00Z">
          <w:pPr>
            <w:pStyle w:val="Prrafodelista"/>
            <w:numPr>
              <w:numId w:val="13"/>
            </w:numPr>
            <w:suppressAutoHyphens w:val="0"/>
            <w:spacing w:before="0" w:after="100" w:afterAutospacing="1" w:line="240" w:lineRule="auto"/>
            <w:ind w:right="108" w:hanging="360"/>
            <w:jc w:val="both"/>
          </w:pPr>
        </w:pPrChange>
      </w:pPr>
      <w:proofErr w:type="spellStart"/>
      <w:ins w:id="1347" w:author="Jose Luis Anton Bueso" w:date="2019-03-22T13:38:00Z">
        <w:r>
          <w:rPr>
            <w:lang w:eastAsia="en-IE"/>
          </w:rPr>
          <w:t>Check_MK</w:t>
        </w:r>
        <w:proofErr w:type="spellEnd"/>
        <w:r>
          <w:rPr>
            <w:lang w:eastAsia="en-IE"/>
          </w:rPr>
          <w:t xml:space="preserve">: </w:t>
        </w:r>
      </w:ins>
      <w:ins w:id="1348" w:author="Jose Luis Anton Bueso" w:date="2019-03-22T13:39:00Z">
        <w:r>
          <w:rPr>
            <w:lang w:eastAsia="en-IE"/>
          </w:rPr>
          <w:t>I</w:t>
        </w:r>
      </w:ins>
      <w:ins w:id="1349" w:author="Jose Luis Anton Bueso" w:date="2019-03-22T13:41:00Z">
        <w:r w:rsidR="00F97AC3">
          <w:rPr>
            <w:lang w:eastAsia="en-IE"/>
          </w:rPr>
          <w:t>t’</w:t>
        </w:r>
      </w:ins>
      <w:proofErr w:type="spellStart"/>
      <w:ins w:id="1350" w:author="Jose Luis Anton Bueso" w:date="2019-03-22T13:39:00Z">
        <w:r w:rsidRPr="00FE4323">
          <w:rPr>
            <w:lang w:val="en-US" w:eastAsia="en-IE"/>
            <w:rPrChange w:id="1351" w:author="Jose Luis Anton Bueso" w:date="2019-03-22T13:39:00Z">
              <w:rPr>
                <w:rFonts w:ascii="Realtime-light" w:hAnsi="Realtime-light"/>
                <w:color w:val="4B4B4B"/>
                <w:sz w:val="30"/>
                <w:szCs w:val="30"/>
                <w:shd w:val="clear" w:color="auto" w:fill="FFFFFF"/>
              </w:rPr>
            </w:rPrChange>
          </w:rPr>
          <w:t>s</w:t>
        </w:r>
        <w:proofErr w:type="spellEnd"/>
        <w:r w:rsidRPr="00FE4323">
          <w:rPr>
            <w:lang w:val="en-US" w:eastAsia="en-IE"/>
            <w:rPrChange w:id="1352" w:author="Jose Luis Anton Bueso" w:date="2019-03-22T13:39:00Z">
              <w:rPr>
                <w:rFonts w:ascii="Realtime-light" w:hAnsi="Realtime-light"/>
                <w:color w:val="4B4B4B"/>
                <w:sz w:val="30"/>
                <w:szCs w:val="30"/>
                <w:shd w:val="clear" w:color="auto" w:fill="FFFFFF"/>
              </w:rPr>
            </w:rPrChange>
          </w:rPr>
          <w:t xml:space="preserve"> a comprehensive Solution for IT Monitoring of applications, servers, and networks</w:t>
        </w:r>
        <w:r w:rsidR="00245B52">
          <w:rPr>
            <w:lang w:val="en-US" w:eastAsia="en-IE"/>
          </w:rPr>
          <w:t xml:space="preserve">. It’s a service that EEA already owns and it will be used for monitoring </w:t>
        </w:r>
        <w:proofErr w:type="spellStart"/>
        <w:r w:rsidR="00245B52">
          <w:rPr>
            <w:lang w:val="en-US" w:eastAsia="en-IE"/>
          </w:rPr>
          <w:t>Reportnet</w:t>
        </w:r>
        <w:proofErr w:type="spellEnd"/>
        <w:r w:rsidR="00245B52">
          <w:rPr>
            <w:lang w:val="en-US" w:eastAsia="en-IE"/>
          </w:rPr>
          <w:t xml:space="preserve"> 3.0</w:t>
        </w:r>
      </w:ins>
      <w:ins w:id="1353" w:author="Jose Luis Anton Bueso" w:date="2019-03-22T13:40:00Z">
        <w:r w:rsidR="00A00296">
          <w:rPr>
            <w:lang w:val="en-US" w:eastAsia="en-IE"/>
          </w:rPr>
          <w:t xml:space="preserve"> along with </w:t>
        </w:r>
        <w:proofErr w:type="spellStart"/>
        <w:r w:rsidR="00A00296">
          <w:rPr>
            <w:lang w:val="en-US" w:eastAsia="en-IE"/>
          </w:rPr>
          <w:t>Jolokia</w:t>
        </w:r>
        <w:proofErr w:type="spellEnd"/>
        <w:r w:rsidR="00A00296">
          <w:rPr>
            <w:lang w:val="en-US" w:eastAsia="en-IE"/>
          </w:rPr>
          <w:t xml:space="preserve"> JMX</w:t>
        </w:r>
      </w:ins>
    </w:p>
    <w:p w14:paraId="13046812" w14:textId="5F101D2B" w:rsidR="00173786" w:rsidRPr="00FE4323" w:rsidRDefault="00173786" w:rsidP="00D453AE">
      <w:pPr>
        <w:pStyle w:val="Prrafodelista"/>
        <w:numPr>
          <w:ilvl w:val="0"/>
          <w:numId w:val="13"/>
        </w:numPr>
        <w:suppressAutoHyphens w:val="0"/>
        <w:spacing w:before="0" w:after="100" w:afterAutospacing="1" w:line="240" w:lineRule="auto"/>
        <w:ind w:right="108"/>
        <w:jc w:val="both"/>
        <w:rPr>
          <w:lang w:val="en-US" w:eastAsia="en-IE"/>
          <w:rPrChange w:id="1354" w:author="Jose Luis Anton Bueso" w:date="2019-03-22T13:39:00Z">
            <w:rPr>
              <w:lang w:eastAsia="en-IE"/>
            </w:rPr>
          </w:rPrChange>
        </w:rPr>
      </w:pPr>
      <w:r>
        <w:rPr>
          <w:lang w:val="en-US" w:eastAsia="en-IE"/>
        </w:rPr>
        <w:t xml:space="preserve">Request </w:t>
      </w:r>
      <w:proofErr w:type="spellStart"/>
      <w:r>
        <w:rPr>
          <w:lang w:val="en-US" w:eastAsia="en-IE"/>
        </w:rPr>
        <w:t>Treceability</w:t>
      </w:r>
      <w:proofErr w:type="spellEnd"/>
      <w:r>
        <w:rPr>
          <w:lang w:val="en-US" w:eastAsia="en-IE"/>
        </w:rPr>
        <w:t>:</w:t>
      </w:r>
    </w:p>
    <w:p w14:paraId="2B1940D3" w14:textId="04E39E4F" w:rsidR="00173786" w:rsidRPr="00900CB1" w:rsidRDefault="00173786" w:rsidP="00D453AE">
      <w:pPr>
        <w:pStyle w:val="Prrafodelista"/>
        <w:numPr>
          <w:ilvl w:val="1"/>
          <w:numId w:val="13"/>
        </w:numPr>
        <w:suppressAutoHyphens w:val="0"/>
        <w:spacing w:before="0" w:after="100" w:afterAutospacing="1" w:line="240" w:lineRule="auto"/>
        <w:ind w:right="108"/>
        <w:jc w:val="both"/>
        <w:rPr>
          <w:ins w:id="1355" w:author="Jose Luis Anton Bueso" w:date="2019-04-03T12:15:00Z"/>
          <w:lang w:eastAsia="en-IE"/>
          <w:rPrChange w:id="1356" w:author="Jose Luis Anton Bueso" w:date="2019-04-03T12:15:00Z">
            <w:rPr>
              <w:ins w:id="1357" w:author="Jose Luis Anton Bueso" w:date="2019-04-03T12:15:00Z"/>
              <w:lang w:val="en-US" w:eastAsia="en-IE"/>
            </w:rPr>
          </w:rPrChange>
        </w:rPr>
      </w:pPr>
      <w:proofErr w:type="spellStart"/>
      <w:r>
        <w:rPr>
          <w:lang w:val="en-US" w:eastAsia="en-IE"/>
        </w:rPr>
        <w:t>Zipkin</w:t>
      </w:r>
      <w:proofErr w:type="spellEnd"/>
      <w:r>
        <w:rPr>
          <w:lang w:val="en-US" w:eastAsia="en-IE"/>
        </w:rPr>
        <w:t>: is a distributed tracing system</w:t>
      </w:r>
      <w:ins w:id="1358" w:author="Jose Luis Anton Bueso" w:date="2019-03-22T13:34:00Z">
        <w:r w:rsidR="00417F17">
          <w:rPr>
            <w:lang w:val="en-US" w:eastAsia="en-IE"/>
          </w:rPr>
          <w:t xml:space="preserve">. </w:t>
        </w:r>
        <w:r w:rsidR="00417F17">
          <w:rPr>
            <w:rFonts w:ascii="Helvetica" w:hAnsi="Helvetica"/>
            <w:color w:val="515151"/>
            <w:sz w:val="30"/>
            <w:szCs w:val="30"/>
            <w:shd w:val="clear" w:color="auto" w:fill="FFFFFF"/>
          </w:rPr>
          <w:t> </w:t>
        </w:r>
        <w:r w:rsidR="00417F17" w:rsidRPr="00417F17">
          <w:rPr>
            <w:lang w:val="en-US" w:eastAsia="en-IE"/>
            <w:rPrChange w:id="1359" w:author="Jose Luis Anton Bueso" w:date="2019-03-22T13:34:00Z">
              <w:rPr>
                <w:rFonts w:ascii="Helvetica" w:hAnsi="Helvetica"/>
                <w:color w:val="515151"/>
                <w:sz w:val="30"/>
                <w:szCs w:val="30"/>
                <w:shd w:val="clear" w:color="auto" w:fill="FFFFFF"/>
              </w:rPr>
            </w:rPrChange>
          </w:rPr>
          <w:t xml:space="preserve">It helps gather timing data needed to troubleshoot latency problems in microservice architectures. It manages both the collection and lookup of this data. </w:t>
        </w:r>
        <w:proofErr w:type="spellStart"/>
        <w:r w:rsidR="00417F17" w:rsidRPr="00417F17">
          <w:rPr>
            <w:lang w:val="en-US" w:eastAsia="en-IE"/>
            <w:rPrChange w:id="1360" w:author="Jose Luis Anton Bueso" w:date="2019-03-22T13:34:00Z">
              <w:rPr>
                <w:rFonts w:ascii="Helvetica" w:hAnsi="Helvetica"/>
                <w:color w:val="515151"/>
                <w:sz w:val="30"/>
                <w:szCs w:val="30"/>
                <w:shd w:val="clear" w:color="auto" w:fill="FFFFFF"/>
              </w:rPr>
            </w:rPrChange>
          </w:rPr>
          <w:t>Zipkin’s</w:t>
        </w:r>
        <w:proofErr w:type="spellEnd"/>
        <w:r w:rsidR="00417F17" w:rsidRPr="00417F17">
          <w:rPr>
            <w:lang w:val="en-US" w:eastAsia="en-IE"/>
            <w:rPrChange w:id="1361" w:author="Jose Luis Anton Bueso" w:date="2019-03-22T13:34:00Z">
              <w:rPr>
                <w:rFonts w:ascii="Helvetica" w:hAnsi="Helvetica"/>
                <w:color w:val="515151"/>
                <w:sz w:val="30"/>
                <w:szCs w:val="30"/>
                <w:shd w:val="clear" w:color="auto" w:fill="FFFFFF"/>
              </w:rPr>
            </w:rPrChange>
          </w:rPr>
          <w:t xml:space="preserve"> design is based on the </w:t>
        </w:r>
        <w:r w:rsidR="00417F17" w:rsidRPr="00417F17">
          <w:rPr>
            <w:lang w:val="en-US" w:eastAsia="en-IE"/>
            <w:rPrChange w:id="1362" w:author="Jose Luis Anton Bueso" w:date="2019-03-22T13:34:00Z">
              <w:rPr>
                <w:rStyle w:val="Hipervnculo"/>
                <w:rFonts w:ascii="Helvetica" w:hAnsi="Helvetica"/>
                <w:color w:val="6A9FB5"/>
                <w:sz w:val="30"/>
                <w:szCs w:val="30"/>
                <w:shd w:val="clear" w:color="auto" w:fill="FFFFFF"/>
              </w:rPr>
            </w:rPrChange>
          </w:rPr>
          <w:t>Google Dapper</w:t>
        </w:r>
        <w:r w:rsidR="00417F17">
          <w:rPr>
            <w:lang w:val="en-US" w:eastAsia="en-IE"/>
          </w:rPr>
          <w:t xml:space="preserve"> </w:t>
        </w:r>
        <w:r w:rsidR="00417F17" w:rsidRPr="00417F17">
          <w:rPr>
            <w:lang w:val="en-US" w:eastAsia="en-IE"/>
            <w:rPrChange w:id="1363" w:author="Jose Luis Anton Bueso" w:date="2019-03-22T13:34:00Z">
              <w:rPr>
                <w:rFonts w:ascii="Helvetica" w:hAnsi="Helvetica"/>
                <w:color w:val="515151"/>
                <w:sz w:val="30"/>
                <w:szCs w:val="30"/>
                <w:shd w:val="clear" w:color="auto" w:fill="FFFFFF"/>
              </w:rPr>
            </w:rPrChange>
          </w:rPr>
          <w:t>paper.</w:t>
        </w:r>
      </w:ins>
    </w:p>
    <w:p w14:paraId="2B3CFA24" w14:textId="32569C70" w:rsidR="00900CB1" w:rsidRPr="00900CB1" w:rsidRDefault="00900CB1">
      <w:pPr>
        <w:pStyle w:val="Prrafodelista"/>
        <w:numPr>
          <w:ilvl w:val="0"/>
          <w:numId w:val="13"/>
        </w:numPr>
        <w:suppressAutoHyphens w:val="0"/>
        <w:spacing w:before="0" w:after="100" w:afterAutospacing="1" w:line="240" w:lineRule="auto"/>
        <w:ind w:right="108"/>
        <w:jc w:val="both"/>
        <w:rPr>
          <w:ins w:id="1364" w:author="Jose Luis Anton Bueso" w:date="2019-04-03T12:15:00Z"/>
          <w:lang w:eastAsia="en-IE"/>
          <w:rPrChange w:id="1365" w:author="Jose Luis Anton Bueso" w:date="2019-04-03T12:15:00Z">
            <w:rPr>
              <w:ins w:id="1366" w:author="Jose Luis Anton Bueso" w:date="2019-04-03T12:15:00Z"/>
              <w:lang w:val="en-US" w:eastAsia="en-IE"/>
            </w:rPr>
          </w:rPrChange>
        </w:rPr>
        <w:pPrChange w:id="1367" w:author="Jose Luis Anton Bueso" w:date="2019-04-03T12:15:00Z">
          <w:pPr>
            <w:pStyle w:val="Prrafodelista"/>
            <w:numPr>
              <w:ilvl w:val="1"/>
              <w:numId w:val="13"/>
            </w:numPr>
            <w:suppressAutoHyphens w:val="0"/>
            <w:spacing w:before="0" w:after="100" w:afterAutospacing="1" w:line="240" w:lineRule="auto"/>
            <w:ind w:left="1440" w:right="108" w:hanging="360"/>
            <w:jc w:val="both"/>
          </w:pPr>
        </w:pPrChange>
      </w:pPr>
      <w:proofErr w:type="spellStart"/>
      <w:ins w:id="1368" w:author="Jose Luis Anton Bueso" w:date="2019-04-03T12:15:00Z">
        <w:r>
          <w:rPr>
            <w:lang w:val="en-US" w:eastAsia="en-IE"/>
          </w:rPr>
          <w:t>Redis</w:t>
        </w:r>
        <w:proofErr w:type="spellEnd"/>
        <w:r>
          <w:rPr>
            <w:lang w:val="en-US" w:eastAsia="en-IE"/>
          </w:rPr>
          <w:t>:</w:t>
        </w:r>
      </w:ins>
    </w:p>
    <w:p w14:paraId="3FBC393F" w14:textId="2CDC365D" w:rsidR="00900CB1" w:rsidRPr="00900CB1" w:rsidRDefault="00900CB1">
      <w:pPr>
        <w:pStyle w:val="Prrafodelista"/>
        <w:numPr>
          <w:ilvl w:val="1"/>
          <w:numId w:val="13"/>
        </w:numPr>
        <w:suppressAutoHyphens w:val="0"/>
        <w:spacing w:before="0" w:after="100" w:afterAutospacing="1" w:line="240" w:lineRule="auto"/>
        <w:ind w:right="108"/>
        <w:jc w:val="both"/>
        <w:rPr>
          <w:rFonts w:cstheme="minorHAnsi"/>
          <w:kern w:val="0"/>
          <w:lang w:eastAsia="en-IE"/>
          <w:rPrChange w:id="1369" w:author="Jose Luis Anton Bueso" w:date="2019-04-03T12:15:00Z">
            <w:rPr>
              <w:lang w:eastAsia="en-IE"/>
            </w:rPr>
          </w:rPrChange>
        </w:rPr>
      </w:pPr>
      <w:proofErr w:type="spellStart"/>
      <w:ins w:id="1370" w:author="Jose Luis Anton Bueso" w:date="2019-04-03T12:15:00Z">
        <w:r>
          <w:rPr>
            <w:rFonts w:cstheme="minorHAnsi"/>
            <w:kern w:val="0"/>
            <w:lang w:eastAsia="en-IE"/>
          </w:rPr>
          <w:t>Redis</w:t>
        </w:r>
        <w:proofErr w:type="spellEnd"/>
        <w:r>
          <w:rPr>
            <w:rFonts w:cstheme="minorHAnsi"/>
            <w:kern w:val="0"/>
            <w:lang w:eastAsia="en-IE"/>
          </w:rPr>
          <w:t xml:space="preserve"> </w:t>
        </w:r>
        <w:r w:rsidRPr="00900CB1">
          <w:rPr>
            <w:rFonts w:cstheme="minorHAnsi"/>
            <w:kern w:val="0"/>
            <w:lang w:eastAsia="en-IE"/>
            <w:rPrChange w:id="1371" w:author="Jose Luis Anton Bueso" w:date="2019-04-03T12:15:00Z">
              <w:rPr>
                <w:rFonts w:ascii="Helvetica" w:hAnsi="Helvetica" w:cs="Helvetica"/>
                <w:color w:val="333333"/>
                <w:sz w:val="30"/>
                <w:szCs w:val="30"/>
                <w:shd w:val="clear" w:color="auto" w:fill="FFFFFF"/>
              </w:rPr>
            </w:rPrChange>
          </w:rPr>
          <w:t xml:space="preserve">is an open source (BSD licensed), in-memory data structure store, used as a database, cache and message broker. It supports data structures such as strings, hashes, lists, sets, sorted sets with range queries, bitmaps, </w:t>
        </w:r>
        <w:proofErr w:type="spellStart"/>
        <w:r w:rsidRPr="00900CB1">
          <w:rPr>
            <w:rFonts w:cstheme="minorHAnsi"/>
            <w:kern w:val="0"/>
            <w:lang w:eastAsia="en-IE"/>
            <w:rPrChange w:id="1372" w:author="Jose Luis Anton Bueso" w:date="2019-04-03T12:15:00Z">
              <w:rPr>
                <w:rFonts w:ascii="Helvetica" w:hAnsi="Helvetica" w:cs="Helvetica"/>
                <w:color w:val="333333"/>
                <w:sz w:val="30"/>
                <w:szCs w:val="30"/>
                <w:shd w:val="clear" w:color="auto" w:fill="FFFFFF"/>
              </w:rPr>
            </w:rPrChange>
          </w:rPr>
          <w:t>hyperloglogs</w:t>
        </w:r>
        <w:proofErr w:type="spellEnd"/>
        <w:r w:rsidRPr="00900CB1">
          <w:rPr>
            <w:rFonts w:cstheme="minorHAnsi"/>
            <w:kern w:val="0"/>
            <w:lang w:eastAsia="en-IE"/>
            <w:rPrChange w:id="1373" w:author="Jose Luis Anton Bueso" w:date="2019-04-03T12:15:00Z">
              <w:rPr>
                <w:rFonts w:ascii="Helvetica" w:hAnsi="Helvetica" w:cs="Helvetica"/>
                <w:color w:val="333333"/>
                <w:sz w:val="30"/>
                <w:szCs w:val="30"/>
                <w:shd w:val="clear" w:color="auto" w:fill="FFFFFF"/>
              </w:rPr>
            </w:rPrChange>
          </w:rPr>
          <w:t>, geospatial indexes with radius queries and streams</w:t>
        </w:r>
      </w:ins>
    </w:p>
    <w:p w14:paraId="02D8A0AB" w14:textId="77777777" w:rsidR="00173786" w:rsidRPr="00A80CCF" w:rsidRDefault="00173786" w:rsidP="00173786">
      <w:pPr>
        <w:pStyle w:val="Prrafodelista"/>
        <w:suppressAutoHyphens w:val="0"/>
        <w:spacing w:before="0" w:after="100" w:afterAutospacing="1" w:line="240" w:lineRule="auto"/>
        <w:ind w:left="1440" w:right="108"/>
        <w:jc w:val="both"/>
        <w:rPr>
          <w:lang w:eastAsia="en-IE"/>
        </w:rPr>
      </w:pPr>
    </w:p>
    <w:p w14:paraId="4B987492" w14:textId="77777777" w:rsidR="00173786" w:rsidRPr="00A80CCF" w:rsidRDefault="00173786" w:rsidP="00D453AE">
      <w:pPr>
        <w:pStyle w:val="Prrafodelista"/>
        <w:numPr>
          <w:ilvl w:val="0"/>
          <w:numId w:val="13"/>
        </w:numPr>
        <w:suppressAutoHyphens w:val="0"/>
        <w:spacing w:before="0" w:after="100" w:afterAutospacing="1" w:line="240" w:lineRule="auto"/>
        <w:ind w:right="108"/>
        <w:jc w:val="both"/>
        <w:rPr>
          <w:lang w:eastAsia="en-IE"/>
        </w:rPr>
      </w:pPr>
      <w:r>
        <w:rPr>
          <w:lang w:val="en-US" w:eastAsia="en-IE"/>
        </w:rPr>
        <w:t>Event Bus:</w:t>
      </w:r>
    </w:p>
    <w:p w14:paraId="32BCE493" w14:textId="74023711" w:rsidR="00173786" w:rsidRPr="00717A1A" w:rsidRDefault="00173786" w:rsidP="00D453AE">
      <w:pPr>
        <w:pStyle w:val="Prrafodelista"/>
        <w:numPr>
          <w:ilvl w:val="1"/>
          <w:numId w:val="13"/>
        </w:numPr>
        <w:suppressAutoHyphens w:val="0"/>
        <w:spacing w:before="0" w:after="100" w:afterAutospacing="1" w:line="240" w:lineRule="auto"/>
        <w:ind w:right="108"/>
        <w:jc w:val="both"/>
        <w:rPr>
          <w:ins w:id="1374" w:author="Jose Luis Anton Bueso" w:date="2019-03-20T12:45:00Z"/>
          <w:lang w:eastAsia="en-IE"/>
          <w:rPrChange w:id="1375" w:author="Jose Luis Anton Bueso" w:date="2019-03-20T12:45:00Z">
            <w:rPr>
              <w:ins w:id="1376" w:author="Jose Luis Anton Bueso" w:date="2019-03-20T12:45:00Z"/>
              <w:lang w:val="en-US" w:eastAsia="en-IE"/>
            </w:rPr>
          </w:rPrChange>
        </w:rPr>
      </w:pPr>
      <w:r>
        <w:rPr>
          <w:lang w:val="en-US" w:eastAsia="en-IE"/>
        </w:rPr>
        <w:t xml:space="preserve">Apache Kafka: </w:t>
      </w:r>
      <w:r>
        <w:rPr>
          <w:rFonts w:cs="Arial"/>
          <w:color w:val="222222"/>
          <w:sz w:val="21"/>
          <w:szCs w:val="21"/>
          <w:shd w:val="clear" w:color="auto" w:fill="FFFFFF"/>
        </w:rPr>
        <w:t> </w:t>
      </w:r>
      <w:r w:rsidRPr="00A80CCF">
        <w:rPr>
          <w:lang w:val="en-US" w:eastAsia="en-IE"/>
        </w:rPr>
        <w:t>is an </w:t>
      </w:r>
      <w:hyperlink r:id="rId32" w:tooltip="Open-source software" w:history="1">
        <w:r w:rsidRPr="00A80CCF">
          <w:rPr>
            <w:lang w:val="en-US" w:eastAsia="en-IE"/>
          </w:rPr>
          <w:t>open-source</w:t>
        </w:r>
      </w:hyperlink>
      <w:r w:rsidRPr="00A80CCF">
        <w:rPr>
          <w:lang w:val="en-US" w:eastAsia="en-IE"/>
        </w:rPr>
        <w:t> </w:t>
      </w:r>
      <w:hyperlink r:id="rId33" w:tooltip="Stream processing" w:history="1">
        <w:r w:rsidRPr="00A80CCF">
          <w:rPr>
            <w:lang w:val="en-US" w:eastAsia="en-IE"/>
          </w:rPr>
          <w:t>stream-processing</w:t>
        </w:r>
      </w:hyperlink>
      <w:r w:rsidRPr="00A80CCF">
        <w:rPr>
          <w:lang w:val="en-US" w:eastAsia="en-IE"/>
        </w:rPr>
        <w:t> software platform</w:t>
      </w:r>
      <w:r>
        <w:rPr>
          <w:lang w:val="en-US" w:eastAsia="en-IE"/>
        </w:rPr>
        <w:t>. T</w:t>
      </w:r>
      <w:r w:rsidRPr="00A80CCF">
        <w:rPr>
          <w:lang w:val="en-US" w:eastAsia="en-IE"/>
        </w:rPr>
        <w:t>he project aims to provide a unified, high-throughput, low-latency platform for handling real-time data feeds</w:t>
      </w:r>
      <w:ins w:id="1377" w:author="Jose Luis Anton Bueso" w:date="2019-03-20T12:45:00Z">
        <w:r w:rsidR="00717A1A">
          <w:rPr>
            <w:lang w:val="en-US" w:eastAsia="en-IE"/>
          </w:rPr>
          <w:t>. In Kafka there are several items to be taken into account:</w:t>
        </w:r>
      </w:ins>
    </w:p>
    <w:p w14:paraId="142A8FD5" w14:textId="50FB5AA2" w:rsidR="00717A1A" w:rsidRPr="00717A1A" w:rsidRDefault="00717A1A">
      <w:pPr>
        <w:pStyle w:val="Prrafodelista"/>
        <w:numPr>
          <w:ilvl w:val="2"/>
          <w:numId w:val="13"/>
        </w:numPr>
        <w:suppressAutoHyphens w:val="0"/>
        <w:spacing w:before="0" w:after="100" w:afterAutospacing="1" w:line="240" w:lineRule="auto"/>
        <w:ind w:right="108"/>
        <w:jc w:val="both"/>
        <w:rPr>
          <w:ins w:id="1378" w:author="Jose Luis Anton Bueso" w:date="2019-03-20T12:46:00Z"/>
          <w:lang w:eastAsia="en-IE"/>
          <w:rPrChange w:id="1379" w:author="Jose Luis Anton Bueso" w:date="2019-03-20T12:46:00Z">
            <w:rPr>
              <w:ins w:id="1380" w:author="Jose Luis Anton Bueso" w:date="2019-03-20T12:46:00Z"/>
              <w:lang w:val="en-US"/>
            </w:rPr>
          </w:rPrChange>
        </w:rPr>
        <w:pPrChange w:id="1381" w:author="Jose Luis Anton Bueso" w:date="2019-03-20T12:45:00Z">
          <w:pPr>
            <w:pStyle w:val="Prrafodelista"/>
            <w:numPr>
              <w:ilvl w:val="1"/>
              <w:numId w:val="13"/>
            </w:numPr>
            <w:suppressAutoHyphens w:val="0"/>
            <w:spacing w:before="0" w:after="100" w:afterAutospacing="1" w:line="240" w:lineRule="auto"/>
            <w:ind w:left="1440" w:right="108" w:hanging="360"/>
            <w:jc w:val="both"/>
          </w:pPr>
        </w:pPrChange>
      </w:pPr>
      <w:ins w:id="1382" w:author="Jose Luis Anton Bueso" w:date="2019-03-20T12:45:00Z">
        <w:r>
          <w:rPr>
            <w:lang w:eastAsia="en-IE"/>
          </w:rPr>
          <w:t xml:space="preserve">Topic: </w:t>
        </w:r>
      </w:ins>
      <w:ins w:id="1383" w:author="Jose Luis Anton Bueso" w:date="2019-03-20T12:46:00Z">
        <w:r w:rsidRPr="004D0AAB">
          <w:rPr>
            <w:lang w:val="en-US"/>
          </w:rPr>
          <w:t>is a category or feed name to which messages are published</w:t>
        </w:r>
        <w:r>
          <w:rPr>
            <w:lang w:val="en-US"/>
          </w:rPr>
          <w:t>. Each topic contains several partitions.</w:t>
        </w:r>
      </w:ins>
    </w:p>
    <w:p w14:paraId="28D966D8" w14:textId="7EB96D7D" w:rsidR="00717A1A" w:rsidRPr="00717A1A" w:rsidRDefault="00717A1A">
      <w:pPr>
        <w:pStyle w:val="Prrafodelista"/>
        <w:numPr>
          <w:ilvl w:val="2"/>
          <w:numId w:val="13"/>
        </w:numPr>
        <w:suppressAutoHyphens w:val="0"/>
        <w:spacing w:before="0" w:after="100" w:afterAutospacing="1" w:line="240" w:lineRule="auto"/>
        <w:ind w:right="108"/>
        <w:jc w:val="both"/>
        <w:rPr>
          <w:ins w:id="1384" w:author="Jose Luis Anton Bueso" w:date="2019-03-20T12:49:00Z"/>
          <w:lang w:eastAsia="en-IE"/>
          <w:rPrChange w:id="1385" w:author="Jose Luis Anton Bueso" w:date="2019-03-20T12:49:00Z">
            <w:rPr>
              <w:ins w:id="1386" w:author="Jose Luis Anton Bueso" w:date="2019-03-20T12:49:00Z"/>
              <w:lang w:val="en-US"/>
            </w:rPr>
          </w:rPrChange>
        </w:rPr>
        <w:pPrChange w:id="1387" w:author="Jose Luis Anton Bueso" w:date="2019-03-20T12:45:00Z">
          <w:pPr>
            <w:pStyle w:val="Prrafodelista"/>
            <w:numPr>
              <w:ilvl w:val="1"/>
              <w:numId w:val="13"/>
            </w:numPr>
            <w:suppressAutoHyphens w:val="0"/>
            <w:spacing w:before="0" w:after="100" w:afterAutospacing="1" w:line="240" w:lineRule="auto"/>
            <w:ind w:left="1440" w:right="108" w:hanging="360"/>
            <w:jc w:val="both"/>
          </w:pPr>
        </w:pPrChange>
      </w:pPr>
      <w:ins w:id="1388" w:author="Jose Luis Anton Bueso" w:date="2019-03-20T12:46:00Z">
        <w:r>
          <w:rPr>
            <w:lang w:val="en-US"/>
          </w:rPr>
          <w:t>Partition:</w:t>
        </w:r>
      </w:ins>
      <w:ins w:id="1389" w:author="Jose Luis Anton Bueso" w:date="2019-03-20T12:47:00Z">
        <w:r>
          <w:rPr>
            <w:lang w:val="en-US"/>
          </w:rPr>
          <w:t xml:space="preserve"> </w:t>
        </w:r>
        <w:r w:rsidRPr="004D0AAB">
          <w:rPr>
            <w:lang w:val="en-US"/>
          </w:rPr>
          <w:t xml:space="preserve">is an ordered, immutable sequence of messages that is continually appended to, a.k.a. a </w:t>
        </w:r>
        <w:r w:rsidRPr="004D0AAB">
          <w:rPr>
            <w:i/>
            <w:lang w:val="en-US"/>
          </w:rPr>
          <w:t>commit log</w:t>
        </w:r>
        <w:r>
          <w:rPr>
            <w:i/>
            <w:lang w:val="en-US"/>
          </w:rPr>
          <w:t xml:space="preserve">. </w:t>
        </w:r>
        <w:r>
          <w:rPr>
            <w:lang w:val="en-US"/>
          </w:rPr>
          <w:t>Partitions are distributed among the different Kafka nodes in</w:t>
        </w:r>
      </w:ins>
      <w:ins w:id="1390" w:author="Jose Luis Anton Bueso" w:date="2019-03-20T12:48:00Z">
        <w:r>
          <w:rPr>
            <w:lang w:val="en-US"/>
          </w:rPr>
          <w:t xml:space="preserve"> the clusters.</w:t>
        </w:r>
      </w:ins>
    </w:p>
    <w:p w14:paraId="2AAA5630" w14:textId="3ECCA1BC" w:rsidR="00717A1A" w:rsidRPr="00717A1A" w:rsidRDefault="00717A1A">
      <w:pPr>
        <w:pStyle w:val="Prrafodelista"/>
        <w:numPr>
          <w:ilvl w:val="2"/>
          <w:numId w:val="13"/>
        </w:numPr>
        <w:suppressAutoHyphens w:val="0"/>
        <w:spacing w:before="0" w:after="100" w:afterAutospacing="1" w:line="240" w:lineRule="auto"/>
        <w:ind w:right="108"/>
        <w:jc w:val="both"/>
        <w:rPr>
          <w:ins w:id="1391" w:author="Jose Luis Anton Bueso" w:date="2019-03-20T12:49:00Z"/>
          <w:lang w:eastAsia="en-IE"/>
          <w:rPrChange w:id="1392" w:author="Jose Luis Anton Bueso" w:date="2019-03-20T12:49:00Z">
            <w:rPr>
              <w:ins w:id="1393" w:author="Jose Luis Anton Bueso" w:date="2019-03-20T12:49:00Z"/>
              <w:lang w:val="en-US"/>
            </w:rPr>
          </w:rPrChange>
        </w:rPr>
        <w:pPrChange w:id="1394" w:author="Jose Luis Anton Bueso" w:date="2019-03-20T12:45:00Z">
          <w:pPr>
            <w:pStyle w:val="Prrafodelista"/>
            <w:numPr>
              <w:ilvl w:val="1"/>
              <w:numId w:val="13"/>
            </w:numPr>
            <w:suppressAutoHyphens w:val="0"/>
            <w:spacing w:before="0" w:after="100" w:afterAutospacing="1" w:line="240" w:lineRule="auto"/>
            <w:ind w:left="1440" w:right="108" w:hanging="360"/>
            <w:jc w:val="both"/>
          </w:pPr>
        </w:pPrChange>
      </w:pPr>
      <w:ins w:id="1395" w:author="Jose Luis Anton Bueso" w:date="2019-03-20T12:49:00Z">
        <w:r>
          <w:rPr>
            <w:lang w:val="en-US"/>
          </w:rPr>
          <w:t>Messages: Contains the information to be transferred. They have an incremental id called Offset</w:t>
        </w:r>
      </w:ins>
    </w:p>
    <w:p w14:paraId="4B657F50" w14:textId="1004E796" w:rsidR="00717A1A" w:rsidRDefault="00717A1A">
      <w:pPr>
        <w:spacing w:after="100" w:afterAutospacing="1" w:line="240" w:lineRule="auto"/>
        <w:ind w:left="1800" w:right="108"/>
        <w:jc w:val="both"/>
        <w:rPr>
          <w:ins w:id="1396" w:author="Jose Luis Anton Bueso" w:date="2019-03-20T12:49:00Z"/>
          <w:lang w:eastAsia="en-IE"/>
        </w:rPr>
        <w:pPrChange w:id="1397" w:author="Jose Luis Anton Bueso" w:date="2019-03-20T12:49:00Z">
          <w:pPr>
            <w:pStyle w:val="Prrafodelista"/>
            <w:numPr>
              <w:ilvl w:val="1"/>
              <w:numId w:val="13"/>
            </w:numPr>
            <w:suppressAutoHyphens w:val="0"/>
            <w:spacing w:before="0" w:after="100" w:afterAutospacing="1" w:line="240" w:lineRule="auto"/>
            <w:ind w:left="1440" w:right="108" w:hanging="360"/>
            <w:jc w:val="both"/>
          </w:pPr>
        </w:pPrChange>
      </w:pPr>
      <w:ins w:id="1398" w:author="Jose Luis Anton Bueso" w:date="2019-03-20T12:49:00Z">
        <w:r>
          <w:rPr>
            <w:lang w:eastAsia="en-IE"/>
          </w:rPr>
          <w:t>Based on this, this is the common structure of a Topic:</w:t>
        </w:r>
      </w:ins>
    </w:p>
    <w:p w14:paraId="2735167F" w14:textId="751567DE" w:rsidR="00717A1A" w:rsidRDefault="00717A1A">
      <w:pPr>
        <w:spacing w:after="100" w:afterAutospacing="1" w:line="240" w:lineRule="auto"/>
        <w:ind w:left="1800" w:right="108"/>
        <w:jc w:val="both"/>
        <w:rPr>
          <w:ins w:id="1399" w:author="Jose Luis Anton Bueso" w:date="2019-03-20T12:50:00Z"/>
          <w:lang w:eastAsia="en-IE"/>
        </w:rPr>
        <w:pPrChange w:id="1400" w:author="Jose Luis Anton Bueso" w:date="2019-03-20T12:49:00Z">
          <w:pPr>
            <w:pStyle w:val="Prrafodelista"/>
            <w:numPr>
              <w:ilvl w:val="1"/>
              <w:numId w:val="13"/>
            </w:numPr>
            <w:suppressAutoHyphens w:val="0"/>
            <w:spacing w:before="0" w:after="100" w:afterAutospacing="1" w:line="240" w:lineRule="auto"/>
            <w:ind w:left="1440" w:right="108" w:hanging="360"/>
            <w:jc w:val="both"/>
          </w:pPr>
        </w:pPrChange>
      </w:pPr>
      <w:ins w:id="1401" w:author="Jose Luis Anton Bueso" w:date="2019-03-20T12:50:00Z">
        <w:r w:rsidRPr="004D0AAB">
          <w:rPr>
            <w:noProof/>
            <w:lang w:val="es-ES" w:eastAsia="es-ES"/>
          </w:rPr>
          <w:lastRenderedPageBreak/>
          <w:drawing>
            <wp:inline distT="0" distB="0" distL="0" distR="0" wp14:anchorId="649F83E7" wp14:editId="569413B4">
              <wp:extent cx="4873925" cy="2731522"/>
              <wp:effectExtent l="0" t="0" r="3175" b="0"/>
              <wp:docPr id="17" name="Picture 3" descr="http://cdn.infoq.com/statics_s1_20160301-0105u1/resource/articles/apache-kafka/en/resources/3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cdn.infoq.com/statics_s1_20160301-0105u1/resource/articles/apache-kafka/en/resources/3Fig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80477" cy="2735194"/>
                      </a:xfrm>
                      <a:prstGeom prst="rect">
                        <a:avLst/>
                      </a:prstGeom>
                      <a:noFill/>
                      <a:ln>
                        <a:noFill/>
                      </a:ln>
                    </pic:spPr>
                  </pic:pic>
                </a:graphicData>
              </a:graphic>
            </wp:inline>
          </w:drawing>
        </w:r>
      </w:ins>
    </w:p>
    <w:p w14:paraId="513EAF67" w14:textId="3E46C178" w:rsidR="00717A1A" w:rsidDel="00F17CC4" w:rsidRDefault="00F17CC4">
      <w:pPr>
        <w:jc w:val="both"/>
        <w:rPr>
          <w:del w:id="1402" w:author="Jose Luis Anton Bueso" w:date="2019-03-20T12:50:00Z"/>
          <w:i/>
          <w:lang w:val="en-US"/>
        </w:rPr>
        <w:pPrChange w:id="1403" w:author="Jose Luis Anton Bueso" w:date="2019-03-20T12:52:00Z">
          <w:pPr>
            <w:jc w:val="center"/>
          </w:pPr>
        </w:pPrChange>
      </w:pPr>
      <w:ins w:id="1404" w:author="Jose Luis Anton Bueso" w:date="2019-03-20T12:50:00Z">
        <w:r w:rsidRPr="004D0AAB">
          <w:rPr>
            <w:lang w:val="en-US"/>
          </w:rPr>
          <w:t xml:space="preserve">Messaging traditionally has two models: </w:t>
        </w:r>
        <w:r w:rsidRPr="004D0AAB">
          <w:rPr>
            <w:i/>
            <w:lang w:val="en-US"/>
          </w:rPr>
          <w:t>queuing</w:t>
        </w:r>
        <w:r w:rsidRPr="004D0AAB">
          <w:rPr>
            <w:lang w:val="en-US"/>
          </w:rPr>
          <w:t xml:space="preserve"> and </w:t>
        </w:r>
        <w:r w:rsidRPr="004D0AAB">
          <w:rPr>
            <w:i/>
            <w:lang w:val="en-US"/>
          </w:rPr>
          <w:t>publish-subscribe</w:t>
        </w:r>
        <w:r w:rsidRPr="004D0AAB">
          <w:rPr>
            <w:lang w:val="en-US"/>
          </w:rPr>
          <w:t xml:space="preserve">. In a queue, a pool of consumers may read from a server and each message goes to one of them; in publish-subscribe mode, the message is broadcast to all consumers. Kafka offers a single consumer abstraction that generalizes the best of both worlds: the </w:t>
        </w:r>
        <w:r w:rsidRPr="004D0AAB">
          <w:rPr>
            <w:i/>
            <w:lang w:val="en-US"/>
          </w:rPr>
          <w:t>consumer group</w:t>
        </w:r>
      </w:ins>
    </w:p>
    <w:p w14:paraId="203E2F72" w14:textId="77777777" w:rsidR="001032D6" w:rsidRDefault="001032D6">
      <w:pPr>
        <w:pStyle w:val="OHIMTEXT"/>
        <w:spacing w:after="240"/>
        <w:rPr>
          <w:ins w:id="1405" w:author="Jose Luis Anton Bueso" w:date="2019-03-22T13:13:00Z"/>
          <w:lang w:val="en-US"/>
        </w:rPr>
      </w:pPr>
    </w:p>
    <w:p w14:paraId="045F8AB0" w14:textId="1D13EB7F" w:rsidR="00F17CC4" w:rsidRPr="004D0AAB" w:rsidRDefault="00F17CC4">
      <w:pPr>
        <w:pStyle w:val="OHIMTEXT"/>
        <w:spacing w:after="240"/>
        <w:rPr>
          <w:ins w:id="1406" w:author="Jose Luis Anton Bueso" w:date="2019-03-20T12:51:00Z"/>
          <w:lang w:val="en-US"/>
        </w:rPr>
      </w:pPr>
      <w:ins w:id="1407" w:author="Jose Luis Anton Bueso" w:date="2019-03-20T12:51:00Z">
        <w:r w:rsidRPr="004D0AAB">
          <w:rPr>
            <w:lang w:val="en-US"/>
          </w:rPr>
          <w:t xml:space="preserve">Consumers label themselves with a </w:t>
        </w:r>
        <w:r w:rsidRPr="00736AE9">
          <w:rPr>
            <w:i/>
            <w:lang w:val="en-US"/>
          </w:rPr>
          <w:t>consumer group</w:t>
        </w:r>
        <w:r w:rsidRPr="004D0AAB">
          <w:rPr>
            <w:lang w:val="en-US"/>
          </w:rPr>
          <w:t xml:space="preserve"> name, and each message published to a topic is delivered to one consumer instance within each subscribing consumer group. Consumer instances can be in separate processes or on separate machines. Then:</w:t>
        </w:r>
      </w:ins>
    </w:p>
    <w:p w14:paraId="60582261" w14:textId="77777777" w:rsidR="00F17CC4" w:rsidRPr="004D0AAB" w:rsidRDefault="00F17CC4" w:rsidP="00F17CC4">
      <w:pPr>
        <w:pStyle w:val="OHIMTEXT"/>
        <w:numPr>
          <w:ilvl w:val="0"/>
          <w:numId w:val="20"/>
        </w:numPr>
        <w:spacing w:before="240"/>
        <w:rPr>
          <w:ins w:id="1408" w:author="Jose Luis Anton Bueso" w:date="2019-03-20T12:51:00Z"/>
          <w:lang w:val="en-US"/>
        </w:rPr>
      </w:pPr>
      <w:ins w:id="1409" w:author="Jose Luis Anton Bueso" w:date="2019-03-20T12:51:00Z">
        <w:r w:rsidRPr="004D0AAB">
          <w:rPr>
            <w:lang w:val="en-US"/>
          </w:rPr>
          <w:t xml:space="preserve">If all the consumer instances have the same consumer group, then this works just like a traditional queue balancing load over the consumers. </w:t>
        </w:r>
      </w:ins>
    </w:p>
    <w:p w14:paraId="302BD608" w14:textId="77777777" w:rsidR="00F17CC4" w:rsidRPr="004D0AAB" w:rsidRDefault="00F17CC4" w:rsidP="00F17CC4">
      <w:pPr>
        <w:pStyle w:val="OHIMTEXT"/>
        <w:numPr>
          <w:ilvl w:val="0"/>
          <w:numId w:val="20"/>
        </w:numPr>
        <w:spacing w:before="240"/>
        <w:rPr>
          <w:ins w:id="1410" w:author="Jose Luis Anton Bueso" w:date="2019-03-20T12:51:00Z"/>
          <w:lang w:val="en-US"/>
        </w:rPr>
      </w:pPr>
      <w:ins w:id="1411" w:author="Jose Luis Anton Bueso" w:date="2019-03-20T12:51:00Z">
        <w:r w:rsidRPr="004D0AAB">
          <w:rPr>
            <w:lang w:val="en-US"/>
          </w:rPr>
          <w:t>If all the consumer instances have different consumer groups, then this works like publish-subscribe topic and all messages are broadcast to all consumers.</w:t>
        </w:r>
      </w:ins>
    </w:p>
    <w:p w14:paraId="1CBEAEE0" w14:textId="06F99B97" w:rsidR="00F17CC4" w:rsidRDefault="00F17CC4" w:rsidP="00F17CC4">
      <w:pPr>
        <w:pStyle w:val="OHIMTEXT"/>
        <w:spacing w:before="240" w:after="240"/>
        <w:rPr>
          <w:ins w:id="1412" w:author="Jose Luis Anton Bueso" w:date="2019-03-20T12:52:00Z"/>
          <w:lang w:val="en-US"/>
        </w:rPr>
      </w:pPr>
      <w:ins w:id="1413" w:author="Jose Luis Anton Bueso" w:date="2019-03-20T12:51:00Z">
        <w:r w:rsidRPr="004D0AAB">
          <w:rPr>
            <w:lang w:val="en-US"/>
          </w:rPr>
          <w:t>Kafka has stronger ordering guarantees than traditional messaging systems as well, even in the presence of heavy parallel consumption. This can be achieved by having a notion of parallelism as partitions within the topics where each partition is consumed by exactly one consumer in the group. As such, Kafka provides a total order over messages within a partition, not between different partitions in a topic.</w:t>
        </w:r>
      </w:ins>
    </w:p>
    <w:p w14:paraId="30D2AAD3" w14:textId="763952C8" w:rsidR="003A2AB7" w:rsidRPr="004D0AAB" w:rsidRDefault="003A2AB7">
      <w:pPr>
        <w:pStyle w:val="OHIMTEXT"/>
        <w:spacing w:before="240" w:after="240"/>
        <w:jc w:val="center"/>
        <w:rPr>
          <w:ins w:id="1414" w:author="Jose Luis Anton Bueso" w:date="2019-03-20T12:51:00Z"/>
          <w:lang w:val="en-US"/>
        </w:rPr>
        <w:pPrChange w:id="1415" w:author="Jose Luis Anton Bueso" w:date="2019-03-20T12:52:00Z">
          <w:pPr>
            <w:pStyle w:val="OHIMTEXT"/>
            <w:spacing w:before="240" w:after="240"/>
          </w:pPr>
        </w:pPrChange>
      </w:pPr>
      <w:ins w:id="1416" w:author="Jose Luis Anton Bueso" w:date="2019-03-20T12:52:00Z">
        <w:r w:rsidRPr="004D0AAB">
          <w:rPr>
            <w:noProof/>
            <w:lang w:val="es-ES" w:eastAsia="es-ES"/>
          </w:rPr>
          <w:drawing>
            <wp:inline distT="0" distB="0" distL="0" distR="0" wp14:anchorId="1029CBDA" wp14:editId="2E7E3427">
              <wp:extent cx="4511675" cy="2398395"/>
              <wp:effectExtent l="0" t="0" r="3175" b="1905"/>
              <wp:docPr id="19" name="Picture 5" descr="http://kafka.apache.org/images/consumer-gro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kafka.apache.org/images/consumer-groups.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11675" cy="2398395"/>
                      </a:xfrm>
                      <a:prstGeom prst="rect">
                        <a:avLst/>
                      </a:prstGeom>
                      <a:noFill/>
                      <a:ln>
                        <a:noFill/>
                      </a:ln>
                    </pic:spPr>
                  </pic:pic>
                </a:graphicData>
              </a:graphic>
            </wp:inline>
          </w:drawing>
        </w:r>
      </w:ins>
    </w:p>
    <w:p w14:paraId="79C189AA" w14:textId="77777777" w:rsidR="00464298" w:rsidRDefault="00464298" w:rsidP="00464298">
      <w:pPr>
        <w:jc w:val="both"/>
        <w:rPr>
          <w:ins w:id="1417" w:author="Jose Luis Anton Bueso" w:date="2019-03-20T13:11:00Z"/>
          <w:lang w:val="en-US"/>
        </w:rPr>
      </w:pPr>
      <w:ins w:id="1418" w:author="Jose Luis Anton Bueso" w:date="2019-03-20T13:06:00Z">
        <w:r>
          <w:rPr>
            <w:lang w:val="en-US" w:eastAsia="en-IE"/>
          </w:rPr>
          <w:t xml:space="preserve">Given that </w:t>
        </w:r>
        <w:proofErr w:type="spellStart"/>
        <w:r>
          <w:rPr>
            <w:lang w:val="en-US" w:eastAsia="en-IE"/>
          </w:rPr>
          <w:t>Reportnet</w:t>
        </w:r>
        <w:proofErr w:type="spellEnd"/>
        <w:r>
          <w:rPr>
            <w:lang w:val="en-US" w:eastAsia="en-IE"/>
          </w:rPr>
          <w:t xml:space="preserve"> 3.0 is based on an Event Oriented Architecture, Kafka will play a main role in the </w:t>
        </w:r>
        <w:r>
          <w:rPr>
            <w:lang w:val="en-US" w:eastAsia="en-IE"/>
          </w:rPr>
          <w:lastRenderedPageBreak/>
          <w:t xml:space="preserve">system communications. </w:t>
        </w:r>
      </w:ins>
      <w:ins w:id="1419" w:author="Jose Luis Anton Bueso" w:date="2019-03-20T13:09:00Z">
        <w:r>
          <w:rPr>
            <w:lang w:val="en-US" w:eastAsia="en-IE"/>
          </w:rPr>
          <w:t>Due to this, several brokers will be necessary to</w:t>
        </w:r>
      </w:ins>
      <w:ins w:id="1420" w:author="Jose Luis Anton Bueso" w:date="2019-03-20T13:10:00Z">
        <w:r>
          <w:rPr>
            <w:lang w:val="en-US" w:eastAsia="en-IE"/>
          </w:rPr>
          <w:t xml:space="preserve"> implement fault tolerance and resilience. Apache </w:t>
        </w:r>
        <w:proofErr w:type="spellStart"/>
        <w:r>
          <w:rPr>
            <w:lang w:val="en-US" w:eastAsia="en-IE"/>
          </w:rPr>
          <w:t>Zookeper</w:t>
        </w:r>
        <w:proofErr w:type="spellEnd"/>
        <w:r>
          <w:rPr>
            <w:lang w:val="en-US" w:eastAsia="en-IE"/>
          </w:rPr>
          <w:t xml:space="preserve"> will be used to achieve this.</w:t>
        </w:r>
      </w:ins>
      <w:ins w:id="1421" w:author="Jose Luis Anton Bueso" w:date="2019-03-20T13:11:00Z">
        <w:r>
          <w:rPr>
            <w:lang w:val="en-US" w:eastAsia="en-IE"/>
          </w:rPr>
          <w:t xml:space="preserve"> </w:t>
        </w:r>
        <w:r w:rsidRPr="004D0AAB">
          <w:rPr>
            <w:lang w:val="en-US"/>
          </w:rPr>
          <w:t xml:space="preserve">Zookeeper is a distributed, hierarchical file system that facilitates loose coupling between clients and provides an eventually consistent view of its </w:t>
        </w:r>
        <w:proofErr w:type="spellStart"/>
        <w:r w:rsidRPr="004D0AAB">
          <w:rPr>
            <w:i/>
            <w:lang w:val="en-US"/>
          </w:rPr>
          <w:t>znodes</w:t>
        </w:r>
        <w:proofErr w:type="spellEnd"/>
        <w:r w:rsidRPr="004D0AAB">
          <w:rPr>
            <w:lang w:val="en-US"/>
          </w:rPr>
          <w:t xml:space="preserve">, which are like files and directories in a traditional file system. It provides basic operations such as creating, deleting, and checking existence of </w:t>
        </w:r>
        <w:proofErr w:type="spellStart"/>
        <w:r w:rsidRPr="004D0AAB">
          <w:rPr>
            <w:lang w:val="en-US"/>
          </w:rPr>
          <w:t>znodes</w:t>
        </w:r>
        <w:proofErr w:type="spellEnd"/>
        <w:r w:rsidRPr="004D0AAB">
          <w:rPr>
            <w:lang w:val="en-US"/>
          </w:rPr>
          <w:t xml:space="preserve">. It provides an event-driven model in which clients can watch for changes to specific </w:t>
        </w:r>
        <w:proofErr w:type="spellStart"/>
        <w:r w:rsidRPr="004D0AAB">
          <w:rPr>
            <w:lang w:val="en-US"/>
          </w:rPr>
          <w:t>znodes</w:t>
        </w:r>
        <w:proofErr w:type="spellEnd"/>
        <w:r w:rsidRPr="004D0AAB">
          <w:rPr>
            <w:lang w:val="en-US"/>
          </w:rPr>
          <w:t>, for example</w:t>
        </w:r>
        <w:r>
          <w:rPr>
            <w:lang w:val="en-US"/>
          </w:rPr>
          <w:t>,</w:t>
        </w:r>
        <w:r w:rsidRPr="004D0AAB">
          <w:rPr>
            <w:lang w:val="en-US"/>
          </w:rPr>
          <w:t xml:space="preserve"> if a new child is added to an existing </w:t>
        </w:r>
        <w:proofErr w:type="spellStart"/>
        <w:r w:rsidRPr="004D0AAB">
          <w:rPr>
            <w:lang w:val="en-US"/>
          </w:rPr>
          <w:t>znode</w:t>
        </w:r>
        <w:proofErr w:type="spellEnd"/>
        <w:r w:rsidRPr="004D0AAB">
          <w:rPr>
            <w:lang w:val="en-US"/>
          </w:rPr>
          <w:t xml:space="preserve">. Zookeeper achieves high availability by running multiple Zookeeper servers, called an </w:t>
        </w:r>
        <w:r w:rsidRPr="004D0AAB">
          <w:rPr>
            <w:i/>
            <w:lang w:val="en-US"/>
          </w:rPr>
          <w:t>ensemble</w:t>
        </w:r>
        <w:r w:rsidRPr="004D0AAB">
          <w:rPr>
            <w:lang w:val="en-US"/>
          </w:rPr>
          <w:t>, with each server holding an in-memory copy of the distributed file system to service client read requests</w:t>
        </w:r>
        <w:r>
          <w:rPr>
            <w:lang w:val="en-US"/>
          </w:rPr>
          <w:t xml:space="preserve">. This is how Zookeeper maintains consistency among </w:t>
        </w:r>
        <w:proofErr w:type="spellStart"/>
        <w:r>
          <w:rPr>
            <w:lang w:val="en-US"/>
          </w:rPr>
          <w:t>ZNodes</w:t>
        </w:r>
        <w:proofErr w:type="spellEnd"/>
        <w:r>
          <w:rPr>
            <w:lang w:val="en-US"/>
          </w:rPr>
          <w:t>:</w:t>
        </w:r>
      </w:ins>
    </w:p>
    <w:p w14:paraId="10CB3646" w14:textId="77777777" w:rsidR="00464298" w:rsidRDefault="00464298" w:rsidP="00464298">
      <w:pPr>
        <w:jc w:val="center"/>
        <w:rPr>
          <w:ins w:id="1422" w:author="Jose Luis Anton Bueso" w:date="2019-03-20T13:11:00Z"/>
          <w:lang w:val="en-US"/>
        </w:rPr>
      </w:pPr>
      <w:ins w:id="1423" w:author="Jose Luis Anton Bueso" w:date="2019-03-20T13:11:00Z">
        <w:r w:rsidRPr="004D0AAB">
          <w:rPr>
            <w:noProof/>
            <w:lang w:val="es-ES" w:eastAsia="es-ES"/>
          </w:rPr>
          <w:drawing>
            <wp:inline distT="0" distB="0" distL="0" distR="0" wp14:anchorId="4C04A6A9" wp14:editId="697A7982">
              <wp:extent cx="4425351" cy="2700582"/>
              <wp:effectExtent l="0" t="0" r="0" b="5080"/>
              <wp:docPr id="13" name="Picture 7" descr="http://cdn.infoq.com/statics_s1_20160301-0105u1/resource/articles/apache-kafka/en/resources/3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dn.infoq.com/statics_s1_20160301-0105u1/resource/articles/apache-kafka/en/resources/3Fig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27116" cy="2701659"/>
                      </a:xfrm>
                      <a:prstGeom prst="rect">
                        <a:avLst/>
                      </a:prstGeom>
                      <a:noFill/>
                      <a:ln>
                        <a:noFill/>
                      </a:ln>
                    </pic:spPr>
                  </pic:pic>
                </a:graphicData>
              </a:graphic>
            </wp:inline>
          </w:drawing>
        </w:r>
      </w:ins>
    </w:p>
    <w:p w14:paraId="5EEDC41D" w14:textId="77777777" w:rsidR="00464298" w:rsidRDefault="00464298" w:rsidP="00464298">
      <w:pPr>
        <w:jc w:val="both"/>
        <w:rPr>
          <w:ins w:id="1424" w:author="Jose Luis Anton Bueso" w:date="2019-03-20T13:11:00Z"/>
          <w:i/>
          <w:lang w:val="en-US"/>
        </w:rPr>
      </w:pPr>
      <w:ins w:id="1425" w:author="Jose Luis Anton Bueso" w:date="2019-03-20T13:11:00Z">
        <w:r w:rsidRPr="004D0AAB">
          <w:rPr>
            <w:lang w:val="en-US"/>
          </w:rPr>
          <w:t xml:space="preserve">The image above shows a typical Zookeeper ensemble in which one server acting as a </w:t>
        </w:r>
        <w:r w:rsidRPr="004D0AAB">
          <w:rPr>
            <w:i/>
            <w:lang w:val="en-US"/>
          </w:rPr>
          <w:t>leader</w:t>
        </w:r>
        <w:r w:rsidRPr="004D0AAB">
          <w:rPr>
            <w:lang w:val="en-US"/>
          </w:rPr>
          <w:t xml:space="preserve"> while the rest are </w:t>
        </w:r>
        <w:r w:rsidRPr="004D0AAB">
          <w:rPr>
            <w:i/>
            <w:lang w:val="en-US"/>
          </w:rPr>
          <w:t>followers</w:t>
        </w:r>
        <w:r w:rsidRPr="004D0AAB">
          <w:rPr>
            <w:lang w:val="en-US"/>
          </w:rPr>
          <w:t xml:space="preserve">. On start-up, a </w:t>
        </w:r>
        <w:r w:rsidRPr="004D0AAB">
          <w:rPr>
            <w:i/>
            <w:lang w:val="en-US"/>
          </w:rPr>
          <w:t>leader</w:t>
        </w:r>
        <w:r w:rsidRPr="004D0AAB">
          <w:rPr>
            <w:lang w:val="en-US"/>
          </w:rPr>
          <w:t xml:space="preserve"> is elected first and then </w:t>
        </w:r>
        <w:r w:rsidRPr="004D0AAB">
          <w:rPr>
            <w:i/>
            <w:lang w:val="en-US"/>
          </w:rPr>
          <w:t>followers</w:t>
        </w:r>
        <w:r w:rsidRPr="004D0AAB">
          <w:rPr>
            <w:lang w:val="en-US"/>
          </w:rPr>
          <w:t xml:space="preserve"> replicate their state with the </w:t>
        </w:r>
        <w:r w:rsidRPr="004D0AAB">
          <w:rPr>
            <w:i/>
            <w:lang w:val="en-US"/>
          </w:rPr>
          <w:t>leader</w:t>
        </w:r>
        <w:r w:rsidRPr="004D0AAB">
          <w:rPr>
            <w:lang w:val="en-US"/>
          </w:rPr>
          <w:t xml:space="preserve">. All write requests are routed through the </w:t>
        </w:r>
        <w:r w:rsidRPr="004D0AAB">
          <w:rPr>
            <w:i/>
            <w:lang w:val="en-US"/>
          </w:rPr>
          <w:t>leader</w:t>
        </w:r>
        <w:r w:rsidRPr="004D0AAB">
          <w:rPr>
            <w:lang w:val="en-US"/>
          </w:rPr>
          <w:t xml:space="preserve"> and changes are broadcast to all the </w:t>
        </w:r>
        <w:r w:rsidRPr="004D0AAB">
          <w:rPr>
            <w:i/>
            <w:lang w:val="en-US"/>
          </w:rPr>
          <w:t>followers</w:t>
        </w:r>
        <w:r w:rsidRPr="004D0AAB">
          <w:rPr>
            <w:lang w:val="en-US"/>
          </w:rPr>
          <w:t xml:space="preserve">. A change broadcast is termed as </w:t>
        </w:r>
        <w:r w:rsidRPr="004D0AAB">
          <w:rPr>
            <w:i/>
            <w:lang w:val="en-US"/>
          </w:rPr>
          <w:t>atomic broadcast</w:t>
        </w:r>
        <w:r>
          <w:rPr>
            <w:i/>
            <w:lang w:val="en-US"/>
          </w:rPr>
          <w:t>.</w:t>
        </w:r>
      </w:ins>
    </w:p>
    <w:p w14:paraId="62897E93" w14:textId="77777777" w:rsidR="00464298" w:rsidRDefault="00464298" w:rsidP="00464298">
      <w:pPr>
        <w:jc w:val="both"/>
        <w:rPr>
          <w:ins w:id="1426" w:author="Jose Luis Anton Bueso" w:date="2019-03-20T13:11:00Z"/>
          <w:i/>
          <w:lang w:val="en-US"/>
        </w:rPr>
      </w:pPr>
    </w:p>
    <w:p w14:paraId="4FC9B8C6" w14:textId="77777777" w:rsidR="00464298" w:rsidRDefault="00464298" w:rsidP="00464298">
      <w:pPr>
        <w:jc w:val="both"/>
        <w:rPr>
          <w:ins w:id="1427" w:author="Jose Luis Anton Bueso" w:date="2019-03-20T13:11:00Z"/>
          <w:lang w:val="en-US"/>
        </w:rPr>
      </w:pPr>
      <w:ins w:id="1428" w:author="Jose Luis Anton Bueso" w:date="2019-03-20T13:11:00Z">
        <w:r>
          <w:rPr>
            <w:lang w:val="en-US"/>
          </w:rPr>
          <w:t>Based on this, a common Kafka Architectures loos like as follows:</w:t>
        </w:r>
      </w:ins>
    </w:p>
    <w:p w14:paraId="08C268F0" w14:textId="77777777" w:rsidR="00464298" w:rsidRDefault="00464298" w:rsidP="00464298">
      <w:pPr>
        <w:jc w:val="center"/>
        <w:rPr>
          <w:ins w:id="1429" w:author="Jose Luis Anton Bueso" w:date="2019-03-20T13:11:00Z"/>
          <w:lang w:eastAsia="en-IE"/>
        </w:rPr>
      </w:pPr>
      <w:ins w:id="1430" w:author="Jose Luis Anton Bueso" w:date="2019-03-20T13:11:00Z">
        <w:r w:rsidRPr="004D0AAB">
          <w:rPr>
            <w:noProof/>
            <w:lang w:val="es-ES" w:eastAsia="es-ES"/>
          </w:rPr>
          <w:drawing>
            <wp:inline distT="0" distB="0" distL="0" distR="0" wp14:anchorId="1A946172" wp14:editId="496B177F">
              <wp:extent cx="3692105" cy="2411418"/>
              <wp:effectExtent l="0" t="0" r="3810" b="8255"/>
              <wp:docPr id="15" name="Picture 8" descr="http://cdn.infoq.com/statics_s1_20160301-0105u1/resource/articles/apache-kafka/en/resources/3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cdn.infoq.com/statics_s1_20160301-0105u1/resource/articles/apache-kafka/en/resources/3Fig5.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91908" cy="2411289"/>
                      </a:xfrm>
                      <a:prstGeom prst="rect">
                        <a:avLst/>
                      </a:prstGeom>
                      <a:noFill/>
                      <a:ln>
                        <a:noFill/>
                      </a:ln>
                    </pic:spPr>
                  </pic:pic>
                </a:graphicData>
              </a:graphic>
            </wp:inline>
          </w:drawing>
        </w:r>
      </w:ins>
    </w:p>
    <w:p w14:paraId="25406CF8" w14:textId="77777777" w:rsidR="00464298" w:rsidRDefault="00464298" w:rsidP="00464298">
      <w:pPr>
        <w:jc w:val="both"/>
        <w:rPr>
          <w:ins w:id="1431" w:author="Jose Luis Anton Bueso" w:date="2019-03-20T13:11:00Z"/>
          <w:lang w:eastAsia="en-IE"/>
        </w:rPr>
      </w:pPr>
      <w:ins w:id="1432" w:author="Jose Luis Anton Bueso" w:date="2019-03-20T13:11:00Z">
        <w:r>
          <w:rPr>
            <w:lang w:eastAsia="en-IE"/>
          </w:rPr>
          <w:t xml:space="preserve">Producers and Consumers obtains metadata about the Brokers </w:t>
        </w:r>
        <w:proofErr w:type="spellStart"/>
        <w:r>
          <w:rPr>
            <w:lang w:eastAsia="en-IE"/>
          </w:rPr>
          <w:t>ZNodes</w:t>
        </w:r>
        <w:proofErr w:type="spellEnd"/>
        <w:r>
          <w:rPr>
            <w:lang w:eastAsia="en-IE"/>
          </w:rPr>
          <w:t>. Once they have required data, Producers can publish events on broker’s topic and Subscribers will be able to subscribe to those topics.</w:t>
        </w:r>
      </w:ins>
    </w:p>
    <w:p w14:paraId="33A13F42" w14:textId="77777777" w:rsidR="00464298" w:rsidRDefault="00464298" w:rsidP="00464298">
      <w:pPr>
        <w:jc w:val="both"/>
        <w:rPr>
          <w:ins w:id="1433" w:author="Jose Luis Anton Bueso" w:date="2019-03-20T13:11:00Z"/>
          <w:lang w:eastAsia="en-IE"/>
        </w:rPr>
      </w:pPr>
      <w:ins w:id="1434" w:author="Jose Luis Anton Bueso" w:date="2019-03-20T13:11:00Z">
        <w:r>
          <w:rPr>
            <w:lang w:eastAsia="en-IE"/>
          </w:rPr>
          <w:t xml:space="preserve">Every published event will be replicated in the rest of the brokers before they are visible to the subscribers, </w:t>
        </w:r>
        <w:r>
          <w:rPr>
            <w:lang w:eastAsia="en-IE"/>
          </w:rPr>
          <w:lastRenderedPageBreak/>
          <w:t>so consistency will be ensured.</w:t>
        </w:r>
      </w:ins>
    </w:p>
    <w:p w14:paraId="4535A6C7" w14:textId="468B531F" w:rsidR="00F17CC4" w:rsidRPr="00464298" w:rsidRDefault="00F17CC4">
      <w:pPr>
        <w:spacing w:after="100" w:afterAutospacing="1" w:line="240" w:lineRule="auto"/>
        <w:ind w:left="1440" w:right="108"/>
        <w:jc w:val="both"/>
        <w:rPr>
          <w:ins w:id="1435" w:author="Jose Luis Anton Bueso" w:date="2019-03-20T12:51:00Z"/>
          <w:u w:val="single"/>
          <w:lang w:eastAsia="en-IE"/>
          <w:rPrChange w:id="1436" w:author="Jose Luis Anton Bueso" w:date="2019-03-20T13:11:00Z">
            <w:rPr>
              <w:ins w:id="1437" w:author="Jose Luis Anton Bueso" w:date="2019-03-20T12:51:00Z"/>
              <w:lang w:eastAsia="en-IE"/>
            </w:rPr>
          </w:rPrChange>
        </w:rPr>
        <w:pPrChange w:id="1438" w:author="Jose Luis Anton Bueso" w:date="2019-03-20T12:51:00Z">
          <w:pPr>
            <w:pStyle w:val="Prrafodelista"/>
            <w:numPr>
              <w:ilvl w:val="1"/>
              <w:numId w:val="13"/>
            </w:numPr>
            <w:suppressAutoHyphens w:val="0"/>
            <w:spacing w:before="0" w:after="100" w:afterAutospacing="1" w:line="240" w:lineRule="auto"/>
            <w:ind w:left="1440" w:right="108" w:hanging="360"/>
            <w:jc w:val="both"/>
          </w:pPr>
        </w:pPrChange>
      </w:pPr>
    </w:p>
    <w:p w14:paraId="1399BC96" w14:textId="20353B04" w:rsidR="00173786" w:rsidDel="005D7F83" w:rsidRDefault="00173786">
      <w:pPr>
        <w:ind w:left="1440"/>
        <w:jc w:val="both"/>
        <w:rPr>
          <w:moveFrom w:id="1439" w:author="Jose Luis Anton Bueso" w:date="2019-03-20T13:32:00Z"/>
          <w:lang w:eastAsia="en-IE"/>
        </w:rPr>
        <w:pPrChange w:id="1440" w:author="Jose Luis Anton Bueso" w:date="2019-03-20T12:51:00Z">
          <w:pPr>
            <w:jc w:val="center"/>
          </w:pPr>
        </w:pPrChange>
      </w:pPr>
      <w:moveFromRangeStart w:id="1441" w:author="Jose Luis Anton Bueso" w:date="2019-03-20T13:32:00Z" w:name="move3981169"/>
      <w:moveFrom w:id="1442" w:author="Jose Luis Anton Bueso" w:date="2019-03-20T13:32:00Z">
        <w:r w:rsidDel="005D7F83">
          <w:rPr>
            <w:noProof/>
            <w:lang w:val="es-ES" w:eastAsia="es-ES"/>
          </w:rPr>
          <w:drawing>
            <wp:inline distT="0" distB="0" distL="0" distR="0" wp14:anchorId="7FD613FA" wp14:editId="52C95149">
              <wp:extent cx="4107180" cy="3055620"/>
              <wp:effectExtent l="0" t="0" r="7620" b="0"/>
              <wp:docPr id="8" name="Picture 8" descr="Transversal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ransversalLay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7180" cy="3055620"/>
                      </a:xfrm>
                      <a:prstGeom prst="rect">
                        <a:avLst/>
                      </a:prstGeom>
                      <a:noFill/>
                      <a:ln>
                        <a:noFill/>
                      </a:ln>
                    </pic:spPr>
                  </pic:pic>
                </a:graphicData>
              </a:graphic>
            </wp:inline>
          </w:drawing>
        </w:r>
      </w:moveFrom>
    </w:p>
    <w:p w14:paraId="0BE49086" w14:textId="58DC18B2" w:rsidR="00173786" w:rsidRPr="009A3927" w:rsidDel="005D7F83" w:rsidRDefault="00173786" w:rsidP="00173786">
      <w:pPr>
        <w:jc w:val="center"/>
        <w:rPr>
          <w:moveFrom w:id="1443" w:author="Jose Luis Anton Bueso" w:date="2019-03-20T13:32:00Z"/>
          <w:color w:val="4F81BD" w:themeColor="accent1"/>
          <w:lang w:eastAsia="en-IE"/>
        </w:rPr>
      </w:pPr>
      <w:bookmarkStart w:id="1444" w:name="Figure5_transversal_layer"/>
      <w:moveFrom w:id="1445" w:author="Jose Luis Anton Bueso" w:date="2019-03-20T13:32:00Z">
        <w:r w:rsidRPr="009A3927" w:rsidDel="005D7F83">
          <w:rPr>
            <w:color w:val="4F81BD" w:themeColor="accent1"/>
            <w:lang w:eastAsia="en-IE"/>
          </w:rPr>
          <w:t>Figure 5. Transversal Layer</w:t>
        </w:r>
      </w:moveFrom>
    </w:p>
    <w:bookmarkEnd w:id="1444"/>
    <w:moveFromRangeEnd w:id="1441"/>
    <w:p w14:paraId="5A8929D6" w14:textId="662EFD18" w:rsidR="00725739" w:rsidRDefault="00725739" w:rsidP="00E25EC4"/>
    <w:p w14:paraId="32502197" w14:textId="3FA6CF33" w:rsidR="00872DD1" w:rsidRDefault="00872DD1" w:rsidP="00872DD1">
      <w:pPr>
        <w:pStyle w:val="Ttulo3"/>
        <w:jc w:val="both"/>
      </w:pPr>
      <w:bookmarkStart w:id="1446" w:name="_Toc3534796"/>
      <w:bookmarkStart w:id="1447" w:name="_Toc11075524"/>
      <w:r w:rsidRPr="002C6CB6">
        <w:t>Concern-Stakeholder</w:t>
      </w:r>
      <w:r w:rsidRPr="004258C0">
        <w:t xml:space="preserve"> </w:t>
      </w:r>
      <w:r>
        <w:t>Traceability</w:t>
      </w:r>
      <w:bookmarkEnd w:id="1446"/>
      <w:bookmarkEnd w:id="1447"/>
    </w:p>
    <w:p w14:paraId="7D67B58F" w14:textId="32F0102B" w:rsidR="00872DD1" w:rsidRPr="00872DD1" w:rsidRDefault="00872DD1" w:rsidP="00872DD1">
      <w:r>
        <w:t>TBD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5"/>
        <w:gridCol w:w="678"/>
        <w:gridCol w:w="1739"/>
        <w:gridCol w:w="475"/>
        <w:gridCol w:w="460"/>
        <w:gridCol w:w="860"/>
        <w:gridCol w:w="1251"/>
        <w:gridCol w:w="498"/>
        <w:gridCol w:w="558"/>
      </w:tblGrid>
      <w:tr w:rsidR="00872DD1" w:rsidRPr="00872DD1" w14:paraId="5F08C770" w14:textId="77777777" w:rsidTr="005473D9">
        <w:trPr>
          <w:cantSplit/>
          <w:trHeight w:val="340"/>
        </w:trPr>
        <w:tc>
          <w:tcPr>
            <w:tcW w:w="0" w:type="auto"/>
            <w:tcBorders>
              <w:top w:val="nil"/>
              <w:left w:val="nil"/>
            </w:tcBorders>
            <w:shd w:val="clear" w:color="auto" w:fill="auto"/>
          </w:tcPr>
          <w:p w14:paraId="47255F31" w14:textId="77777777" w:rsidR="00872DD1" w:rsidRPr="00872DD1" w:rsidRDefault="00872DD1" w:rsidP="005473D9">
            <w:pPr>
              <w:pStyle w:val="Statusbox"/>
              <w:rPr>
                <w:rStyle w:val="Textoennegrita"/>
                <w:rFonts w:asciiTheme="minorHAnsi" w:hAnsiTheme="minorHAnsi" w:cstheme="minorHAnsi"/>
              </w:rPr>
            </w:pPr>
          </w:p>
        </w:tc>
        <w:tc>
          <w:tcPr>
            <w:tcW w:w="0" w:type="auto"/>
            <w:shd w:val="pct5" w:color="auto" w:fill="FFFFFF"/>
          </w:tcPr>
          <w:p w14:paraId="7FC1C39F" w14:textId="77777777" w:rsidR="00872DD1" w:rsidRPr="00872DD1" w:rsidRDefault="00872DD1" w:rsidP="005473D9">
            <w:pPr>
              <w:pStyle w:val="Statusbox"/>
              <w:tabs>
                <w:tab w:val="center" w:pos="813"/>
              </w:tabs>
              <w:jc w:val="center"/>
              <w:rPr>
                <w:rStyle w:val="Textoennegrita"/>
                <w:rFonts w:asciiTheme="minorHAnsi" w:eastAsiaTheme="majorEastAsia" w:hAnsiTheme="minorHAnsi" w:cstheme="minorHAnsi"/>
                <w:bCs w:val="0"/>
                <w:noProof/>
                <w:color w:val="auto"/>
              </w:rPr>
            </w:pPr>
            <w:r w:rsidRPr="00872DD1">
              <w:rPr>
                <w:rStyle w:val="Textoennegrita"/>
                <w:rFonts w:asciiTheme="minorHAnsi" w:hAnsiTheme="minorHAnsi" w:cstheme="minorHAnsi"/>
              </w:rPr>
              <w:t>Users</w:t>
            </w:r>
          </w:p>
        </w:tc>
        <w:tc>
          <w:tcPr>
            <w:tcW w:w="0" w:type="auto"/>
            <w:shd w:val="pct5" w:color="auto" w:fill="FFFFFF"/>
          </w:tcPr>
          <w:p w14:paraId="477AAF62" w14:textId="77777777" w:rsidR="00872DD1" w:rsidRPr="00872DD1" w:rsidRDefault="00872DD1" w:rsidP="005473D9">
            <w:pPr>
              <w:pStyle w:val="Statusbox"/>
              <w:jc w:val="center"/>
              <w:rPr>
                <w:rStyle w:val="Textoennegrita"/>
                <w:rFonts w:asciiTheme="minorHAnsi" w:eastAsiaTheme="majorEastAsia" w:hAnsiTheme="minorHAnsi" w:cstheme="minorHAnsi"/>
                <w:bCs w:val="0"/>
                <w:noProof/>
                <w:color w:val="auto"/>
              </w:rPr>
            </w:pPr>
            <w:r w:rsidRPr="00872DD1">
              <w:rPr>
                <w:rStyle w:val="Textoennegrita"/>
                <w:rFonts w:asciiTheme="minorHAnsi" w:hAnsiTheme="minorHAnsi" w:cstheme="minorHAnsi"/>
              </w:rPr>
              <w:t>System/Service Admins</w:t>
            </w:r>
          </w:p>
        </w:tc>
        <w:tc>
          <w:tcPr>
            <w:tcW w:w="0" w:type="auto"/>
            <w:shd w:val="pct5" w:color="auto" w:fill="FFFFFF"/>
          </w:tcPr>
          <w:p w14:paraId="48A72FEC" w14:textId="77777777" w:rsidR="00872DD1" w:rsidRPr="00872DD1" w:rsidDel="00412356"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QA</w:t>
            </w:r>
          </w:p>
        </w:tc>
        <w:tc>
          <w:tcPr>
            <w:tcW w:w="0" w:type="auto"/>
            <w:shd w:val="pct5" w:color="auto" w:fill="FFFFFF"/>
          </w:tcPr>
          <w:p w14:paraId="50E64B19" w14:textId="77777777" w:rsidR="00872DD1" w:rsidRPr="00872DD1" w:rsidDel="00412356"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QC</w:t>
            </w:r>
          </w:p>
        </w:tc>
        <w:tc>
          <w:tcPr>
            <w:tcW w:w="0" w:type="auto"/>
            <w:shd w:val="pct5" w:color="auto" w:fill="FFFFFF"/>
          </w:tcPr>
          <w:p w14:paraId="2DDBDA2C" w14:textId="77777777" w:rsidR="00872DD1" w:rsidRPr="00872DD1" w:rsidDel="00412356"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DevOps</w:t>
            </w:r>
          </w:p>
        </w:tc>
        <w:tc>
          <w:tcPr>
            <w:tcW w:w="0" w:type="auto"/>
            <w:shd w:val="pct5" w:color="auto" w:fill="FFFFFF"/>
          </w:tcPr>
          <w:p w14:paraId="664D8686" w14:textId="77777777" w:rsidR="00872DD1" w:rsidRPr="00872DD1" w:rsidDel="00412356"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Architecture</w:t>
            </w:r>
          </w:p>
        </w:tc>
        <w:tc>
          <w:tcPr>
            <w:tcW w:w="0" w:type="auto"/>
            <w:shd w:val="pct5" w:color="auto" w:fill="FFFFFF"/>
          </w:tcPr>
          <w:p w14:paraId="472EB9E4" w14:textId="77777777" w:rsidR="00872DD1" w:rsidRPr="00872DD1" w:rsidDel="00412356"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PM</w:t>
            </w:r>
          </w:p>
        </w:tc>
        <w:tc>
          <w:tcPr>
            <w:tcW w:w="0" w:type="auto"/>
            <w:shd w:val="pct5" w:color="auto" w:fill="FFFFFF"/>
          </w:tcPr>
          <w:p w14:paraId="669E394A"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DEV</w:t>
            </w:r>
          </w:p>
        </w:tc>
      </w:tr>
      <w:tr w:rsidR="00872DD1" w:rsidRPr="00872DD1" w14:paraId="3AB4501C" w14:textId="77777777" w:rsidTr="005473D9">
        <w:trPr>
          <w:cantSplit/>
          <w:trHeight w:val="340"/>
        </w:trPr>
        <w:tc>
          <w:tcPr>
            <w:tcW w:w="0" w:type="auto"/>
            <w:shd w:val="clear" w:color="auto" w:fill="F2F2F2" w:themeFill="background1" w:themeFillShade="F2"/>
            <w:vAlign w:val="center"/>
          </w:tcPr>
          <w:p w14:paraId="6ED801AE" w14:textId="77777777" w:rsidR="00872DD1" w:rsidRPr="00872DD1" w:rsidRDefault="00872DD1" w:rsidP="005473D9">
            <w:pPr>
              <w:pStyle w:val="Statusbox"/>
              <w:rPr>
                <w:rFonts w:asciiTheme="minorHAnsi" w:hAnsiTheme="minorHAnsi" w:cstheme="minorHAnsi"/>
              </w:rPr>
            </w:pPr>
            <w:r w:rsidRPr="00872DD1">
              <w:rPr>
                <w:rStyle w:val="Textoennegrita"/>
                <w:rFonts w:asciiTheme="minorHAnsi" w:hAnsiTheme="minorHAnsi" w:cstheme="minorHAnsi"/>
              </w:rPr>
              <w:t>Concern: Effectiveness</w:t>
            </w:r>
          </w:p>
        </w:tc>
        <w:tc>
          <w:tcPr>
            <w:tcW w:w="0" w:type="auto"/>
            <w:vAlign w:val="center"/>
          </w:tcPr>
          <w:p w14:paraId="6FC562EC" w14:textId="77777777" w:rsidR="00872DD1" w:rsidRPr="00872DD1" w:rsidRDefault="00872DD1" w:rsidP="005473D9">
            <w:pPr>
              <w:pStyle w:val="Statusbox"/>
              <w:jc w:val="center"/>
              <w:rPr>
                <w:rFonts w:asciiTheme="minorHAnsi" w:hAnsiTheme="minorHAnsi" w:cstheme="minorHAnsi"/>
                <w:b/>
              </w:rPr>
            </w:pPr>
          </w:p>
        </w:tc>
        <w:tc>
          <w:tcPr>
            <w:tcW w:w="0" w:type="auto"/>
            <w:vAlign w:val="center"/>
          </w:tcPr>
          <w:p w14:paraId="0270FB8A"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436E7DBA"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00DA22F1"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4B7B1DEA"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4D3773D9"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636428F7"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14848378" w14:textId="77777777" w:rsidR="00872DD1" w:rsidRPr="00872DD1" w:rsidRDefault="00872DD1" w:rsidP="005473D9">
            <w:pPr>
              <w:pStyle w:val="Statusbox"/>
              <w:jc w:val="center"/>
              <w:rPr>
                <w:rStyle w:val="Textoennegrita"/>
                <w:rFonts w:asciiTheme="minorHAnsi" w:hAnsiTheme="minorHAnsi" w:cstheme="minorHAnsi"/>
              </w:rPr>
            </w:pPr>
          </w:p>
        </w:tc>
      </w:tr>
      <w:tr w:rsidR="00872DD1" w:rsidRPr="00872DD1" w14:paraId="0CA7C083" w14:textId="77777777" w:rsidTr="005473D9">
        <w:trPr>
          <w:cantSplit/>
          <w:trHeight w:val="340"/>
        </w:trPr>
        <w:tc>
          <w:tcPr>
            <w:tcW w:w="0" w:type="auto"/>
            <w:shd w:val="clear" w:color="auto" w:fill="F2F2F2" w:themeFill="background1" w:themeFillShade="F2"/>
            <w:vAlign w:val="center"/>
          </w:tcPr>
          <w:p w14:paraId="327220E2" w14:textId="77777777" w:rsidR="00872DD1" w:rsidRPr="00872DD1" w:rsidRDefault="00872DD1" w:rsidP="005473D9">
            <w:pPr>
              <w:pStyle w:val="Statusbox"/>
              <w:rPr>
                <w:rStyle w:val="Textoennegrita"/>
                <w:rFonts w:asciiTheme="minorHAnsi" w:hAnsiTheme="minorHAnsi" w:cstheme="minorHAnsi"/>
              </w:rPr>
            </w:pPr>
            <w:r w:rsidRPr="00872DD1">
              <w:rPr>
                <w:rStyle w:val="Textoennegrita"/>
                <w:rFonts w:asciiTheme="minorHAnsi" w:hAnsiTheme="minorHAnsi" w:cstheme="minorHAnsi"/>
              </w:rPr>
              <w:t>Concern: Schedule</w:t>
            </w:r>
          </w:p>
        </w:tc>
        <w:tc>
          <w:tcPr>
            <w:tcW w:w="0" w:type="auto"/>
            <w:vAlign w:val="center"/>
          </w:tcPr>
          <w:p w14:paraId="5F64485B" w14:textId="77777777" w:rsidR="00872DD1" w:rsidRPr="00872DD1" w:rsidRDefault="00872DD1" w:rsidP="005473D9">
            <w:pPr>
              <w:pStyle w:val="Statusbox"/>
              <w:jc w:val="center"/>
              <w:rPr>
                <w:rFonts w:asciiTheme="minorHAnsi" w:hAnsiTheme="minorHAnsi" w:cstheme="minorHAnsi"/>
                <w:b/>
              </w:rPr>
            </w:pPr>
          </w:p>
        </w:tc>
        <w:tc>
          <w:tcPr>
            <w:tcW w:w="0" w:type="auto"/>
            <w:vAlign w:val="center"/>
          </w:tcPr>
          <w:p w14:paraId="2538A520"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09237CD8"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31791122"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0C9314B4"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018DFE95"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3F6C4EA7"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3912432C" w14:textId="77777777" w:rsidR="00872DD1" w:rsidRPr="00872DD1" w:rsidRDefault="00872DD1" w:rsidP="005473D9">
            <w:pPr>
              <w:pStyle w:val="Statusbox"/>
              <w:jc w:val="center"/>
              <w:rPr>
                <w:rStyle w:val="Textoennegrita"/>
                <w:rFonts w:asciiTheme="minorHAnsi" w:hAnsiTheme="minorHAnsi" w:cstheme="minorHAnsi"/>
              </w:rPr>
            </w:pPr>
          </w:p>
        </w:tc>
      </w:tr>
      <w:tr w:rsidR="00872DD1" w:rsidRPr="00872DD1" w14:paraId="6AB1FB1A" w14:textId="77777777" w:rsidTr="005473D9">
        <w:trPr>
          <w:cantSplit/>
          <w:trHeight w:val="340"/>
        </w:trPr>
        <w:tc>
          <w:tcPr>
            <w:tcW w:w="0" w:type="auto"/>
            <w:shd w:val="clear" w:color="auto" w:fill="F2F2F2" w:themeFill="background1" w:themeFillShade="F2"/>
            <w:vAlign w:val="center"/>
          </w:tcPr>
          <w:p w14:paraId="1A9106AF" w14:textId="77777777" w:rsidR="00872DD1" w:rsidRPr="00872DD1" w:rsidRDefault="00872DD1" w:rsidP="005473D9">
            <w:pPr>
              <w:pStyle w:val="Statusbox"/>
              <w:rPr>
                <w:rStyle w:val="Textoennegrita"/>
                <w:rFonts w:asciiTheme="minorHAnsi" w:hAnsiTheme="minorHAnsi" w:cstheme="minorHAnsi"/>
              </w:rPr>
            </w:pPr>
            <w:r w:rsidRPr="00872DD1">
              <w:rPr>
                <w:rStyle w:val="Textoennegrita"/>
                <w:rFonts w:asciiTheme="minorHAnsi" w:hAnsiTheme="minorHAnsi" w:cstheme="minorHAnsi"/>
              </w:rPr>
              <w:t>Concern: Requirements traceability</w:t>
            </w:r>
          </w:p>
        </w:tc>
        <w:tc>
          <w:tcPr>
            <w:tcW w:w="0" w:type="auto"/>
            <w:vAlign w:val="center"/>
          </w:tcPr>
          <w:p w14:paraId="48BA17AE" w14:textId="77777777" w:rsidR="00872DD1" w:rsidRPr="00872DD1" w:rsidRDefault="00872DD1" w:rsidP="005473D9">
            <w:pPr>
              <w:pStyle w:val="Statusbox"/>
              <w:jc w:val="center"/>
              <w:rPr>
                <w:rFonts w:asciiTheme="minorHAnsi" w:hAnsiTheme="minorHAnsi" w:cstheme="minorHAnsi"/>
                <w:b/>
              </w:rPr>
            </w:pPr>
          </w:p>
        </w:tc>
        <w:tc>
          <w:tcPr>
            <w:tcW w:w="0" w:type="auto"/>
            <w:vAlign w:val="center"/>
          </w:tcPr>
          <w:p w14:paraId="262B3937"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633EC600"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7A3ED1BA"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5700C3B5"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5360C966"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431B354E"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05D8D6B8" w14:textId="77777777" w:rsidR="00872DD1" w:rsidRPr="00872DD1" w:rsidRDefault="00872DD1" w:rsidP="005473D9">
            <w:pPr>
              <w:pStyle w:val="Statusbox"/>
              <w:jc w:val="center"/>
              <w:rPr>
                <w:rStyle w:val="Textoennegrita"/>
                <w:rFonts w:asciiTheme="minorHAnsi" w:hAnsiTheme="minorHAnsi" w:cstheme="minorHAnsi"/>
              </w:rPr>
            </w:pPr>
          </w:p>
        </w:tc>
      </w:tr>
      <w:tr w:rsidR="00872DD1" w:rsidRPr="00872DD1" w14:paraId="72C522C9" w14:textId="77777777" w:rsidTr="005473D9">
        <w:trPr>
          <w:cantSplit/>
          <w:trHeight w:val="340"/>
        </w:trPr>
        <w:tc>
          <w:tcPr>
            <w:tcW w:w="0" w:type="auto"/>
            <w:shd w:val="clear" w:color="auto" w:fill="F2F2F2" w:themeFill="background1" w:themeFillShade="F2"/>
            <w:vAlign w:val="center"/>
          </w:tcPr>
          <w:p w14:paraId="48FAFF5E" w14:textId="77777777" w:rsidR="00872DD1" w:rsidRPr="00872DD1" w:rsidRDefault="00872DD1" w:rsidP="005473D9">
            <w:pPr>
              <w:pStyle w:val="Statusbox"/>
              <w:rPr>
                <w:rStyle w:val="Textoennegrita"/>
                <w:rFonts w:asciiTheme="minorHAnsi" w:hAnsiTheme="minorHAnsi" w:cstheme="minorHAnsi"/>
              </w:rPr>
            </w:pPr>
            <w:r w:rsidRPr="00872DD1">
              <w:rPr>
                <w:rStyle w:val="Textoennegrita"/>
                <w:rFonts w:asciiTheme="minorHAnsi" w:hAnsiTheme="minorHAnsi" w:cstheme="minorHAnsi"/>
              </w:rPr>
              <w:t>Concern: Feasibility and risk assessment</w:t>
            </w:r>
          </w:p>
        </w:tc>
        <w:tc>
          <w:tcPr>
            <w:tcW w:w="0" w:type="auto"/>
            <w:vAlign w:val="center"/>
          </w:tcPr>
          <w:p w14:paraId="60239AB4" w14:textId="77777777" w:rsidR="00872DD1" w:rsidRPr="00872DD1" w:rsidRDefault="00872DD1" w:rsidP="005473D9">
            <w:pPr>
              <w:pStyle w:val="Statusbox"/>
              <w:jc w:val="center"/>
              <w:rPr>
                <w:rFonts w:asciiTheme="minorHAnsi" w:hAnsiTheme="minorHAnsi" w:cstheme="minorHAnsi"/>
                <w:b/>
              </w:rPr>
            </w:pPr>
          </w:p>
        </w:tc>
        <w:tc>
          <w:tcPr>
            <w:tcW w:w="0" w:type="auto"/>
            <w:vAlign w:val="center"/>
          </w:tcPr>
          <w:p w14:paraId="50F2D843"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0F5F5943"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57F0076D"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2E59C142"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4457C097"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758442DC"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6E05E23D" w14:textId="77777777" w:rsidR="00872DD1" w:rsidRPr="00872DD1" w:rsidRDefault="00872DD1" w:rsidP="005473D9">
            <w:pPr>
              <w:pStyle w:val="Statusbox"/>
              <w:jc w:val="center"/>
              <w:rPr>
                <w:rStyle w:val="Textoennegrita"/>
                <w:rFonts w:asciiTheme="minorHAnsi" w:hAnsiTheme="minorHAnsi" w:cstheme="minorHAnsi"/>
              </w:rPr>
            </w:pPr>
          </w:p>
        </w:tc>
      </w:tr>
      <w:tr w:rsidR="00872DD1" w:rsidRPr="00872DD1" w14:paraId="11A93633" w14:textId="77777777" w:rsidTr="005473D9">
        <w:trPr>
          <w:cantSplit/>
          <w:trHeight w:val="340"/>
        </w:trPr>
        <w:tc>
          <w:tcPr>
            <w:tcW w:w="0" w:type="auto"/>
            <w:shd w:val="clear" w:color="auto" w:fill="F2F2F2" w:themeFill="background1" w:themeFillShade="F2"/>
            <w:vAlign w:val="center"/>
          </w:tcPr>
          <w:p w14:paraId="0FD47721" w14:textId="77777777" w:rsidR="00872DD1" w:rsidRPr="00872DD1" w:rsidRDefault="00872DD1" w:rsidP="005473D9">
            <w:pPr>
              <w:pStyle w:val="Statusbox"/>
              <w:rPr>
                <w:rStyle w:val="Textoennegrita"/>
                <w:rFonts w:asciiTheme="minorHAnsi" w:hAnsiTheme="minorHAnsi" w:cstheme="minorHAnsi"/>
              </w:rPr>
            </w:pPr>
            <w:r w:rsidRPr="00872DD1">
              <w:rPr>
                <w:rStyle w:val="Textoennegrita"/>
                <w:rFonts w:asciiTheme="minorHAnsi" w:hAnsiTheme="minorHAnsi" w:cstheme="minorHAnsi"/>
              </w:rPr>
              <w:t>Concern: Consistency with requirements and usage scenarios</w:t>
            </w:r>
          </w:p>
        </w:tc>
        <w:tc>
          <w:tcPr>
            <w:tcW w:w="0" w:type="auto"/>
            <w:vAlign w:val="center"/>
          </w:tcPr>
          <w:p w14:paraId="64EAD513" w14:textId="77777777" w:rsidR="00872DD1" w:rsidRPr="00872DD1" w:rsidRDefault="00872DD1" w:rsidP="005473D9">
            <w:pPr>
              <w:pStyle w:val="Statusbox"/>
              <w:jc w:val="center"/>
              <w:rPr>
                <w:rFonts w:asciiTheme="minorHAnsi" w:hAnsiTheme="minorHAnsi" w:cstheme="minorHAnsi"/>
                <w:b/>
              </w:rPr>
            </w:pPr>
          </w:p>
        </w:tc>
        <w:tc>
          <w:tcPr>
            <w:tcW w:w="0" w:type="auto"/>
            <w:vAlign w:val="center"/>
          </w:tcPr>
          <w:p w14:paraId="1FFD1A90"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4BF0C5ED"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6EE5F71A"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074590C4"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12CF6D79"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3AA76C43"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43F10DBF" w14:textId="77777777" w:rsidR="00872DD1" w:rsidRPr="00872DD1" w:rsidRDefault="00872DD1" w:rsidP="005473D9">
            <w:pPr>
              <w:pStyle w:val="Statusbox"/>
              <w:jc w:val="center"/>
              <w:rPr>
                <w:rStyle w:val="Textoennegrita"/>
                <w:rFonts w:asciiTheme="minorHAnsi" w:hAnsiTheme="minorHAnsi" w:cstheme="minorHAnsi"/>
              </w:rPr>
            </w:pPr>
          </w:p>
        </w:tc>
      </w:tr>
      <w:tr w:rsidR="00872DD1" w:rsidRPr="00872DD1" w14:paraId="1BC75FF4" w14:textId="77777777" w:rsidTr="005473D9">
        <w:trPr>
          <w:cantSplit/>
          <w:trHeight w:val="340"/>
        </w:trPr>
        <w:tc>
          <w:tcPr>
            <w:tcW w:w="0" w:type="auto"/>
            <w:shd w:val="clear" w:color="auto" w:fill="F2F2F2" w:themeFill="background1" w:themeFillShade="F2"/>
            <w:vAlign w:val="center"/>
          </w:tcPr>
          <w:p w14:paraId="239105E4" w14:textId="77777777" w:rsidR="00872DD1" w:rsidRPr="00872DD1" w:rsidRDefault="00872DD1" w:rsidP="005473D9">
            <w:pPr>
              <w:pStyle w:val="Statusbox"/>
              <w:rPr>
                <w:rStyle w:val="Textoennegrita"/>
                <w:rFonts w:asciiTheme="minorHAnsi" w:hAnsiTheme="minorHAnsi" w:cstheme="minorHAnsi"/>
              </w:rPr>
            </w:pPr>
            <w:r w:rsidRPr="00872DD1">
              <w:rPr>
                <w:rStyle w:val="Textoennegrita"/>
                <w:rFonts w:asciiTheme="minorHAnsi" w:hAnsiTheme="minorHAnsi" w:cstheme="minorHAnsi"/>
              </w:rPr>
              <w:t>Concern: Non-functional requirements</w:t>
            </w:r>
          </w:p>
        </w:tc>
        <w:tc>
          <w:tcPr>
            <w:tcW w:w="0" w:type="auto"/>
            <w:vAlign w:val="center"/>
          </w:tcPr>
          <w:p w14:paraId="0D9BBA9F" w14:textId="77777777" w:rsidR="00872DD1" w:rsidRPr="00872DD1" w:rsidRDefault="00872DD1" w:rsidP="005473D9">
            <w:pPr>
              <w:pStyle w:val="Statusbox"/>
              <w:jc w:val="center"/>
              <w:rPr>
                <w:rFonts w:asciiTheme="minorHAnsi" w:hAnsiTheme="minorHAnsi" w:cstheme="minorHAnsi"/>
                <w:b/>
              </w:rPr>
            </w:pPr>
            <w:r w:rsidRPr="00872DD1">
              <w:rPr>
                <w:rFonts w:asciiTheme="minorHAnsi" w:hAnsiTheme="minorHAnsi" w:cstheme="minorHAnsi"/>
                <w:b/>
              </w:rPr>
              <w:t>X</w:t>
            </w:r>
          </w:p>
        </w:tc>
        <w:tc>
          <w:tcPr>
            <w:tcW w:w="0" w:type="auto"/>
            <w:vAlign w:val="center"/>
          </w:tcPr>
          <w:p w14:paraId="2A53217B"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52383C9B"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5279E6BE"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2995D819"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748FFF16"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5339DE2F"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6E0DA031"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r>
      <w:tr w:rsidR="00872DD1" w:rsidRPr="00872DD1" w14:paraId="3049743A" w14:textId="77777777" w:rsidTr="005473D9">
        <w:trPr>
          <w:cantSplit/>
          <w:trHeight w:val="340"/>
        </w:trPr>
        <w:tc>
          <w:tcPr>
            <w:tcW w:w="0" w:type="auto"/>
            <w:shd w:val="clear" w:color="auto" w:fill="F2F2F2" w:themeFill="background1" w:themeFillShade="F2"/>
            <w:vAlign w:val="center"/>
          </w:tcPr>
          <w:p w14:paraId="4AB8D9B3" w14:textId="77777777" w:rsidR="00872DD1" w:rsidRPr="00872DD1" w:rsidRDefault="00872DD1" w:rsidP="005473D9">
            <w:pPr>
              <w:pStyle w:val="Statusbox"/>
              <w:rPr>
                <w:rStyle w:val="Textoennegrita"/>
                <w:rFonts w:asciiTheme="minorHAnsi" w:hAnsiTheme="minorHAnsi" w:cstheme="minorHAnsi"/>
              </w:rPr>
            </w:pPr>
            <w:r w:rsidRPr="00872DD1">
              <w:rPr>
                <w:rStyle w:val="Textoennegrita"/>
                <w:rFonts w:asciiTheme="minorHAnsi" w:hAnsiTheme="minorHAnsi" w:cstheme="minorHAnsi"/>
              </w:rPr>
              <w:t>Concern: Completeness, consistency of architecture</w:t>
            </w:r>
          </w:p>
        </w:tc>
        <w:tc>
          <w:tcPr>
            <w:tcW w:w="0" w:type="auto"/>
            <w:vAlign w:val="center"/>
          </w:tcPr>
          <w:p w14:paraId="30847B80" w14:textId="77777777" w:rsidR="00872DD1" w:rsidRPr="00872DD1" w:rsidRDefault="00872DD1" w:rsidP="005473D9">
            <w:pPr>
              <w:pStyle w:val="Statusbox"/>
              <w:jc w:val="center"/>
              <w:rPr>
                <w:rFonts w:asciiTheme="minorHAnsi" w:hAnsiTheme="minorHAnsi" w:cstheme="minorHAnsi"/>
                <w:b/>
              </w:rPr>
            </w:pPr>
          </w:p>
        </w:tc>
        <w:tc>
          <w:tcPr>
            <w:tcW w:w="0" w:type="auto"/>
            <w:vAlign w:val="center"/>
          </w:tcPr>
          <w:p w14:paraId="65829E50"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5F004178"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27DC93B4"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541B2493"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3057007B"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14BA49CD"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49ADEC27"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r>
      <w:tr w:rsidR="00872DD1" w:rsidRPr="00872DD1" w14:paraId="63CFB0FA" w14:textId="77777777" w:rsidTr="005473D9">
        <w:trPr>
          <w:cantSplit/>
          <w:trHeight w:val="340"/>
        </w:trPr>
        <w:tc>
          <w:tcPr>
            <w:tcW w:w="0" w:type="auto"/>
            <w:shd w:val="clear" w:color="auto" w:fill="F2F2F2" w:themeFill="background1" w:themeFillShade="F2"/>
            <w:vAlign w:val="center"/>
          </w:tcPr>
          <w:p w14:paraId="0CFCA9AB" w14:textId="77777777" w:rsidR="00872DD1" w:rsidRPr="00872DD1" w:rsidRDefault="00872DD1" w:rsidP="005473D9">
            <w:pPr>
              <w:pStyle w:val="Statusbox"/>
              <w:rPr>
                <w:rStyle w:val="Textoennegrita"/>
                <w:rFonts w:asciiTheme="minorHAnsi" w:hAnsiTheme="minorHAnsi" w:cstheme="minorHAnsi"/>
              </w:rPr>
            </w:pPr>
            <w:r w:rsidRPr="00872DD1">
              <w:rPr>
                <w:rStyle w:val="Textoennegrita"/>
                <w:rFonts w:asciiTheme="minorHAnsi" w:hAnsiTheme="minorHAnsi" w:cstheme="minorHAnsi"/>
              </w:rPr>
              <w:t>Concern: Sufficient detail for design / implementation</w:t>
            </w:r>
          </w:p>
        </w:tc>
        <w:tc>
          <w:tcPr>
            <w:tcW w:w="0" w:type="auto"/>
            <w:vAlign w:val="center"/>
          </w:tcPr>
          <w:p w14:paraId="5405BB5E" w14:textId="77777777" w:rsidR="00872DD1" w:rsidRPr="00872DD1" w:rsidRDefault="00872DD1" w:rsidP="005473D9">
            <w:pPr>
              <w:pStyle w:val="Statusbox"/>
              <w:jc w:val="center"/>
              <w:rPr>
                <w:rFonts w:asciiTheme="minorHAnsi" w:hAnsiTheme="minorHAnsi" w:cstheme="minorHAnsi"/>
                <w:b/>
              </w:rPr>
            </w:pPr>
          </w:p>
        </w:tc>
        <w:tc>
          <w:tcPr>
            <w:tcW w:w="0" w:type="auto"/>
            <w:vAlign w:val="center"/>
          </w:tcPr>
          <w:p w14:paraId="7AF1F277"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2EEFBFF5"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3EA3F63E"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332A7301"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7E8AB5F7"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2A73C54F"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366535DA"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r>
      <w:tr w:rsidR="00872DD1" w:rsidRPr="00872DD1" w14:paraId="7DE61CF4" w14:textId="77777777" w:rsidTr="005473D9">
        <w:trPr>
          <w:cantSplit/>
          <w:trHeight w:val="340"/>
        </w:trPr>
        <w:tc>
          <w:tcPr>
            <w:tcW w:w="0" w:type="auto"/>
            <w:shd w:val="clear" w:color="auto" w:fill="F2F2F2" w:themeFill="background1" w:themeFillShade="F2"/>
            <w:vAlign w:val="center"/>
          </w:tcPr>
          <w:p w14:paraId="31C55D48" w14:textId="77777777" w:rsidR="00872DD1" w:rsidRPr="00872DD1" w:rsidRDefault="00872DD1" w:rsidP="005473D9">
            <w:pPr>
              <w:pStyle w:val="Statusbox"/>
              <w:rPr>
                <w:rStyle w:val="Textoennegrita"/>
                <w:rFonts w:asciiTheme="minorHAnsi" w:hAnsiTheme="minorHAnsi" w:cstheme="minorHAnsi"/>
              </w:rPr>
            </w:pPr>
            <w:r w:rsidRPr="00872DD1">
              <w:rPr>
                <w:rStyle w:val="Textoennegrita"/>
                <w:rFonts w:asciiTheme="minorHAnsi" w:hAnsiTheme="minorHAnsi" w:cstheme="minorHAnsi"/>
              </w:rPr>
              <w:t>Concern: Accommodate future requirements / change requests</w:t>
            </w:r>
          </w:p>
        </w:tc>
        <w:tc>
          <w:tcPr>
            <w:tcW w:w="0" w:type="auto"/>
            <w:vAlign w:val="center"/>
          </w:tcPr>
          <w:p w14:paraId="7B9873A9" w14:textId="77777777" w:rsidR="00872DD1" w:rsidRPr="00872DD1" w:rsidRDefault="00872DD1" w:rsidP="005473D9">
            <w:pPr>
              <w:pStyle w:val="Statusbox"/>
              <w:jc w:val="center"/>
              <w:rPr>
                <w:rFonts w:asciiTheme="minorHAnsi" w:hAnsiTheme="minorHAnsi" w:cstheme="minorHAnsi"/>
                <w:b/>
              </w:rPr>
            </w:pPr>
            <w:r w:rsidRPr="00872DD1">
              <w:rPr>
                <w:rFonts w:asciiTheme="minorHAnsi" w:hAnsiTheme="minorHAnsi" w:cstheme="minorHAnsi"/>
                <w:b/>
              </w:rPr>
              <w:t>X</w:t>
            </w:r>
          </w:p>
        </w:tc>
        <w:tc>
          <w:tcPr>
            <w:tcW w:w="0" w:type="auto"/>
            <w:vAlign w:val="center"/>
          </w:tcPr>
          <w:p w14:paraId="229A18CD"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0CB63470"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4506567F"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1F312D9D"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3CAFB3F5" w14:textId="77777777" w:rsidR="00872DD1" w:rsidRPr="00872DD1" w:rsidRDefault="00872DD1" w:rsidP="005473D9">
            <w:pPr>
              <w:pStyle w:val="Statusbox"/>
              <w:jc w:val="center"/>
              <w:rPr>
                <w:rStyle w:val="Textoennegrita"/>
                <w:rFonts w:asciiTheme="minorHAnsi" w:hAnsiTheme="minorHAnsi" w:cstheme="minorHAnsi"/>
              </w:rPr>
            </w:pPr>
          </w:p>
        </w:tc>
        <w:tc>
          <w:tcPr>
            <w:tcW w:w="0" w:type="auto"/>
            <w:vAlign w:val="center"/>
          </w:tcPr>
          <w:p w14:paraId="3B978244"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3E6D3063" w14:textId="77777777" w:rsidR="00872DD1" w:rsidRPr="00872DD1" w:rsidRDefault="00872DD1" w:rsidP="005473D9">
            <w:pPr>
              <w:pStyle w:val="Statusbox"/>
              <w:jc w:val="center"/>
              <w:rPr>
                <w:rStyle w:val="Textoennegrita"/>
                <w:rFonts w:asciiTheme="minorHAnsi" w:hAnsiTheme="minorHAnsi" w:cstheme="minorHAnsi"/>
              </w:rPr>
            </w:pPr>
          </w:p>
        </w:tc>
      </w:tr>
      <w:tr w:rsidR="00872DD1" w:rsidRPr="00872DD1" w14:paraId="51725A27" w14:textId="77777777" w:rsidTr="005473D9">
        <w:trPr>
          <w:cantSplit/>
          <w:trHeight w:val="340"/>
        </w:trPr>
        <w:tc>
          <w:tcPr>
            <w:tcW w:w="0" w:type="auto"/>
            <w:shd w:val="clear" w:color="auto" w:fill="F2F2F2" w:themeFill="background1" w:themeFillShade="F2"/>
            <w:vAlign w:val="center"/>
          </w:tcPr>
          <w:p w14:paraId="7FF1B86B" w14:textId="77777777" w:rsidR="00872DD1" w:rsidRPr="00872DD1" w:rsidRDefault="00872DD1" w:rsidP="005473D9">
            <w:pPr>
              <w:pStyle w:val="Statusbox"/>
              <w:rPr>
                <w:rStyle w:val="Textoennegrita"/>
                <w:rFonts w:asciiTheme="minorHAnsi" w:hAnsiTheme="minorHAnsi" w:cstheme="minorHAnsi"/>
              </w:rPr>
            </w:pPr>
            <w:r w:rsidRPr="00872DD1">
              <w:rPr>
                <w:rStyle w:val="Textoennegrita"/>
                <w:rFonts w:asciiTheme="minorHAnsi" w:hAnsiTheme="minorHAnsi" w:cstheme="minorHAnsi"/>
              </w:rPr>
              <w:t>Concern: Integration with existing systems</w:t>
            </w:r>
          </w:p>
        </w:tc>
        <w:tc>
          <w:tcPr>
            <w:tcW w:w="0" w:type="auto"/>
            <w:vAlign w:val="center"/>
          </w:tcPr>
          <w:p w14:paraId="773CE3C5" w14:textId="77777777" w:rsidR="00872DD1" w:rsidRPr="00872DD1" w:rsidRDefault="00872DD1" w:rsidP="005473D9">
            <w:pPr>
              <w:pStyle w:val="Statusbox"/>
              <w:jc w:val="center"/>
              <w:rPr>
                <w:rFonts w:asciiTheme="minorHAnsi" w:hAnsiTheme="minorHAnsi" w:cstheme="minorHAnsi"/>
                <w:b/>
              </w:rPr>
            </w:pPr>
          </w:p>
        </w:tc>
        <w:tc>
          <w:tcPr>
            <w:tcW w:w="0" w:type="auto"/>
            <w:vAlign w:val="center"/>
          </w:tcPr>
          <w:p w14:paraId="75FAE2FE"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34E30FCD"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05E20A1C"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4BAA9775"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6A8141B0"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7BC1E323"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c>
          <w:tcPr>
            <w:tcW w:w="0" w:type="auto"/>
            <w:vAlign w:val="center"/>
          </w:tcPr>
          <w:p w14:paraId="5833ACA0" w14:textId="77777777" w:rsidR="00872DD1" w:rsidRPr="00872DD1" w:rsidRDefault="00872DD1" w:rsidP="005473D9">
            <w:pPr>
              <w:pStyle w:val="Statusbox"/>
              <w:jc w:val="center"/>
              <w:rPr>
                <w:rStyle w:val="Textoennegrita"/>
                <w:rFonts w:asciiTheme="minorHAnsi" w:hAnsiTheme="minorHAnsi" w:cstheme="minorHAnsi"/>
              </w:rPr>
            </w:pPr>
            <w:r w:rsidRPr="00872DD1">
              <w:rPr>
                <w:rStyle w:val="Textoennegrita"/>
                <w:rFonts w:asciiTheme="minorHAnsi" w:hAnsiTheme="minorHAnsi" w:cstheme="minorHAnsi"/>
              </w:rPr>
              <w:t>X</w:t>
            </w:r>
          </w:p>
        </w:tc>
      </w:tr>
    </w:tbl>
    <w:p w14:paraId="2435523C" w14:textId="77777777" w:rsidR="00872DD1" w:rsidRDefault="00872DD1" w:rsidP="00872DD1">
      <w:bookmarkStart w:id="1448" w:name="_Toc3534797"/>
    </w:p>
    <w:p w14:paraId="2AF976D1" w14:textId="66B0B5A4" w:rsidR="00872DD1" w:rsidRDefault="00872DD1" w:rsidP="00872DD1">
      <w:pPr>
        <w:pStyle w:val="Ttulo3"/>
        <w:jc w:val="both"/>
      </w:pPr>
      <w:bookmarkStart w:id="1449" w:name="_Toc11075525"/>
      <w:r>
        <w:t>Requirement Traceability</w:t>
      </w:r>
      <w:bookmarkEnd w:id="1448"/>
      <w:bookmarkEnd w:id="1449"/>
    </w:p>
    <w:p w14:paraId="3F4FF1F0" w14:textId="77777777" w:rsidR="00872DD1" w:rsidRPr="00872DD1" w:rsidRDefault="00872DD1" w:rsidP="00872DD1">
      <w:pPr>
        <w:pStyle w:val="Cita"/>
        <w:jc w:val="both"/>
        <w:rPr>
          <w:szCs w:val="22"/>
        </w:rPr>
      </w:pPr>
      <w:r w:rsidRPr="00872DD1">
        <w:rPr>
          <w:szCs w:val="22"/>
        </w:rPr>
        <w:t>A table of requirements that impact the design should be shown. Against each of these requirements we should have a design response column where a description of how the requirement has been fulfilled is added.</w:t>
      </w:r>
    </w:p>
    <w:tbl>
      <w:tblPr>
        <w:tblW w:w="974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9"/>
        <w:gridCol w:w="1985"/>
        <w:gridCol w:w="1134"/>
        <w:gridCol w:w="1559"/>
        <w:gridCol w:w="1276"/>
        <w:gridCol w:w="1701"/>
        <w:gridCol w:w="1382"/>
      </w:tblGrid>
      <w:tr w:rsidR="00872DD1" w:rsidRPr="00872DD1" w14:paraId="6DC317E2" w14:textId="77777777" w:rsidTr="005473D9">
        <w:trPr>
          <w:cantSplit/>
          <w:trHeight w:val="340"/>
        </w:trPr>
        <w:tc>
          <w:tcPr>
            <w:tcW w:w="709" w:type="dxa"/>
            <w:shd w:val="pct5" w:color="auto" w:fill="FFFFFF"/>
          </w:tcPr>
          <w:p w14:paraId="79015EFF" w14:textId="77777777" w:rsidR="00872DD1" w:rsidRPr="00872DD1" w:rsidRDefault="00872DD1" w:rsidP="005473D9">
            <w:pPr>
              <w:pStyle w:val="Statusbox"/>
              <w:jc w:val="both"/>
              <w:rPr>
                <w:rStyle w:val="Textoennegrita"/>
                <w:rFonts w:asciiTheme="minorHAnsi" w:hAnsiTheme="minorHAnsi" w:cstheme="minorHAnsi"/>
                <w:sz w:val="22"/>
                <w:szCs w:val="22"/>
              </w:rPr>
            </w:pPr>
            <w:r w:rsidRPr="00872DD1">
              <w:rPr>
                <w:rStyle w:val="Textoennegrita"/>
                <w:rFonts w:asciiTheme="minorHAnsi" w:hAnsiTheme="minorHAnsi" w:cstheme="minorHAnsi"/>
                <w:sz w:val="22"/>
                <w:szCs w:val="22"/>
              </w:rPr>
              <w:t>Ref.</w:t>
            </w:r>
          </w:p>
        </w:tc>
        <w:tc>
          <w:tcPr>
            <w:tcW w:w="1985" w:type="dxa"/>
            <w:shd w:val="pct5" w:color="auto" w:fill="FFFFFF"/>
          </w:tcPr>
          <w:p w14:paraId="44A66289" w14:textId="77777777" w:rsidR="00872DD1" w:rsidRPr="00872DD1" w:rsidRDefault="00872DD1" w:rsidP="005473D9">
            <w:pPr>
              <w:pStyle w:val="Statusbox"/>
              <w:jc w:val="both"/>
              <w:rPr>
                <w:rStyle w:val="Textoennegrita"/>
                <w:rFonts w:asciiTheme="minorHAnsi" w:hAnsiTheme="minorHAnsi" w:cstheme="minorHAnsi"/>
                <w:sz w:val="22"/>
                <w:szCs w:val="22"/>
              </w:rPr>
            </w:pPr>
            <w:r w:rsidRPr="00872DD1">
              <w:rPr>
                <w:rStyle w:val="Textoennegrita"/>
                <w:rFonts w:asciiTheme="minorHAnsi" w:hAnsiTheme="minorHAnsi" w:cstheme="minorHAnsi"/>
                <w:sz w:val="22"/>
                <w:szCs w:val="22"/>
              </w:rPr>
              <w:t>System</w:t>
            </w:r>
          </w:p>
        </w:tc>
        <w:tc>
          <w:tcPr>
            <w:tcW w:w="1134" w:type="dxa"/>
            <w:shd w:val="pct5" w:color="auto" w:fill="FFFFFF"/>
          </w:tcPr>
          <w:p w14:paraId="3E1EEC06" w14:textId="77777777" w:rsidR="00872DD1" w:rsidRPr="00872DD1" w:rsidRDefault="00872DD1" w:rsidP="005473D9">
            <w:pPr>
              <w:pStyle w:val="Statusbox"/>
              <w:jc w:val="both"/>
              <w:rPr>
                <w:rStyle w:val="Textoennegrita"/>
                <w:rFonts w:asciiTheme="minorHAnsi" w:hAnsiTheme="minorHAnsi" w:cstheme="minorHAnsi"/>
                <w:sz w:val="22"/>
                <w:szCs w:val="22"/>
              </w:rPr>
            </w:pPr>
            <w:r w:rsidRPr="00872DD1">
              <w:rPr>
                <w:rStyle w:val="Textoennegrita"/>
                <w:rFonts w:asciiTheme="minorHAnsi" w:hAnsiTheme="minorHAnsi" w:cstheme="minorHAnsi"/>
                <w:sz w:val="22"/>
                <w:szCs w:val="22"/>
              </w:rPr>
              <w:t>System Version</w:t>
            </w:r>
          </w:p>
        </w:tc>
        <w:tc>
          <w:tcPr>
            <w:tcW w:w="1559" w:type="dxa"/>
            <w:shd w:val="pct5" w:color="auto" w:fill="FFFFFF"/>
          </w:tcPr>
          <w:p w14:paraId="43517C3E" w14:textId="77777777" w:rsidR="00872DD1" w:rsidRPr="00872DD1" w:rsidRDefault="00872DD1" w:rsidP="005473D9">
            <w:pPr>
              <w:pStyle w:val="Statusbox"/>
              <w:jc w:val="both"/>
              <w:rPr>
                <w:rStyle w:val="Textoennegrita"/>
                <w:rFonts w:asciiTheme="minorHAnsi" w:hAnsiTheme="minorHAnsi" w:cstheme="minorHAnsi"/>
                <w:sz w:val="22"/>
                <w:szCs w:val="22"/>
              </w:rPr>
            </w:pPr>
            <w:r w:rsidRPr="00872DD1">
              <w:rPr>
                <w:rStyle w:val="Textoennegrita"/>
                <w:rFonts w:asciiTheme="minorHAnsi" w:hAnsiTheme="minorHAnsi" w:cstheme="minorHAnsi"/>
                <w:sz w:val="22"/>
                <w:szCs w:val="22"/>
              </w:rPr>
              <w:t>Compliance</w:t>
            </w:r>
          </w:p>
        </w:tc>
        <w:tc>
          <w:tcPr>
            <w:tcW w:w="1276" w:type="dxa"/>
            <w:shd w:val="pct5" w:color="auto" w:fill="FFFFFF"/>
          </w:tcPr>
          <w:p w14:paraId="28183D1A" w14:textId="77777777" w:rsidR="00872DD1" w:rsidRPr="00872DD1" w:rsidRDefault="00872DD1" w:rsidP="005473D9">
            <w:pPr>
              <w:pStyle w:val="Statusbox"/>
              <w:jc w:val="both"/>
              <w:rPr>
                <w:rStyle w:val="Textoennegrita"/>
                <w:rFonts w:asciiTheme="minorHAnsi" w:hAnsiTheme="minorHAnsi" w:cstheme="minorHAnsi"/>
                <w:sz w:val="22"/>
                <w:szCs w:val="22"/>
              </w:rPr>
            </w:pPr>
            <w:proofErr w:type="spellStart"/>
            <w:r w:rsidRPr="00872DD1">
              <w:rPr>
                <w:rStyle w:val="Textoennegrita"/>
                <w:rFonts w:asciiTheme="minorHAnsi" w:hAnsiTheme="minorHAnsi" w:cstheme="minorHAnsi"/>
                <w:sz w:val="22"/>
                <w:szCs w:val="22"/>
              </w:rPr>
              <w:t>MoSCoW</w:t>
            </w:r>
            <w:proofErr w:type="spellEnd"/>
          </w:p>
        </w:tc>
        <w:tc>
          <w:tcPr>
            <w:tcW w:w="1701" w:type="dxa"/>
            <w:shd w:val="pct5" w:color="auto" w:fill="FFFFFF"/>
          </w:tcPr>
          <w:p w14:paraId="44ECDB79" w14:textId="77777777" w:rsidR="00872DD1" w:rsidRPr="00872DD1" w:rsidRDefault="00872DD1" w:rsidP="005473D9">
            <w:pPr>
              <w:pStyle w:val="Statusbox"/>
              <w:jc w:val="both"/>
              <w:rPr>
                <w:rStyle w:val="Textoennegrita"/>
                <w:rFonts w:asciiTheme="minorHAnsi" w:hAnsiTheme="minorHAnsi" w:cstheme="minorHAnsi"/>
                <w:sz w:val="22"/>
                <w:szCs w:val="22"/>
              </w:rPr>
            </w:pPr>
            <w:r w:rsidRPr="00872DD1">
              <w:rPr>
                <w:rStyle w:val="Textoennegrita"/>
                <w:rFonts w:asciiTheme="minorHAnsi" w:hAnsiTheme="minorHAnsi" w:cstheme="minorHAnsi"/>
                <w:sz w:val="22"/>
                <w:szCs w:val="22"/>
              </w:rPr>
              <w:t>Requirement</w:t>
            </w:r>
          </w:p>
        </w:tc>
        <w:tc>
          <w:tcPr>
            <w:tcW w:w="1382" w:type="dxa"/>
            <w:shd w:val="pct5" w:color="auto" w:fill="FFFFFF"/>
          </w:tcPr>
          <w:p w14:paraId="4DAC804E" w14:textId="77777777" w:rsidR="00872DD1" w:rsidRPr="00872DD1" w:rsidRDefault="00872DD1" w:rsidP="005473D9">
            <w:pPr>
              <w:pStyle w:val="Statusbox"/>
              <w:jc w:val="both"/>
              <w:rPr>
                <w:rStyle w:val="Textoennegrita"/>
                <w:rFonts w:asciiTheme="minorHAnsi" w:hAnsiTheme="minorHAnsi" w:cstheme="minorHAnsi"/>
                <w:sz w:val="22"/>
                <w:szCs w:val="22"/>
              </w:rPr>
            </w:pPr>
            <w:r w:rsidRPr="00872DD1">
              <w:rPr>
                <w:rStyle w:val="Textoennegrita"/>
                <w:rFonts w:asciiTheme="minorHAnsi" w:hAnsiTheme="minorHAnsi" w:cstheme="minorHAnsi"/>
                <w:sz w:val="22"/>
                <w:szCs w:val="22"/>
              </w:rPr>
              <w:t>Design Response</w:t>
            </w:r>
          </w:p>
        </w:tc>
      </w:tr>
      <w:tr w:rsidR="00872DD1" w:rsidRPr="00872DD1" w14:paraId="1F18D4AE" w14:textId="77777777" w:rsidTr="005473D9">
        <w:trPr>
          <w:cantSplit/>
          <w:trHeight w:val="340"/>
        </w:trPr>
        <w:tc>
          <w:tcPr>
            <w:tcW w:w="709" w:type="dxa"/>
            <w:vAlign w:val="center"/>
          </w:tcPr>
          <w:p w14:paraId="70783A5A" w14:textId="77777777" w:rsidR="00872DD1" w:rsidRPr="00872DD1" w:rsidRDefault="00872DD1" w:rsidP="005473D9">
            <w:pPr>
              <w:pStyle w:val="Statusbox"/>
              <w:jc w:val="both"/>
              <w:rPr>
                <w:rFonts w:asciiTheme="minorHAnsi" w:hAnsiTheme="minorHAnsi" w:cstheme="minorHAnsi"/>
                <w:sz w:val="22"/>
                <w:szCs w:val="22"/>
              </w:rPr>
            </w:pPr>
          </w:p>
        </w:tc>
        <w:tc>
          <w:tcPr>
            <w:tcW w:w="1985" w:type="dxa"/>
            <w:vAlign w:val="center"/>
          </w:tcPr>
          <w:p w14:paraId="4F637546" w14:textId="77777777" w:rsidR="00872DD1" w:rsidRPr="00872DD1" w:rsidRDefault="00872DD1" w:rsidP="005473D9">
            <w:pPr>
              <w:pStyle w:val="Statusbox"/>
              <w:jc w:val="both"/>
              <w:rPr>
                <w:rFonts w:asciiTheme="minorHAnsi" w:hAnsiTheme="minorHAnsi" w:cstheme="minorHAnsi"/>
                <w:sz w:val="22"/>
                <w:szCs w:val="22"/>
              </w:rPr>
            </w:pPr>
          </w:p>
        </w:tc>
        <w:tc>
          <w:tcPr>
            <w:tcW w:w="1134" w:type="dxa"/>
            <w:vAlign w:val="center"/>
          </w:tcPr>
          <w:p w14:paraId="3596CB88" w14:textId="77777777" w:rsidR="00872DD1" w:rsidRPr="00872DD1" w:rsidRDefault="00872DD1" w:rsidP="005473D9">
            <w:pPr>
              <w:pStyle w:val="Statusbox"/>
              <w:jc w:val="both"/>
              <w:rPr>
                <w:rFonts w:asciiTheme="minorHAnsi" w:hAnsiTheme="minorHAnsi" w:cstheme="minorHAnsi"/>
                <w:sz w:val="22"/>
                <w:szCs w:val="22"/>
              </w:rPr>
            </w:pPr>
          </w:p>
        </w:tc>
        <w:sdt>
          <w:sdtPr>
            <w:rPr>
              <w:rFonts w:asciiTheme="minorHAnsi" w:hAnsiTheme="minorHAnsi" w:cstheme="minorHAnsi"/>
              <w:sz w:val="22"/>
              <w:szCs w:val="22"/>
            </w:rPr>
            <w:alias w:val="Compliance Level"/>
            <w:tag w:val="Compliance Level"/>
            <w:id w:val="1471561578"/>
            <w:placeholder>
              <w:docPart w:val="5C5013FC9F624306BD422A28CE04A372"/>
            </w:placeholder>
            <w:comboBox>
              <w:listItem w:value="Choose an item."/>
              <w:listItem w:displayText="Full" w:value="Full"/>
              <w:listItem w:displayText="Partial" w:value="Partial"/>
              <w:listItem w:displayText="None" w:value="None"/>
            </w:comboBox>
          </w:sdtPr>
          <w:sdtContent>
            <w:tc>
              <w:tcPr>
                <w:tcW w:w="1559" w:type="dxa"/>
                <w:vAlign w:val="center"/>
              </w:tcPr>
              <w:p w14:paraId="750AF6B9" w14:textId="77777777" w:rsidR="00872DD1" w:rsidRPr="00872DD1" w:rsidRDefault="00872DD1" w:rsidP="005473D9">
                <w:pPr>
                  <w:pStyle w:val="Statusbox"/>
                  <w:jc w:val="both"/>
                  <w:rPr>
                    <w:rFonts w:asciiTheme="minorHAnsi" w:hAnsiTheme="minorHAnsi" w:cstheme="minorHAnsi"/>
                    <w:sz w:val="22"/>
                    <w:szCs w:val="22"/>
                  </w:rPr>
                </w:pPr>
                <w:r w:rsidRPr="00872DD1">
                  <w:rPr>
                    <w:rFonts w:asciiTheme="minorHAnsi" w:hAnsiTheme="minorHAnsi" w:cstheme="minorHAnsi"/>
                    <w:sz w:val="22"/>
                    <w:szCs w:val="22"/>
                  </w:rPr>
                  <w:t>Partial</w:t>
                </w:r>
              </w:p>
            </w:tc>
          </w:sdtContent>
        </w:sdt>
        <w:sdt>
          <w:sdtPr>
            <w:rPr>
              <w:rFonts w:asciiTheme="minorHAnsi" w:hAnsiTheme="minorHAnsi" w:cstheme="minorHAnsi"/>
              <w:sz w:val="22"/>
              <w:szCs w:val="22"/>
            </w:rPr>
            <w:alias w:val="MoSCoW"/>
            <w:tag w:val="MoSCoW"/>
            <w:id w:val="1924679689"/>
            <w:placeholder>
              <w:docPart w:val="5C5013FC9F624306BD422A28CE04A372"/>
            </w:placeholder>
            <w:comboBox>
              <w:listItem w:value="Choose an item."/>
              <w:listItem w:displayText="Must" w:value="Must"/>
              <w:listItem w:displayText="Should" w:value="Should"/>
              <w:listItem w:displayText="Could" w:value="Could"/>
              <w:listItem w:displayText="Won't" w:value="Won't"/>
            </w:comboBox>
          </w:sdtPr>
          <w:sdtContent>
            <w:tc>
              <w:tcPr>
                <w:tcW w:w="1276" w:type="dxa"/>
                <w:vAlign w:val="center"/>
              </w:tcPr>
              <w:p w14:paraId="40A7FAA3" w14:textId="77777777" w:rsidR="00872DD1" w:rsidRPr="00872DD1" w:rsidRDefault="00872DD1" w:rsidP="005473D9">
                <w:pPr>
                  <w:pStyle w:val="Statusbox"/>
                  <w:jc w:val="both"/>
                  <w:rPr>
                    <w:rFonts w:asciiTheme="minorHAnsi" w:hAnsiTheme="minorHAnsi" w:cstheme="minorHAnsi"/>
                    <w:sz w:val="22"/>
                    <w:szCs w:val="22"/>
                  </w:rPr>
                </w:pPr>
                <w:r w:rsidRPr="00872DD1">
                  <w:rPr>
                    <w:rFonts w:asciiTheme="minorHAnsi" w:hAnsiTheme="minorHAnsi" w:cstheme="minorHAnsi"/>
                    <w:sz w:val="22"/>
                    <w:szCs w:val="22"/>
                  </w:rPr>
                  <w:t>Must</w:t>
                </w:r>
              </w:p>
            </w:tc>
          </w:sdtContent>
        </w:sdt>
        <w:tc>
          <w:tcPr>
            <w:tcW w:w="1701" w:type="dxa"/>
            <w:vAlign w:val="center"/>
          </w:tcPr>
          <w:p w14:paraId="07471A8E" w14:textId="77777777" w:rsidR="00872DD1" w:rsidRPr="00872DD1" w:rsidRDefault="00872DD1" w:rsidP="005473D9">
            <w:pPr>
              <w:pStyle w:val="Statusbox"/>
              <w:jc w:val="both"/>
              <w:rPr>
                <w:rFonts w:asciiTheme="minorHAnsi" w:hAnsiTheme="minorHAnsi" w:cstheme="minorHAnsi"/>
                <w:sz w:val="22"/>
                <w:szCs w:val="22"/>
              </w:rPr>
            </w:pPr>
          </w:p>
        </w:tc>
        <w:tc>
          <w:tcPr>
            <w:tcW w:w="1382" w:type="dxa"/>
            <w:vAlign w:val="center"/>
          </w:tcPr>
          <w:p w14:paraId="4DD27D2C" w14:textId="77777777" w:rsidR="00872DD1" w:rsidRPr="00872DD1" w:rsidRDefault="00872DD1" w:rsidP="005473D9">
            <w:pPr>
              <w:pStyle w:val="Statusbox"/>
              <w:jc w:val="both"/>
              <w:rPr>
                <w:rFonts w:asciiTheme="minorHAnsi" w:hAnsiTheme="minorHAnsi" w:cstheme="minorHAnsi"/>
                <w:sz w:val="22"/>
                <w:szCs w:val="22"/>
              </w:rPr>
            </w:pPr>
          </w:p>
        </w:tc>
      </w:tr>
      <w:tr w:rsidR="00872DD1" w:rsidRPr="00872DD1" w14:paraId="47E7CFB4" w14:textId="77777777" w:rsidTr="005473D9">
        <w:trPr>
          <w:cantSplit/>
          <w:trHeight w:val="340"/>
        </w:trPr>
        <w:tc>
          <w:tcPr>
            <w:tcW w:w="709" w:type="dxa"/>
            <w:vAlign w:val="center"/>
          </w:tcPr>
          <w:p w14:paraId="16A3ECEF" w14:textId="77777777" w:rsidR="00872DD1" w:rsidRPr="00872DD1" w:rsidRDefault="00872DD1" w:rsidP="005473D9">
            <w:pPr>
              <w:pStyle w:val="Statusbox"/>
              <w:jc w:val="both"/>
              <w:rPr>
                <w:rFonts w:asciiTheme="minorHAnsi" w:hAnsiTheme="minorHAnsi" w:cstheme="minorHAnsi"/>
                <w:sz w:val="22"/>
                <w:szCs w:val="22"/>
              </w:rPr>
            </w:pPr>
          </w:p>
        </w:tc>
        <w:tc>
          <w:tcPr>
            <w:tcW w:w="1985" w:type="dxa"/>
            <w:vAlign w:val="center"/>
          </w:tcPr>
          <w:p w14:paraId="29C53882" w14:textId="77777777" w:rsidR="00872DD1" w:rsidRPr="00872DD1" w:rsidRDefault="00872DD1" w:rsidP="005473D9">
            <w:pPr>
              <w:pStyle w:val="Statusbox"/>
              <w:jc w:val="both"/>
              <w:rPr>
                <w:rFonts w:asciiTheme="minorHAnsi" w:hAnsiTheme="minorHAnsi" w:cstheme="minorHAnsi"/>
                <w:sz w:val="22"/>
                <w:szCs w:val="22"/>
              </w:rPr>
            </w:pPr>
          </w:p>
        </w:tc>
        <w:tc>
          <w:tcPr>
            <w:tcW w:w="1134" w:type="dxa"/>
            <w:vAlign w:val="center"/>
          </w:tcPr>
          <w:p w14:paraId="0E15A919" w14:textId="77777777" w:rsidR="00872DD1" w:rsidRPr="00872DD1" w:rsidRDefault="00872DD1" w:rsidP="005473D9">
            <w:pPr>
              <w:pStyle w:val="Statusbox"/>
              <w:jc w:val="both"/>
              <w:rPr>
                <w:rFonts w:asciiTheme="minorHAnsi" w:hAnsiTheme="minorHAnsi" w:cstheme="minorHAnsi"/>
                <w:sz w:val="22"/>
                <w:szCs w:val="22"/>
              </w:rPr>
            </w:pPr>
          </w:p>
        </w:tc>
        <w:sdt>
          <w:sdtPr>
            <w:rPr>
              <w:rFonts w:asciiTheme="minorHAnsi" w:hAnsiTheme="minorHAnsi" w:cstheme="minorHAnsi"/>
              <w:sz w:val="22"/>
              <w:szCs w:val="22"/>
            </w:rPr>
            <w:alias w:val="Compliance Level"/>
            <w:tag w:val="Compliance Level"/>
            <w:id w:val="-2018829932"/>
            <w:placeholder>
              <w:docPart w:val="696513B2D13D454182AA606DDC1E3DAB"/>
            </w:placeholder>
            <w:comboBox>
              <w:listItem w:value="Choose an item."/>
              <w:listItem w:displayText="Full" w:value="Full"/>
              <w:listItem w:displayText="Partial" w:value="Partial"/>
              <w:listItem w:displayText="None" w:value="None"/>
            </w:comboBox>
          </w:sdtPr>
          <w:sdtContent>
            <w:tc>
              <w:tcPr>
                <w:tcW w:w="1559" w:type="dxa"/>
                <w:vAlign w:val="center"/>
              </w:tcPr>
              <w:p w14:paraId="7004DDB3" w14:textId="77777777" w:rsidR="00872DD1" w:rsidRPr="00872DD1" w:rsidRDefault="00872DD1" w:rsidP="005473D9">
                <w:pPr>
                  <w:pStyle w:val="Statusbox"/>
                  <w:jc w:val="both"/>
                  <w:rPr>
                    <w:rFonts w:asciiTheme="minorHAnsi" w:hAnsiTheme="minorHAnsi" w:cstheme="minorHAnsi"/>
                    <w:sz w:val="22"/>
                    <w:szCs w:val="22"/>
                  </w:rPr>
                </w:pPr>
                <w:r w:rsidRPr="00872DD1">
                  <w:rPr>
                    <w:rFonts w:asciiTheme="minorHAnsi" w:hAnsiTheme="minorHAnsi" w:cstheme="minorHAnsi"/>
                    <w:sz w:val="22"/>
                    <w:szCs w:val="22"/>
                  </w:rPr>
                  <w:t>None</w:t>
                </w:r>
              </w:p>
            </w:tc>
          </w:sdtContent>
        </w:sdt>
        <w:sdt>
          <w:sdtPr>
            <w:rPr>
              <w:rFonts w:asciiTheme="minorHAnsi" w:hAnsiTheme="minorHAnsi" w:cstheme="minorHAnsi"/>
              <w:sz w:val="22"/>
              <w:szCs w:val="22"/>
            </w:rPr>
            <w:alias w:val="MoSCoW"/>
            <w:tag w:val="MoSCoW"/>
            <w:id w:val="-1617440854"/>
            <w:placeholder>
              <w:docPart w:val="1F42126E6F2E42D79525727ECE2BB5B1"/>
            </w:placeholder>
            <w:comboBox>
              <w:listItem w:value="Choose an item."/>
              <w:listItem w:displayText="Must" w:value="Must"/>
              <w:listItem w:displayText="Should" w:value="Should"/>
              <w:listItem w:displayText="Could" w:value="Could"/>
              <w:listItem w:displayText="Won't" w:value="Won't"/>
            </w:comboBox>
          </w:sdtPr>
          <w:sdtContent>
            <w:tc>
              <w:tcPr>
                <w:tcW w:w="1276" w:type="dxa"/>
                <w:vAlign w:val="center"/>
              </w:tcPr>
              <w:p w14:paraId="05BA1005" w14:textId="77777777" w:rsidR="00872DD1" w:rsidRPr="00872DD1" w:rsidRDefault="00872DD1" w:rsidP="005473D9">
                <w:pPr>
                  <w:pStyle w:val="Statusbox"/>
                  <w:jc w:val="both"/>
                  <w:rPr>
                    <w:rFonts w:asciiTheme="minorHAnsi" w:hAnsiTheme="minorHAnsi" w:cstheme="minorHAnsi"/>
                    <w:sz w:val="22"/>
                    <w:szCs w:val="22"/>
                  </w:rPr>
                </w:pPr>
                <w:r w:rsidRPr="00872DD1">
                  <w:rPr>
                    <w:rFonts w:asciiTheme="minorHAnsi" w:hAnsiTheme="minorHAnsi" w:cstheme="minorHAnsi"/>
                    <w:sz w:val="22"/>
                    <w:szCs w:val="22"/>
                  </w:rPr>
                  <w:t>Should</w:t>
                </w:r>
              </w:p>
            </w:tc>
          </w:sdtContent>
        </w:sdt>
        <w:tc>
          <w:tcPr>
            <w:tcW w:w="1701" w:type="dxa"/>
            <w:vAlign w:val="center"/>
          </w:tcPr>
          <w:p w14:paraId="4E054A2F" w14:textId="77777777" w:rsidR="00872DD1" w:rsidRPr="00872DD1" w:rsidRDefault="00872DD1" w:rsidP="005473D9">
            <w:pPr>
              <w:pStyle w:val="Statusbox"/>
              <w:jc w:val="both"/>
              <w:rPr>
                <w:rFonts w:asciiTheme="minorHAnsi" w:hAnsiTheme="minorHAnsi" w:cstheme="minorHAnsi"/>
                <w:sz w:val="22"/>
                <w:szCs w:val="22"/>
              </w:rPr>
            </w:pPr>
          </w:p>
        </w:tc>
        <w:tc>
          <w:tcPr>
            <w:tcW w:w="1382" w:type="dxa"/>
            <w:vAlign w:val="center"/>
          </w:tcPr>
          <w:p w14:paraId="3BFBDA05" w14:textId="77777777" w:rsidR="00872DD1" w:rsidRPr="00872DD1" w:rsidRDefault="00872DD1" w:rsidP="005473D9">
            <w:pPr>
              <w:pStyle w:val="Statusbox"/>
              <w:jc w:val="both"/>
              <w:rPr>
                <w:rFonts w:asciiTheme="minorHAnsi" w:hAnsiTheme="minorHAnsi" w:cstheme="minorHAnsi"/>
                <w:sz w:val="22"/>
                <w:szCs w:val="22"/>
              </w:rPr>
            </w:pPr>
          </w:p>
        </w:tc>
      </w:tr>
      <w:tr w:rsidR="00872DD1" w:rsidRPr="00872DD1" w14:paraId="03A8292C" w14:textId="77777777" w:rsidTr="005473D9">
        <w:trPr>
          <w:cantSplit/>
          <w:trHeight w:val="340"/>
        </w:trPr>
        <w:tc>
          <w:tcPr>
            <w:tcW w:w="709" w:type="dxa"/>
            <w:vAlign w:val="center"/>
          </w:tcPr>
          <w:p w14:paraId="2317F6B9" w14:textId="77777777" w:rsidR="00872DD1" w:rsidRPr="00872DD1" w:rsidRDefault="00872DD1" w:rsidP="005473D9">
            <w:pPr>
              <w:pStyle w:val="Statusbox"/>
              <w:jc w:val="both"/>
              <w:rPr>
                <w:rFonts w:asciiTheme="minorHAnsi" w:hAnsiTheme="minorHAnsi" w:cstheme="minorHAnsi"/>
                <w:sz w:val="22"/>
                <w:szCs w:val="22"/>
              </w:rPr>
            </w:pPr>
          </w:p>
        </w:tc>
        <w:tc>
          <w:tcPr>
            <w:tcW w:w="1985" w:type="dxa"/>
            <w:vAlign w:val="center"/>
          </w:tcPr>
          <w:p w14:paraId="6960D1E0" w14:textId="77777777" w:rsidR="00872DD1" w:rsidRPr="00872DD1" w:rsidRDefault="00872DD1" w:rsidP="005473D9">
            <w:pPr>
              <w:pStyle w:val="Statusbox"/>
              <w:jc w:val="both"/>
              <w:rPr>
                <w:rFonts w:asciiTheme="minorHAnsi" w:hAnsiTheme="minorHAnsi" w:cstheme="minorHAnsi"/>
                <w:sz w:val="22"/>
                <w:szCs w:val="22"/>
              </w:rPr>
            </w:pPr>
          </w:p>
        </w:tc>
        <w:tc>
          <w:tcPr>
            <w:tcW w:w="1134" w:type="dxa"/>
            <w:vAlign w:val="center"/>
          </w:tcPr>
          <w:p w14:paraId="426060D5" w14:textId="77777777" w:rsidR="00872DD1" w:rsidRPr="00872DD1" w:rsidRDefault="00872DD1" w:rsidP="005473D9">
            <w:pPr>
              <w:pStyle w:val="Statusbox"/>
              <w:jc w:val="both"/>
              <w:rPr>
                <w:rFonts w:asciiTheme="minorHAnsi" w:hAnsiTheme="minorHAnsi" w:cstheme="minorHAnsi"/>
                <w:sz w:val="22"/>
                <w:szCs w:val="22"/>
              </w:rPr>
            </w:pPr>
          </w:p>
        </w:tc>
        <w:sdt>
          <w:sdtPr>
            <w:rPr>
              <w:rFonts w:asciiTheme="minorHAnsi" w:hAnsiTheme="minorHAnsi" w:cstheme="minorHAnsi"/>
              <w:sz w:val="22"/>
              <w:szCs w:val="22"/>
            </w:rPr>
            <w:alias w:val="Compliance Level"/>
            <w:tag w:val="Compliance Level"/>
            <w:id w:val="-1923026828"/>
            <w:placeholder>
              <w:docPart w:val="9D39DBE820904BC89CFBB662B47AD52D"/>
            </w:placeholder>
            <w:comboBox>
              <w:listItem w:value="Choose an item."/>
              <w:listItem w:displayText="Full" w:value="Full"/>
              <w:listItem w:displayText="Partial" w:value="Partial"/>
              <w:listItem w:displayText="None" w:value="None"/>
            </w:comboBox>
          </w:sdtPr>
          <w:sdtContent>
            <w:tc>
              <w:tcPr>
                <w:tcW w:w="1559" w:type="dxa"/>
                <w:vAlign w:val="center"/>
              </w:tcPr>
              <w:p w14:paraId="066F98C9" w14:textId="77777777" w:rsidR="00872DD1" w:rsidRPr="00872DD1" w:rsidRDefault="00872DD1" w:rsidP="005473D9">
                <w:pPr>
                  <w:pStyle w:val="Statusbox"/>
                  <w:jc w:val="both"/>
                  <w:rPr>
                    <w:rFonts w:asciiTheme="minorHAnsi" w:hAnsiTheme="minorHAnsi" w:cstheme="minorHAnsi"/>
                    <w:sz w:val="22"/>
                    <w:szCs w:val="22"/>
                  </w:rPr>
                </w:pPr>
                <w:r w:rsidRPr="00872DD1">
                  <w:rPr>
                    <w:rFonts w:asciiTheme="minorHAnsi" w:hAnsiTheme="minorHAnsi" w:cstheme="minorHAnsi"/>
                    <w:sz w:val="22"/>
                    <w:szCs w:val="22"/>
                  </w:rPr>
                  <w:t>None</w:t>
                </w:r>
              </w:p>
            </w:tc>
          </w:sdtContent>
        </w:sdt>
        <w:sdt>
          <w:sdtPr>
            <w:rPr>
              <w:rFonts w:asciiTheme="minorHAnsi" w:hAnsiTheme="minorHAnsi" w:cstheme="minorHAnsi"/>
              <w:sz w:val="22"/>
              <w:szCs w:val="22"/>
            </w:rPr>
            <w:alias w:val="MoSCoW"/>
            <w:tag w:val="MoSCoW"/>
            <w:id w:val="1620342320"/>
            <w:placeholder>
              <w:docPart w:val="DC748EE6609A477A84A612910964EE86"/>
            </w:placeholder>
            <w:comboBox>
              <w:listItem w:value="Choose an item."/>
              <w:listItem w:displayText="Must" w:value="Must"/>
              <w:listItem w:displayText="Should" w:value="Should"/>
              <w:listItem w:displayText="Could" w:value="Could"/>
              <w:listItem w:displayText="Won't" w:value="Won't"/>
            </w:comboBox>
          </w:sdtPr>
          <w:sdtContent>
            <w:tc>
              <w:tcPr>
                <w:tcW w:w="1276" w:type="dxa"/>
                <w:vAlign w:val="center"/>
              </w:tcPr>
              <w:p w14:paraId="0244FC7D" w14:textId="77777777" w:rsidR="00872DD1" w:rsidRPr="00872DD1" w:rsidRDefault="00872DD1" w:rsidP="005473D9">
                <w:pPr>
                  <w:pStyle w:val="Statusbox"/>
                  <w:jc w:val="both"/>
                  <w:rPr>
                    <w:rFonts w:asciiTheme="minorHAnsi" w:hAnsiTheme="minorHAnsi" w:cstheme="minorHAnsi"/>
                    <w:sz w:val="22"/>
                    <w:szCs w:val="22"/>
                  </w:rPr>
                </w:pPr>
                <w:r w:rsidRPr="00872DD1">
                  <w:rPr>
                    <w:rFonts w:asciiTheme="minorHAnsi" w:hAnsiTheme="minorHAnsi" w:cstheme="minorHAnsi"/>
                    <w:sz w:val="22"/>
                    <w:szCs w:val="22"/>
                  </w:rPr>
                  <w:t>Won't</w:t>
                </w:r>
              </w:p>
            </w:tc>
          </w:sdtContent>
        </w:sdt>
        <w:tc>
          <w:tcPr>
            <w:tcW w:w="1701" w:type="dxa"/>
            <w:vAlign w:val="center"/>
          </w:tcPr>
          <w:p w14:paraId="2B96F3FE" w14:textId="77777777" w:rsidR="00872DD1" w:rsidRPr="00872DD1" w:rsidRDefault="00872DD1" w:rsidP="005473D9">
            <w:pPr>
              <w:pStyle w:val="Statusbox"/>
              <w:jc w:val="both"/>
              <w:rPr>
                <w:rFonts w:asciiTheme="minorHAnsi" w:hAnsiTheme="minorHAnsi" w:cstheme="minorHAnsi"/>
                <w:sz w:val="22"/>
                <w:szCs w:val="22"/>
              </w:rPr>
            </w:pPr>
          </w:p>
        </w:tc>
        <w:tc>
          <w:tcPr>
            <w:tcW w:w="1382" w:type="dxa"/>
            <w:vAlign w:val="center"/>
          </w:tcPr>
          <w:p w14:paraId="591B3409" w14:textId="77777777" w:rsidR="00872DD1" w:rsidRPr="00872DD1" w:rsidRDefault="00872DD1" w:rsidP="005473D9">
            <w:pPr>
              <w:pStyle w:val="Statusbox"/>
              <w:jc w:val="both"/>
              <w:rPr>
                <w:rFonts w:asciiTheme="minorHAnsi" w:hAnsiTheme="minorHAnsi" w:cstheme="minorHAnsi"/>
                <w:sz w:val="22"/>
                <w:szCs w:val="22"/>
              </w:rPr>
            </w:pPr>
          </w:p>
        </w:tc>
      </w:tr>
    </w:tbl>
    <w:p w14:paraId="33B08153" w14:textId="43F184E3" w:rsidR="00872DD1" w:rsidRDefault="00872DD1" w:rsidP="00E25EC4"/>
    <w:p w14:paraId="4C7C132C" w14:textId="77777777" w:rsidR="00872DD1" w:rsidRDefault="00872DD1" w:rsidP="00872DD1">
      <w:pPr>
        <w:pStyle w:val="Ttulo2"/>
      </w:pPr>
      <w:bookmarkStart w:id="1450" w:name="_Toc3534798"/>
      <w:bookmarkStart w:id="1451" w:name="_Toc11075526"/>
      <w:r>
        <w:lastRenderedPageBreak/>
        <w:t>Functional View</w:t>
      </w:r>
      <w:bookmarkEnd w:id="1450"/>
      <w:bookmarkEnd w:id="1451"/>
    </w:p>
    <w:p w14:paraId="4EF85F44" w14:textId="77777777" w:rsidR="00872DD1" w:rsidRPr="00872DD1" w:rsidRDefault="00872DD1" w:rsidP="00872DD1">
      <w:pPr>
        <w:pStyle w:val="Cita"/>
        <w:jc w:val="both"/>
        <w:rPr>
          <w:szCs w:val="22"/>
        </w:rPr>
      </w:pPr>
      <w:r w:rsidRPr="00872DD1">
        <w:rPr>
          <w:szCs w:val="22"/>
        </w:rPr>
        <w:t>The functional view summarises what the key functions of the system are. It shows</w:t>
      </w:r>
      <w:r w:rsidRPr="00872DD1">
        <w:rPr>
          <w:color w:val="FF0000"/>
          <w:szCs w:val="22"/>
        </w:rPr>
        <w:t xml:space="preserve"> </w:t>
      </w:r>
      <w:r w:rsidRPr="00872DD1">
        <w:rPr>
          <w:szCs w:val="22"/>
        </w:rPr>
        <w:t xml:space="preserve">an explicit link between the functional aspects of the system (use cases, stories, etc.) and explains why they are significant to the architecture. It shows the user roles (actors) and the main features (use cases). </w:t>
      </w:r>
    </w:p>
    <w:p w14:paraId="296B9D34" w14:textId="77777777" w:rsidR="00872DD1" w:rsidRPr="00872DD1" w:rsidRDefault="00872DD1" w:rsidP="00872DD1">
      <w:pPr>
        <w:pStyle w:val="Cita"/>
        <w:jc w:val="both"/>
        <w:rPr>
          <w:szCs w:val="22"/>
        </w:rPr>
      </w:pPr>
      <w:r w:rsidRPr="00872DD1">
        <w:rPr>
          <w:szCs w:val="22"/>
        </w:rPr>
        <w:t>The functional view sections, are suggested as follows:</w:t>
      </w:r>
    </w:p>
    <w:p w14:paraId="207AA424" w14:textId="77777777" w:rsidR="00872DD1" w:rsidRPr="00872DD1" w:rsidRDefault="00872DD1" w:rsidP="00872DD1">
      <w:pPr>
        <w:pStyle w:val="QuoteList"/>
        <w:jc w:val="both"/>
        <w:rPr>
          <w:szCs w:val="22"/>
        </w:rPr>
      </w:pPr>
      <w:r w:rsidRPr="00872DD1">
        <w:rPr>
          <w:szCs w:val="22"/>
        </w:rPr>
        <w:t>Functional Elements</w:t>
      </w:r>
    </w:p>
    <w:p w14:paraId="0F4A0DC3" w14:textId="77777777" w:rsidR="00680CE5" w:rsidRDefault="00872DD1" w:rsidP="00680CE5">
      <w:pPr>
        <w:pStyle w:val="QuoteList"/>
        <w:jc w:val="both"/>
        <w:rPr>
          <w:szCs w:val="22"/>
        </w:rPr>
      </w:pPr>
      <w:r w:rsidRPr="00872DD1">
        <w:rPr>
          <w:szCs w:val="22"/>
        </w:rPr>
        <w:t>Use Cases</w:t>
      </w:r>
    </w:p>
    <w:p w14:paraId="35080C4B" w14:textId="63DC237B" w:rsidR="00680CE5" w:rsidRPr="00680CE5" w:rsidRDefault="00872DD1" w:rsidP="00D453AE">
      <w:pPr>
        <w:pStyle w:val="QuoteList"/>
        <w:jc w:val="both"/>
        <w:rPr>
          <w:szCs w:val="22"/>
        </w:rPr>
      </w:pPr>
      <w:r w:rsidRPr="00680CE5">
        <w:rPr>
          <w:szCs w:val="22"/>
        </w:rPr>
        <w:t xml:space="preserve">System specific functions </w:t>
      </w:r>
      <w:r w:rsidRPr="00680CE5">
        <w:rPr>
          <w:szCs w:val="22"/>
          <w:highlight w:val="yellow"/>
        </w:rPr>
        <w:t>(when applicable)</w:t>
      </w:r>
      <w:bookmarkStart w:id="1452" w:name="_Toc3534799"/>
      <w:r w:rsidR="005473D9" w:rsidRPr="005473D9">
        <w:t xml:space="preserve"> </w:t>
      </w:r>
    </w:p>
    <w:p w14:paraId="7064F46E" w14:textId="4EFC02E6" w:rsidR="005473D9" w:rsidRDefault="005473D9" w:rsidP="005473D9">
      <w:pPr>
        <w:pStyle w:val="Ttulo3"/>
        <w:jc w:val="both"/>
      </w:pPr>
      <w:bookmarkStart w:id="1453" w:name="_Toc11075527"/>
      <w:r>
        <w:t>Functional Elements</w:t>
      </w:r>
      <w:bookmarkEnd w:id="1452"/>
      <w:bookmarkEnd w:id="1453"/>
    </w:p>
    <w:p w14:paraId="6C0215BF" w14:textId="77777777" w:rsidR="005473D9" w:rsidRPr="005473D9" w:rsidRDefault="005473D9" w:rsidP="005473D9">
      <w:pPr>
        <w:pStyle w:val="Cita"/>
        <w:jc w:val="both"/>
        <w:rPr>
          <w:szCs w:val="22"/>
        </w:rPr>
      </w:pPr>
      <w:r w:rsidRPr="005473D9">
        <w:rPr>
          <w:szCs w:val="22"/>
        </w:rPr>
        <w:t>The functional requirements should be mapped</w:t>
      </w:r>
      <w:r w:rsidRPr="005473D9">
        <w:rPr>
          <w:color w:val="FF0000"/>
          <w:szCs w:val="22"/>
        </w:rPr>
        <w:t xml:space="preserve">  </w:t>
      </w:r>
      <w:r w:rsidRPr="005473D9">
        <w:rPr>
          <w:szCs w:val="22"/>
        </w:rPr>
        <w:t>to Functional elements.</w:t>
      </w:r>
    </w:p>
    <w:p w14:paraId="27092EE8" w14:textId="77777777" w:rsidR="005473D9" w:rsidRDefault="005473D9" w:rsidP="005473D9">
      <w:pPr>
        <w:pStyle w:val="Cita"/>
        <w:jc w:val="both"/>
      </w:pPr>
      <w:r w:rsidRPr="007C058D">
        <w:rPr>
          <w:lang w:val="es-ES" w:eastAsia="es-ES"/>
        </w:rPr>
        <w:drawing>
          <wp:inline distT="0" distB="0" distL="0" distR="0" wp14:anchorId="4FAA0408" wp14:editId="486981DE">
            <wp:extent cx="4330460" cy="2604194"/>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26643" cy="2601899"/>
                    </a:xfrm>
                    <a:prstGeom prst="rect">
                      <a:avLst/>
                    </a:prstGeom>
                    <a:noFill/>
                    <a:ln>
                      <a:noFill/>
                    </a:ln>
                  </pic:spPr>
                </pic:pic>
              </a:graphicData>
            </a:graphic>
          </wp:inline>
        </w:drawing>
      </w:r>
    </w:p>
    <w:p w14:paraId="26595120" w14:textId="26412F71" w:rsidR="005473D9" w:rsidRPr="00F87946" w:rsidRDefault="005473D9" w:rsidP="005473D9">
      <w:pPr>
        <w:pStyle w:val="QuoteCaption"/>
        <w:jc w:val="both"/>
      </w:pPr>
      <w:bookmarkStart w:id="1454" w:name="_Toc3534881"/>
      <w:r w:rsidRPr="00F87946">
        <w:t xml:space="preserve">Figure </w:t>
      </w:r>
      <w:r w:rsidRPr="00F87946">
        <w:fldChar w:fldCharType="begin"/>
      </w:r>
      <w:r w:rsidRPr="00F87946">
        <w:instrText xml:space="preserve"> STYLEREF 1 \s </w:instrText>
      </w:r>
      <w:r w:rsidRPr="00F87946">
        <w:fldChar w:fldCharType="separate"/>
      </w:r>
      <w:r w:rsidR="00EF2211">
        <w:t>2</w:t>
      </w:r>
      <w:r w:rsidRPr="00F87946">
        <w:fldChar w:fldCharType="end"/>
      </w:r>
      <w:r w:rsidRPr="00F87946">
        <w:t>.</w:t>
      </w:r>
      <w:r w:rsidRPr="00F87946">
        <w:fldChar w:fldCharType="begin"/>
      </w:r>
      <w:r w:rsidRPr="00F87946">
        <w:instrText xml:space="preserve"> SEQ Figure \* ARABIC \s 1 </w:instrText>
      </w:r>
      <w:r w:rsidRPr="00F87946">
        <w:fldChar w:fldCharType="separate"/>
      </w:r>
      <w:r w:rsidR="00EF2211">
        <w:t>1</w:t>
      </w:r>
      <w:r w:rsidRPr="00F87946">
        <w:fldChar w:fldCharType="end"/>
      </w:r>
      <w:r w:rsidRPr="00F87946">
        <w:t xml:space="preserve"> Example of Functional Elements</w:t>
      </w:r>
      <w:bookmarkEnd w:id="1454"/>
    </w:p>
    <w:p w14:paraId="4B8A001B" w14:textId="4A6556EA" w:rsidR="005473D9" w:rsidRDefault="005473D9" w:rsidP="005473D9">
      <w:pPr>
        <w:pStyle w:val="Ttulo3"/>
        <w:jc w:val="both"/>
        <w:rPr>
          <w:ins w:id="1455" w:author="Jose Luis Anton Bueso" w:date="2019-04-29T12:00:00Z"/>
        </w:rPr>
      </w:pPr>
      <w:bookmarkStart w:id="1456" w:name="Front_and_Back_end"/>
      <w:bookmarkStart w:id="1457" w:name="_Toc323310621"/>
      <w:bookmarkStart w:id="1458" w:name="_Toc323562775"/>
      <w:bookmarkStart w:id="1459" w:name="_Toc323310622"/>
      <w:bookmarkStart w:id="1460" w:name="_Toc323562776"/>
      <w:bookmarkStart w:id="1461" w:name="_Toc323310623"/>
      <w:bookmarkStart w:id="1462" w:name="_Toc323562777"/>
      <w:bookmarkStart w:id="1463" w:name="_Toc323310624"/>
      <w:bookmarkStart w:id="1464" w:name="_Toc323562778"/>
      <w:bookmarkStart w:id="1465" w:name="_Toc3534800"/>
      <w:bookmarkStart w:id="1466" w:name="_Toc11075528"/>
      <w:bookmarkEnd w:id="1456"/>
      <w:bookmarkEnd w:id="1457"/>
      <w:bookmarkEnd w:id="1458"/>
      <w:bookmarkEnd w:id="1459"/>
      <w:bookmarkEnd w:id="1460"/>
      <w:bookmarkEnd w:id="1461"/>
      <w:bookmarkEnd w:id="1462"/>
      <w:bookmarkEnd w:id="1463"/>
      <w:bookmarkEnd w:id="1464"/>
      <w:r>
        <w:t>Use Cases</w:t>
      </w:r>
      <w:bookmarkEnd w:id="1465"/>
      <w:bookmarkEnd w:id="1466"/>
    </w:p>
    <w:p w14:paraId="4C7D720D" w14:textId="77777777" w:rsidR="0068759E" w:rsidRDefault="0068759E" w:rsidP="0068759E">
      <w:pPr>
        <w:rPr>
          <w:ins w:id="1467" w:author="Jose Luis Anton Bueso" w:date="2019-04-29T12:00:00Z"/>
        </w:rPr>
      </w:pPr>
      <w:ins w:id="1468" w:author="Jose Luis Anton Bueso" w:date="2019-04-29T12:00:00Z">
        <w:r>
          <w:t>The following diagram represents a set of initial Use Cases extracted from the Business Vision document.</w:t>
        </w:r>
      </w:ins>
    </w:p>
    <w:p w14:paraId="038D3D76" w14:textId="5735D4C8" w:rsidR="0068759E" w:rsidRDefault="0068759E" w:rsidP="0068759E">
      <w:pPr>
        <w:rPr>
          <w:ins w:id="1469" w:author="Jose Luis Anton Bueso" w:date="2019-04-29T12:00:00Z"/>
        </w:rPr>
      </w:pPr>
      <w:ins w:id="1470" w:author="Jose Luis Anton Bueso" w:date="2019-04-29T12:00:00Z">
        <w:r>
          <w:rPr>
            <w:noProof/>
            <w:lang w:val="es-ES" w:eastAsia="es-ES"/>
          </w:rPr>
          <w:lastRenderedPageBreak/>
          <w:drawing>
            <wp:inline distT="0" distB="0" distL="0" distR="0" wp14:anchorId="53D91CF6" wp14:editId="48EA1509">
              <wp:extent cx="6019800" cy="5610225"/>
              <wp:effectExtent l="0" t="0" r="0" b="9525"/>
              <wp:docPr id="34" name="Imagen 34" descr="Untitled Diagram-Page-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ntitled Diagram-Page-2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19800" cy="5610225"/>
                      </a:xfrm>
                      <a:prstGeom prst="rect">
                        <a:avLst/>
                      </a:prstGeom>
                      <a:noFill/>
                      <a:ln>
                        <a:noFill/>
                      </a:ln>
                    </pic:spPr>
                  </pic:pic>
                </a:graphicData>
              </a:graphic>
            </wp:inline>
          </w:drawing>
        </w:r>
      </w:ins>
    </w:p>
    <w:p w14:paraId="5C7B7816" w14:textId="77777777" w:rsidR="0068759E" w:rsidRDefault="0068759E" w:rsidP="0068759E">
      <w:pPr>
        <w:pStyle w:val="Ttulo4"/>
        <w:rPr>
          <w:ins w:id="1471" w:author="Jose Luis Anton Bueso" w:date="2019-04-29T12:00:00Z"/>
        </w:rPr>
      </w:pPr>
      <w:ins w:id="1472" w:author="Jose Luis Anton Bueso" w:date="2019-04-29T12:00:00Z">
        <w:r>
          <w:t>Use Cases to Components Traceability</w:t>
        </w:r>
      </w:ins>
    </w:p>
    <w:p w14:paraId="07BAC1E2" w14:textId="0CE24D58" w:rsidR="0068759E" w:rsidRDefault="0068759E" w:rsidP="0068759E">
      <w:pPr>
        <w:rPr>
          <w:ins w:id="1473" w:author="Jose Luis Anton Bueso" w:date="2019-04-29T12:00:00Z"/>
        </w:rPr>
      </w:pPr>
      <w:ins w:id="1474" w:author="Jose Luis Anton Bueso" w:date="2019-04-29T12:00:00Z">
        <w:r>
          <w:rPr>
            <w:noProof/>
            <w:lang w:val="es-ES" w:eastAsia="es-ES"/>
          </w:rPr>
          <w:drawing>
            <wp:inline distT="0" distB="0" distL="0" distR="0" wp14:anchorId="4B38F843" wp14:editId="666A08D9">
              <wp:extent cx="6019800" cy="1962150"/>
              <wp:effectExtent l="0" t="0" r="0" b="0"/>
              <wp:docPr id="33" name="Imagen 33" descr="Untitled Diagram-Page-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titled Diagram-Page-3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19800" cy="1962150"/>
                      </a:xfrm>
                      <a:prstGeom prst="rect">
                        <a:avLst/>
                      </a:prstGeom>
                      <a:noFill/>
                      <a:ln>
                        <a:noFill/>
                      </a:ln>
                    </pic:spPr>
                  </pic:pic>
                </a:graphicData>
              </a:graphic>
            </wp:inline>
          </w:drawing>
        </w:r>
      </w:ins>
    </w:p>
    <w:p w14:paraId="22AC9F12" w14:textId="77777777" w:rsidR="0068759E" w:rsidRDefault="0068759E" w:rsidP="0068759E">
      <w:pPr>
        <w:rPr>
          <w:ins w:id="1475" w:author="Jose Luis Anton Bueso" w:date="2019-04-29T12:00:00Z"/>
        </w:rPr>
      </w:pPr>
    </w:p>
    <w:p w14:paraId="535F3035" w14:textId="400B6DB9" w:rsidR="0068759E" w:rsidRDefault="0068759E" w:rsidP="0068759E">
      <w:pPr>
        <w:rPr>
          <w:ins w:id="1476" w:author="Jose Luis Anton Bueso" w:date="2019-04-29T12:00:00Z"/>
        </w:rPr>
      </w:pPr>
      <w:commentRangeStart w:id="1477"/>
      <w:ins w:id="1478" w:author="Jose Luis Anton Bueso" w:date="2019-04-29T12:00:00Z">
        <w:r>
          <w:rPr>
            <w:noProof/>
            <w:lang w:val="es-ES" w:eastAsia="es-ES"/>
          </w:rPr>
          <w:lastRenderedPageBreak/>
          <w:drawing>
            <wp:inline distT="0" distB="0" distL="0" distR="0" wp14:anchorId="6398F595" wp14:editId="159CEBB6">
              <wp:extent cx="6019800" cy="2838450"/>
              <wp:effectExtent l="0" t="0" r="0" b="0"/>
              <wp:docPr id="32" name="Imagen 32" descr="Untitled Diagram-Page-3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ntitled Diagram-Page-3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19800" cy="2838450"/>
                      </a:xfrm>
                      <a:prstGeom prst="rect">
                        <a:avLst/>
                      </a:prstGeom>
                      <a:noFill/>
                      <a:ln>
                        <a:noFill/>
                      </a:ln>
                    </pic:spPr>
                  </pic:pic>
                </a:graphicData>
              </a:graphic>
            </wp:inline>
          </w:drawing>
        </w:r>
        <w:commentRangeEnd w:id="1477"/>
        <w:r>
          <w:rPr>
            <w:rStyle w:val="Refdecomentario"/>
          </w:rPr>
          <w:commentReference w:id="1477"/>
        </w:r>
      </w:ins>
    </w:p>
    <w:p w14:paraId="05C943B7" w14:textId="77777777" w:rsidR="0068759E" w:rsidRDefault="0068759E" w:rsidP="0068759E">
      <w:pPr>
        <w:rPr>
          <w:ins w:id="1479" w:author="Jose Luis Anton Bueso" w:date="2019-04-29T12:00:00Z"/>
        </w:rPr>
      </w:pPr>
    </w:p>
    <w:p w14:paraId="15376A85" w14:textId="49979365" w:rsidR="0068759E" w:rsidRDefault="0068759E" w:rsidP="0068759E">
      <w:pPr>
        <w:rPr>
          <w:ins w:id="1480" w:author="Jose Luis Anton Bueso" w:date="2019-04-29T12:00:00Z"/>
        </w:rPr>
      </w:pPr>
      <w:ins w:id="1481" w:author="Jose Luis Anton Bueso" w:date="2019-04-29T12:00:00Z">
        <w:r>
          <w:rPr>
            <w:noProof/>
            <w:lang w:val="es-ES" w:eastAsia="es-ES"/>
          </w:rPr>
          <w:drawing>
            <wp:inline distT="0" distB="0" distL="0" distR="0" wp14:anchorId="7E124DC3" wp14:editId="4C4D392F">
              <wp:extent cx="6019800" cy="2114550"/>
              <wp:effectExtent l="0" t="0" r="0" b="0"/>
              <wp:docPr id="31" name="Imagen 31" descr="Untitled Diagram-Page-3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titled Diagram-Page-3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19800" cy="2114550"/>
                      </a:xfrm>
                      <a:prstGeom prst="rect">
                        <a:avLst/>
                      </a:prstGeom>
                      <a:noFill/>
                      <a:ln>
                        <a:noFill/>
                      </a:ln>
                    </pic:spPr>
                  </pic:pic>
                </a:graphicData>
              </a:graphic>
            </wp:inline>
          </w:drawing>
        </w:r>
      </w:ins>
    </w:p>
    <w:p w14:paraId="09FE3C26" w14:textId="77777777" w:rsidR="0068759E" w:rsidRDefault="0068759E" w:rsidP="0068759E">
      <w:pPr>
        <w:rPr>
          <w:ins w:id="1482" w:author="Jose Luis Anton Bueso" w:date="2019-04-29T12:00:00Z"/>
        </w:rPr>
      </w:pPr>
    </w:p>
    <w:p w14:paraId="79562A62" w14:textId="717BC045" w:rsidR="0068759E" w:rsidRDefault="0068759E" w:rsidP="0068759E">
      <w:pPr>
        <w:rPr>
          <w:ins w:id="1483" w:author="Jose Luis Anton Bueso" w:date="2019-04-29T12:00:00Z"/>
        </w:rPr>
      </w:pPr>
      <w:ins w:id="1484" w:author="Jose Luis Anton Bueso" w:date="2019-04-29T12:00:00Z">
        <w:r>
          <w:rPr>
            <w:noProof/>
            <w:lang w:val="es-ES" w:eastAsia="es-ES"/>
          </w:rPr>
          <w:drawing>
            <wp:inline distT="0" distB="0" distL="0" distR="0" wp14:anchorId="1F3E1C9D" wp14:editId="1F67F055">
              <wp:extent cx="6019800" cy="2314575"/>
              <wp:effectExtent l="0" t="0" r="0" b="9525"/>
              <wp:docPr id="30" name="Imagen 30" descr="Untitled Diagram-Copy of P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ntitled Diagram-Copy of Page-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19800" cy="2314575"/>
                      </a:xfrm>
                      <a:prstGeom prst="rect">
                        <a:avLst/>
                      </a:prstGeom>
                      <a:noFill/>
                      <a:ln>
                        <a:noFill/>
                      </a:ln>
                    </pic:spPr>
                  </pic:pic>
                </a:graphicData>
              </a:graphic>
            </wp:inline>
          </w:drawing>
        </w:r>
      </w:ins>
    </w:p>
    <w:p w14:paraId="79A4F4B9" w14:textId="18FDD48D" w:rsidR="0068759E" w:rsidRDefault="0068759E" w:rsidP="0068759E">
      <w:pPr>
        <w:rPr>
          <w:ins w:id="1485" w:author="Jose Luis Anton Bueso" w:date="2019-04-29T12:00:00Z"/>
        </w:rPr>
      </w:pPr>
      <w:ins w:id="1486" w:author="Jose Luis Anton Bueso" w:date="2019-04-29T12:00:00Z">
        <w:r>
          <w:rPr>
            <w:noProof/>
            <w:lang w:val="es-ES" w:eastAsia="es-ES"/>
          </w:rPr>
          <w:lastRenderedPageBreak/>
          <w:drawing>
            <wp:inline distT="0" distB="0" distL="0" distR="0" wp14:anchorId="2CDC86BB" wp14:editId="3DEBC553">
              <wp:extent cx="4972050" cy="2495550"/>
              <wp:effectExtent l="0" t="0" r="0" b="0"/>
              <wp:docPr id="29" name="Imagen 29" descr="Untitled Diagram-Page-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titled Diagram-Page-5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72050" cy="2495550"/>
                      </a:xfrm>
                      <a:prstGeom prst="rect">
                        <a:avLst/>
                      </a:prstGeom>
                      <a:noFill/>
                      <a:ln>
                        <a:noFill/>
                      </a:ln>
                    </pic:spPr>
                  </pic:pic>
                </a:graphicData>
              </a:graphic>
            </wp:inline>
          </w:drawing>
        </w:r>
      </w:ins>
    </w:p>
    <w:p w14:paraId="484D589D" w14:textId="101878D4" w:rsidR="0068759E" w:rsidRDefault="0068759E" w:rsidP="0068759E">
      <w:pPr>
        <w:rPr>
          <w:ins w:id="1487" w:author="Jose Luis Anton Bueso" w:date="2019-04-29T12:00:00Z"/>
        </w:rPr>
      </w:pPr>
      <w:ins w:id="1488" w:author="Jose Luis Anton Bueso" w:date="2019-04-29T12:00:00Z">
        <w:r>
          <w:rPr>
            <w:noProof/>
            <w:lang w:val="es-ES" w:eastAsia="es-ES"/>
          </w:rPr>
          <w:drawing>
            <wp:inline distT="0" distB="0" distL="0" distR="0" wp14:anchorId="232989A7" wp14:editId="32B9770A">
              <wp:extent cx="6019800" cy="2562225"/>
              <wp:effectExtent l="0" t="0" r="0" b="9525"/>
              <wp:docPr id="28" name="Imagen 28" descr="Untitled Diagram-Page-5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ntitled Diagram-Page-5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19800" cy="2562225"/>
                      </a:xfrm>
                      <a:prstGeom prst="rect">
                        <a:avLst/>
                      </a:prstGeom>
                      <a:noFill/>
                      <a:ln>
                        <a:noFill/>
                      </a:ln>
                    </pic:spPr>
                  </pic:pic>
                </a:graphicData>
              </a:graphic>
            </wp:inline>
          </w:drawing>
        </w:r>
      </w:ins>
    </w:p>
    <w:p w14:paraId="5A4D5F2B" w14:textId="5AC80E79" w:rsidR="0068759E" w:rsidRDefault="0068759E" w:rsidP="0068759E">
      <w:pPr>
        <w:rPr>
          <w:ins w:id="1489" w:author="Jose Luis Anton Bueso" w:date="2019-04-29T12:00:00Z"/>
        </w:rPr>
      </w:pPr>
      <w:ins w:id="1490" w:author="Jose Luis Anton Bueso" w:date="2019-04-29T12:00:00Z">
        <w:r>
          <w:rPr>
            <w:noProof/>
            <w:lang w:val="es-ES" w:eastAsia="es-ES"/>
          </w:rPr>
          <w:drawing>
            <wp:inline distT="0" distB="0" distL="0" distR="0" wp14:anchorId="0B929DB8" wp14:editId="5BBF73BD">
              <wp:extent cx="6019800" cy="2190750"/>
              <wp:effectExtent l="0" t="0" r="0" b="0"/>
              <wp:docPr id="27" name="Imagen 27" descr="Untitled Diagram-P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ntitled Diagram-Page-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19800" cy="2190750"/>
                      </a:xfrm>
                      <a:prstGeom prst="rect">
                        <a:avLst/>
                      </a:prstGeom>
                      <a:noFill/>
                      <a:ln>
                        <a:noFill/>
                      </a:ln>
                    </pic:spPr>
                  </pic:pic>
                </a:graphicData>
              </a:graphic>
            </wp:inline>
          </w:drawing>
        </w:r>
      </w:ins>
    </w:p>
    <w:p w14:paraId="6548D02E" w14:textId="3CEC48D7" w:rsidR="0068759E" w:rsidRDefault="0068759E" w:rsidP="0068759E">
      <w:pPr>
        <w:rPr>
          <w:ins w:id="1491" w:author="Jose Luis Anton Bueso" w:date="2019-04-29T12:00:00Z"/>
        </w:rPr>
      </w:pPr>
      <w:ins w:id="1492" w:author="Jose Luis Anton Bueso" w:date="2019-04-29T12:00:00Z">
        <w:r>
          <w:rPr>
            <w:noProof/>
            <w:lang w:val="es-ES" w:eastAsia="es-ES"/>
          </w:rPr>
          <w:lastRenderedPageBreak/>
          <w:drawing>
            <wp:inline distT="0" distB="0" distL="0" distR="0" wp14:anchorId="12B94B5A" wp14:editId="52FC87A3">
              <wp:extent cx="6019800" cy="3495675"/>
              <wp:effectExtent l="0" t="0" r="0" b="9525"/>
              <wp:docPr id="26" name="Imagen 26" descr="Untitled Diagram-Step 8 -Carrying out data processing an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ntitled Diagram-Step 8 -Carrying out data processing and analysi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19800" cy="3495675"/>
                      </a:xfrm>
                      <a:prstGeom prst="rect">
                        <a:avLst/>
                      </a:prstGeom>
                      <a:noFill/>
                      <a:ln>
                        <a:noFill/>
                      </a:ln>
                    </pic:spPr>
                  </pic:pic>
                </a:graphicData>
              </a:graphic>
            </wp:inline>
          </w:drawing>
        </w:r>
      </w:ins>
    </w:p>
    <w:p w14:paraId="35677391" w14:textId="5066D1FC" w:rsidR="0068759E" w:rsidRDefault="0068759E" w:rsidP="0068759E">
      <w:pPr>
        <w:rPr>
          <w:ins w:id="1493" w:author="Jose Luis Anton Bueso" w:date="2019-04-29T12:00:00Z"/>
        </w:rPr>
      </w:pPr>
      <w:ins w:id="1494" w:author="Jose Luis Anton Bueso" w:date="2019-04-29T12:00:00Z">
        <w:r>
          <w:rPr>
            <w:noProof/>
            <w:lang w:val="es-ES" w:eastAsia="es-ES"/>
          </w:rPr>
          <w:drawing>
            <wp:inline distT="0" distB="0" distL="0" distR="0" wp14:anchorId="698C7550" wp14:editId="00081052">
              <wp:extent cx="6019800" cy="2790825"/>
              <wp:effectExtent l="0" t="0" r="0" b="9525"/>
              <wp:docPr id="25" name="Imagen 25" descr="Untitled Diagram-Other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ntitled Diagram-Other featur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19800" cy="2790825"/>
                      </a:xfrm>
                      <a:prstGeom prst="rect">
                        <a:avLst/>
                      </a:prstGeom>
                      <a:noFill/>
                      <a:ln>
                        <a:noFill/>
                      </a:ln>
                    </pic:spPr>
                  </pic:pic>
                </a:graphicData>
              </a:graphic>
            </wp:inline>
          </w:drawing>
        </w:r>
      </w:ins>
    </w:p>
    <w:p w14:paraId="2CC424F4" w14:textId="77777777" w:rsidR="0068759E" w:rsidRPr="00AD7F09" w:rsidRDefault="0068759E">
      <w:pPr>
        <w:pPrChange w:id="1495" w:author="Jose Luis Anton Bueso" w:date="2019-04-29T12:00:00Z">
          <w:pPr>
            <w:pStyle w:val="Ttulo3"/>
            <w:jc w:val="both"/>
          </w:pPr>
        </w:pPrChange>
      </w:pPr>
    </w:p>
    <w:p w14:paraId="0832F097" w14:textId="32761ECF" w:rsidR="005473D9" w:rsidRDefault="005473D9" w:rsidP="005473D9">
      <w:pPr>
        <w:pStyle w:val="Ttulo3"/>
        <w:jc w:val="both"/>
        <w:rPr>
          <w:ins w:id="1496" w:author="Jose Luis Anton Bueso" w:date="2019-04-29T12:01:00Z"/>
        </w:rPr>
      </w:pPr>
      <w:bookmarkStart w:id="1497" w:name="_Toc3534801"/>
      <w:bookmarkStart w:id="1498" w:name="_Toc11075529"/>
      <w:r>
        <w:t>System specific functions</w:t>
      </w:r>
      <w:bookmarkEnd w:id="1497"/>
      <w:bookmarkEnd w:id="1498"/>
    </w:p>
    <w:p w14:paraId="15DC6DE0" w14:textId="77777777" w:rsidR="00B051D7" w:rsidRDefault="00B051D7" w:rsidP="00B051D7">
      <w:pPr>
        <w:pStyle w:val="Ttulo4"/>
        <w:spacing w:line="256" w:lineRule="auto"/>
        <w:rPr>
          <w:ins w:id="1499" w:author="Jose Luis Anton Bueso" w:date="2019-04-29T12:01:00Z"/>
        </w:rPr>
      </w:pPr>
      <w:ins w:id="1500" w:author="Jose Luis Anton Bueso" w:date="2019-04-29T12:01:00Z">
        <w:r>
          <w:t>Authentication &amp; Authorization</w:t>
        </w:r>
      </w:ins>
    </w:p>
    <w:p w14:paraId="446FE292" w14:textId="77777777" w:rsidR="00B051D7" w:rsidRDefault="00B051D7" w:rsidP="00B051D7">
      <w:pPr>
        <w:pStyle w:val="Ttulo5"/>
        <w:spacing w:line="256" w:lineRule="auto"/>
        <w:rPr>
          <w:ins w:id="1501" w:author="Jose Luis Anton Bueso" w:date="2019-04-29T12:01:00Z"/>
        </w:rPr>
      </w:pPr>
      <w:ins w:id="1502" w:author="Jose Luis Anton Bueso" w:date="2019-04-29T12:01:00Z">
        <w:r>
          <w:t>Token based authentication</w:t>
        </w:r>
      </w:ins>
    </w:p>
    <w:p w14:paraId="1353DDB9" w14:textId="7E28E940" w:rsidR="00B051D7" w:rsidRDefault="00B051D7" w:rsidP="00B051D7">
      <w:pPr>
        <w:jc w:val="both"/>
        <w:rPr>
          <w:ins w:id="1503" w:author="Jose Luis Anton Bueso" w:date="2019-04-29T12:01:00Z"/>
        </w:rPr>
      </w:pPr>
      <w:proofErr w:type="spellStart"/>
      <w:ins w:id="1504" w:author="Jose Luis Anton Bueso" w:date="2019-04-29T12:01:00Z">
        <w:r>
          <w:t>ReportNet</w:t>
        </w:r>
        <w:proofErr w:type="spellEnd"/>
        <w:r>
          <w:t xml:space="preserve"> 3.0 will include a User Management component in charge of managing the Authentication against the User Repositories existing (</w:t>
        </w:r>
        <w:proofErr w:type="spellStart"/>
        <w:r>
          <w:t>EULogin</w:t>
        </w:r>
        <w:proofErr w:type="spellEnd"/>
        <w:r>
          <w:t>). In order to manage the authentication in a Distributed environment, the User Management component will issue a token that will be used by the different components of the system to validate the identity of the request, the authorisation profile and the validity of the token, enabling the Single Sign On between the different components.</w:t>
        </w:r>
      </w:ins>
    </w:p>
    <w:p w14:paraId="136DBE27" w14:textId="77777777" w:rsidR="00B051D7" w:rsidRDefault="00B051D7" w:rsidP="00B051D7">
      <w:pPr>
        <w:jc w:val="both"/>
        <w:rPr>
          <w:ins w:id="1505" w:author="Jose Luis Anton Bueso" w:date="2019-04-29T12:01:00Z"/>
        </w:rPr>
      </w:pPr>
      <w:ins w:id="1506" w:author="Jose Luis Anton Bueso" w:date="2019-04-29T12:01:00Z">
        <w:r>
          <w:t>In the following graph, it is described how the authentication mechanism will work:</w:t>
        </w:r>
      </w:ins>
    </w:p>
    <w:p w14:paraId="74249DA1" w14:textId="3B86C812" w:rsidR="00B051D7" w:rsidRDefault="00B051D7" w:rsidP="00B051D7">
      <w:pPr>
        <w:rPr>
          <w:ins w:id="1507" w:author="Jose Luis Anton Bueso" w:date="2019-04-29T12:01:00Z"/>
        </w:rPr>
      </w:pPr>
      <w:ins w:id="1508" w:author="Jose Luis Anton Bueso" w:date="2019-04-29T12:01:00Z">
        <w:r>
          <w:rPr>
            <w:noProof/>
            <w:lang w:val="es-ES" w:eastAsia="es-ES"/>
          </w:rPr>
          <w:lastRenderedPageBreak/>
          <w:drawing>
            <wp:inline distT="0" distB="0" distL="0" distR="0" wp14:anchorId="5ED0E336" wp14:editId="04B1FEC0">
              <wp:extent cx="4953000" cy="3638550"/>
              <wp:effectExtent l="0" t="0" r="0" b="0"/>
              <wp:docPr id="36" name="Imagen 36" descr="Untitled Diagram-P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ntitled Diagram-Page-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53000" cy="3638550"/>
                      </a:xfrm>
                      <a:prstGeom prst="rect">
                        <a:avLst/>
                      </a:prstGeom>
                      <a:noFill/>
                      <a:ln>
                        <a:noFill/>
                      </a:ln>
                    </pic:spPr>
                  </pic:pic>
                </a:graphicData>
              </a:graphic>
            </wp:inline>
          </w:drawing>
        </w:r>
      </w:ins>
    </w:p>
    <w:p w14:paraId="3BC023EC" w14:textId="77777777" w:rsidR="00B051D7" w:rsidRDefault="00B051D7" w:rsidP="00B051D7">
      <w:pPr>
        <w:rPr>
          <w:ins w:id="1509" w:author="Jose Luis Anton Bueso" w:date="2019-04-29T12:01:00Z"/>
        </w:rPr>
      </w:pPr>
      <w:ins w:id="1510" w:author="Jose Luis Anton Bueso" w:date="2019-04-29T12:01:00Z">
        <w:r>
          <w:t>process followed here is:</w:t>
        </w:r>
      </w:ins>
    </w:p>
    <w:p w14:paraId="552EE714" w14:textId="77777777" w:rsidR="00B051D7" w:rsidRDefault="00B051D7" w:rsidP="00B051D7">
      <w:pPr>
        <w:pStyle w:val="Prrafodelista"/>
        <w:numPr>
          <w:ilvl w:val="0"/>
          <w:numId w:val="31"/>
        </w:numPr>
        <w:spacing w:line="256" w:lineRule="auto"/>
        <w:jc w:val="both"/>
        <w:rPr>
          <w:ins w:id="1511" w:author="Jose Luis Anton Bueso" w:date="2019-04-29T12:01:00Z"/>
        </w:rPr>
      </w:pPr>
      <w:proofErr w:type="spellStart"/>
      <w:ins w:id="1512" w:author="Jose Luis Anton Bueso" w:date="2019-04-29T12:01:00Z">
        <w:r>
          <w:t>ReportNet</w:t>
        </w:r>
        <w:proofErr w:type="spellEnd"/>
        <w:r>
          <w:t xml:space="preserve"> 3.0 Frontend requires to access to any of the system’s components through the API Gateway. The API Gateway notices the user is not logged in, so it redirects the browser to the User Management Service to be authenticated. The API Gateway passes along a call-back URL (a redirect URL) as a query parameter in this browser redirect that User Management Service will use when it finishes authentication.</w:t>
        </w:r>
      </w:ins>
    </w:p>
    <w:p w14:paraId="0363DC03" w14:textId="77777777" w:rsidR="00B051D7" w:rsidRDefault="00B051D7" w:rsidP="00B051D7">
      <w:pPr>
        <w:pStyle w:val="Prrafodelista"/>
        <w:numPr>
          <w:ilvl w:val="0"/>
          <w:numId w:val="31"/>
        </w:numPr>
        <w:spacing w:line="256" w:lineRule="auto"/>
        <w:jc w:val="both"/>
        <w:rPr>
          <w:ins w:id="1513" w:author="Jose Luis Anton Bueso" w:date="2019-04-29T12:01:00Z"/>
        </w:rPr>
      </w:pPr>
      <w:ins w:id="1514" w:author="Jose Luis Anton Bueso" w:date="2019-04-29T12:01:00Z">
        <w:r>
          <w:t>User Management Service authenticates the user and creates a one-time, very short lived, temporary code. User Management Service redirects back to the API Gateway using the call-back URL provided earlier and additionally adds the temporary code as a query parameter in the call-back URL.</w:t>
        </w:r>
      </w:ins>
    </w:p>
    <w:p w14:paraId="28FC083A" w14:textId="77777777" w:rsidR="00B051D7" w:rsidRDefault="00B051D7" w:rsidP="00B051D7">
      <w:pPr>
        <w:pStyle w:val="Prrafodelista"/>
        <w:numPr>
          <w:ilvl w:val="0"/>
          <w:numId w:val="31"/>
        </w:numPr>
        <w:spacing w:line="256" w:lineRule="auto"/>
        <w:jc w:val="both"/>
        <w:rPr>
          <w:ins w:id="1515" w:author="Jose Luis Anton Bueso" w:date="2019-04-29T12:01:00Z"/>
        </w:rPr>
      </w:pPr>
      <w:ins w:id="1516" w:author="Jose Luis Anton Bueso" w:date="2019-04-29T12:01:00Z">
        <w:r>
          <w:t>The API Gateway extracts the temporary code and makes a background out of band REST invocation to User Management Service to exchange the code for an identity, access and refresh token. Once this temporary code has been used to obtain the tokens, it can never be used again. This prevents potential replay attacks.</w:t>
        </w:r>
      </w:ins>
    </w:p>
    <w:p w14:paraId="67D46831" w14:textId="77777777" w:rsidR="00B051D7" w:rsidRDefault="00B051D7" w:rsidP="00B051D7">
      <w:pPr>
        <w:pStyle w:val="Ttulo5"/>
        <w:spacing w:line="256" w:lineRule="auto"/>
        <w:rPr>
          <w:ins w:id="1517" w:author="Jose Luis Anton Bueso" w:date="2019-04-29T12:01:00Z"/>
        </w:rPr>
      </w:pPr>
      <w:ins w:id="1518" w:author="Jose Luis Anton Bueso" w:date="2019-04-29T12:01:00Z">
        <w:r>
          <w:t>User Federation mechanism</w:t>
        </w:r>
      </w:ins>
    </w:p>
    <w:p w14:paraId="5AAE18CF" w14:textId="2EDD7C07" w:rsidR="00B051D7" w:rsidRDefault="00B051D7">
      <w:pPr>
        <w:ind w:left="720" w:hanging="720"/>
        <w:rPr>
          <w:ins w:id="1519" w:author="Jose Luis Anton Bueso" w:date="2019-04-29T12:01:00Z"/>
        </w:rPr>
        <w:pPrChange w:id="1520" w:author="Jose Luis Anton Bueso" w:date="2019-06-10T14:02:00Z">
          <w:pPr/>
        </w:pPrChange>
      </w:pPr>
      <w:proofErr w:type="spellStart"/>
      <w:ins w:id="1521" w:author="Jose Luis Anton Bueso" w:date="2019-04-29T12:01:00Z">
        <w:r>
          <w:t>ReportNet</w:t>
        </w:r>
        <w:proofErr w:type="spellEnd"/>
        <w:r>
          <w:t xml:space="preserve"> 3.0 user information will be distributed in </w:t>
        </w:r>
      </w:ins>
      <w:ins w:id="1522" w:author="Jose Luis Anton Bueso" w:date="2019-06-10T14:02:00Z">
        <w:r w:rsidR="009D1D89">
          <w:t>the following</w:t>
        </w:r>
      </w:ins>
      <w:ins w:id="1523" w:author="Jose Luis Anton Bueso" w:date="2019-04-29T12:01:00Z">
        <w:r>
          <w:t xml:space="preserve"> User Database:</w:t>
        </w:r>
      </w:ins>
    </w:p>
    <w:p w14:paraId="2183B528" w14:textId="70265424" w:rsidR="00B051D7" w:rsidRDefault="00B051D7" w:rsidP="00B051D7">
      <w:pPr>
        <w:pStyle w:val="Prrafodelista"/>
        <w:numPr>
          <w:ilvl w:val="0"/>
          <w:numId w:val="32"/>
        </w:numPr>
        <w:spacing w:line="256" w:lineRule="auto"/>
        <w:rPr>
          <w:ins w:id="1524" w:author="Jose Luis Anton Bueso" w:date="2019-04-29T12:01:00Z"/>
        </w:rPr>
      </w:pPr>
      <w:proofErr w:type="spellStart"/>
      <w:ins w:id="1525" w:author="Jose Luis Anton Bueso" w:date="2019-04-29T12:01:00Z">
        <w:r>
          <w:t>EULogin</w:t>
        </w:r>
        <w:proofErr w:type="spellEnd"/>
        <w:r>
          <w:t xml:space="preserve"> </w:t>
        </w:r>
        <w:r>
          <w:sym w:font="Wingdings" w:char="F0E0"/>
        </w:r>
        <w:r>
          <w:t xml:space="preserve"> </w:t>
        </w:r>
      </w:ins>
      <w:proofErr w:type="spellStart"/>
      <w:ins w:id="1526" w:author="Jose Luis Anton Bueso" w:date="2020-06-29T16:20:00Z">
        <w:r w:rsidR="003478B7">
          <w:t>OpenId</w:t>
        </w:r>
      </w:ins>
      <w:proofErr w:type="spellEnd"/>
    </w:p>
    <w:p w14:paraId="54C99027" w14:textId="3B40FF89" w:rsidR="00B051D7" w:rsidRDefault="00B051D7" w:rsidP="00B051D7">
      <w:pPr>
        <w:rPr>
          <w:ins w:id="1527" w:author="Jose Luis Anton Bueso" w:date="2019-04-29T12:01:00Z"/>
        </w:rPr>
      </w:pPr>
      <w:ins w:id="1528" w:author="Jose Luis Anton Bueso" w:date="2019-04-29T12:01:00Z">
        <w:r>
          <w:t xml:space="preserve">So, Authentication mechanism should ideally deal with </w:t>
        </w:r>
      </w:ins>
      <w:proofErr w:type="spellStart"/>
      <w:ins w:id="1529" w:author="Jose Luis Anton Bueso" w:date="2019-06-10T14:01:00Z">
        <w:r w:rsidR="009D1D89">
          <w:t>EULogin</w:t>
        </w:r>
      </w:ins>
      <w:proofErr w:type="spellEnd"/>
      <w:ins w:id="1530" w:author="Jose Luis Anton Bueso" w:date="2019-04-29T12:01:00Z">
        <w:r w:rsidR="001F71C1">
          <w:t xml:space="preserve"> User Database</w:t>
        </w:r>
        <w:r>
          <w:t xml:space="preserve"> in a transparent way to the user. For achieving this, User Management Service will implement a User Federation mechanism that will work in the following way:</w:t>
        </w:r>
      </w:ins>
    </w:p>
    <w:p w14:paraId="53AC1317" w14:textId="752F8FDE" w:rsidR="00B051D7" w:rsidRDefault="00B051D7" w:rsidP="00B051D7">
      <w:pPr>
        <w:pStyle w:val="Prrafodelista"/>
        <w:numPr>
          <w:ilvl w:val="0"/>
          <w:numId w:val="33"/>
        </w:numPr>
        <w:spacing w:line="256" w:lineRule="auto"/>
        <w:rPr>
          <w:ins w:id="1531" w:author="Jose Luis Anton Bueso" w:date="2019-04-29T12:01:00Z"/>
        </w:rPr>
      </w:pPr>
      <w:ins w:id="1532" w:author="Jose Luis Anton Bueso" w:date="2019-04-29T12:01:00Z">
        <w:r>
          <w:t xml:space="preserve">When a user logs in, the User Management will </w:t>
        </w:r>
      </w:ins>
      <w:ins w:id="1533" w:author="Jose Luis Anton Bueso" w:date="2019-06-10T14:02:00Z">
        <w:r w:rsidR="00345ACF">
          <w:t>check agains</w:t>
        </w:r>
      </w:ins>
      <w:ins w:id="1534" w:author="Jose Luis Anton Bueso" w:date="2019-06-10T15:16:00Z">
        <w:r w:rsidR="001F71C1">
          <w:t>t</w:t>
        </w:r>
      </w:ins>
      <w:ins w:id="1535" w:author="Jose Luis Anton Bueso" w:date="2019-06-10T14:02:00Z">
        <w:r w:rsidR="00345ACF">
          <w:t xml:space="preserve"> the</w:t>
        </w:r>
      </w:ins>
      <w:ins w:id="1536" w:author="Jose Luis Anton Bueso" w:date="2019-04-29T12:01:00Z">
        <w:r>
          <w:t xml:space="preserve"> User Database (</w:t>
        </w:r>
        <w:proofErr w:type="spellStart"/>
        <w:r>
          <w:t>EULogin</w:t>
        </w:r>
        <w:proofErr w:type="spellEnd"/>
        <w:r>
          <w:t>).</w:t>
        </w:r>
      </w:ins>
    </w:p>
    <w:p w14:paraId="0B653AEA" w14:textId="77777777" w:rsidR="00B051D7" w:rsidRDefault="00B051D7" w:rsidP="00B051D7">
      <w:pPr>
        <w:pStyle w:val="Prrafodelista"/>
        <w:numPr>
          <w:ilvl w:val="0"/>
          <w:numId w:val="33"/>
        </w:numPr>
        <w:spacing w:line="256" w:lineRule="auto"/>
        <w:rPr>
          <w:ins w:id="1537" w:author="Jose Luis Anton Bueso" w:date="2019-04-29T12:01:00Z"/>
        </w:rPr>
      </w:pPr>
      <w:ins w:id="1538" w:author="Jose Luis Anton Bueso" w:date="2019-04-29T12:01:00Z">
        <w:r>
          <w:t>Data from the external User Database will be mapped to an internal common user model, so the User Management component can retrieve the information stored.</w:t>
        </w:r>
      </w:ins>
    </w:p>
    <w:p w14:paraId="4591E984" w14:textId="77777777" w:rsidR="00B051D7" w:rsidRDefault="00B051D7" w:rsidP="00B051D7">
      <w:pPr>
        <w:rPr>
          <w:ins w:id="1539" w:author="Jose Luis Anton Bueso" w:date="2019-04-29T12:01:00Z"/>
        </w:rPr>
      </w:pPr>
      <w:ins w:id="1540" w:author="Jose Luis Anton Bueso" w:date="2019-04-29T12:01:00Z">
        <w:r>
          <w:t>Configuration of external User Databases should be configurable, in order to allow the definition of further Databases or just to exchange the values from DEV to PROD environments.</w:t>
        </w:r>
      </w:ins>
    </w:p>
    <w:p w14:paraId="09B843E0" w14:textId="77777777" w:rsidR="00B051D7" w:rsidRDefault="00B051D7" w:rsidP="00B051D7">
      <w:pPr>
        <w:pStyle w:val="Ttulo5"/>
        <w:spacing w:line="256" w:lineRule="auto"/>
        <w:rPr>
          <w:ins w:id="1541" w:author="Jose Luis Anton Bueso" w:date="2019-04-29T12:01:00Z"/>
        </w:rPr>
      </w:pPr>
      <w:ins w:id="1542" w:author="Jose Luis Anton Bueso" w:date="2019-04-29T12:01:00Z">
        <w:r>
          <w:lastRenderedPageBreak/>
          <w:t>Role Hierarchy</w:t>
        </w:r>
      </w:ins>
    </w:p>
    <w:p w14:paraId="7D109075" w14:textId="77777777" w:rsidR="00B051D7" w:rsidRDefault="00B051D7" w:rsidP="00B051D7">
      <w:pPr>
        <w:rPr>
          <w:ins w:id="1543" w:author="Jose Luis Anton Bueso" w:date="2019-04-29T12:01:00Z"/>
        </w:rPr>
      </w:pPr>
      <w:ins w:id="1544" w:author="Jose Luis Anton Bueso" w:date="2019-04-29T12:01:00Z">
        <w:r>
          <w:t>According to the Requirements, we have extracted the following Role Hierarchy:</w:t>
        </w:r>
      </w:ins>
    </w:p>
    <w:p w14:paraId="7F82DF85" w14:textId="3218D9EC" w:rsidR="00B051D7" w:rsidRDefault="00B051D7" w:rsidP="00B051D7">
      <w:pPr>
        <w:rPr>
          <w:ins w:id="1545" w:author="Jose Luis Anton Bueso" w:date="2019-04-29T12:01:00Z"/>
        </w:rPr>
      </w:pPr>
      <w:ins w:id="1546" w:author="Jose Luis Anton Bueso" w:date="2019-04-29T12:01:00Z">
        <w:r>
          <w:rPr>
            <w:noProof/>
            <w:lang w:val="es-ES" w:eastAsia="es-ES"/>
          </w:rPr>
          <w:drawing>
            <wp:inline distT="0" distB="0" distL="0" distR="0" wp14:anchorId="0EA97439" wp14:editId="71FA804C">
              <wp:extent cx="6019800" cy="4219575"/>
              <wp:effectExtent l="0" t="0" r="0" b="9525"/>
              <wp:docPr id="35" name="Imagen 35" descr="Untitled Diagram-Ro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ntitled Diagram-Role Hierarchy"/>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19800" cy="4219575"/>
                      </a:xfrm>
                      <a:prstGeom prst="rect">
                        <a:avLst/>
                      </a:prstGeom>
                      <a:noFill/>
                      <a:ln>
                        <a:noFill/>
                      </a:ln>
                    </pic:spPr>
                  </pic:pic>
                </a:graphicData>
              </a:graphic>
            </wp:inline>
          </w:drawing>
        </w:r>
      </w:ins>
    </w:p>
    <w:p w14:paraId="5AC5FDCE" w14:textId="77777777" w:rsidR="00B051D7" w:rsidRDefault="00B051D7" w:rsidP="00B051D7">
      <w:pPr>
        <w:rPr>
          <w:ins w:id="1547" w:author="Jose Luis Anton Bueso" w:date="2019-04-29T12:01:00Z"/>
        </w:rPr>
      </w:pPr>
      <w:ins w:id="1548" w:author="Jose Luis Anton Bueso" w:date="2019-04-29T12:01:00Z">
        <w:r>
          <w:t>Within this diagram, there is an important technical aspect to consider:</w:t>
        </w:r>
      </w:ins>
    </w:p>
    <w:p w14:paraId="78A6B7DA" w14:textId="77777777" w:rsidR="00B051D7" w:rsidRDefault="00B051D7" w:rsidP="00B051D7">
      <w:pPr>
        <w:pStyle w:val="Prrafodelista"/>
        <w:numPr>
          <w:ilvl w:val="0"/>
          <w:numId w:val="32"/>
        </w:numPr>
        <w:spacing w:line="256" w:lineRule="auto"/>
        <w:rPr>
          <w:ins w:id="1549" w:author="Jose Luis Anton Bueso" w:date="2019-04-29T12:01:00Z"/>
        </w:rPr>
      </w:pPr>
      <w:ins w:id="1550" w:author="Jose Luis Anton Bueso" w:date="2019-04-29T12:01:00Z">
        <w:r>
          <w:t>Authorization Schema will be defined in the User Management component.</w:t>
        </w:r>
      </w:ins>
    </w:p>
    <w:p w14:paraId="2EE8153E" w14:textId="77777777" w:rsidR="00B051D7" w:rsidRDefault="00B051D7" w:rsidP="00B051D7">
      <w:pPr>
        <w:pStyle w:val="Prrafodelista"/>
        <w:numPr>
          <w:ilvl w:val="0"/>
          <w:numId w:val="32"/>
        </w:numPr>
        <w:spacing w:line="256" w:lineRule="auto"/>
        <w:rPr>
          <w:ins w:id="1551" w:author="Jose Luis Anton Bueso" w:date="2019-04-29T12:01:00Z"/>
        </w:rPr>
      </w:pPr>
      <w:ins w:id="1552" w:author="Jose Luis Anton Bueso" w:date="2019-04-29T12:01:00Z">
        <w:r>
          <w:t xml:space="preserve">However, for the specialization of the Data Requester role, users assigned to each role will be mapped and maintained at </w:t>
        </w:r>
        <w:proofErr w:type="spellStart"/>
        <w:r>
          <w:t>DataFlow</w:t>
        </w:r>
        <w:proofErr w:type="spellEnd"/>
        <w:r>
          <w:t xml:space="preserve"> level, so it will be under the boundaries of the </w:t>
        </w:r>
        <w:proofErr w:type="spellStart"/>
        <w:r>
          <w:t>DataFlow</w:t>
        </w:r>
        <w:proofErr w:type="spellEnd"/>
        <w:r>
          <w:t xml:space="preserve"> service.</w:t>
        </w:r>
      </w:ins>
    </w:p>
    <w:p w14:paraId="1883A67F" w14:textId="77777777" w:rsidR="00B051D7" w:rsidRDefault="00B051D7" w:rsidP="00B051D7">
      <w:pPr>
        <w:pStyle w:val="Ttulo5"/>
        <w:spacing w:line="256" w:lineRule="auto"/>
        <w:rPr>
          <w:ins w:id="1553" w:author="Jose Luis Anton Bueso" w:date="2019-04-29T12:01:00Z"/>
        </w:rPr>
      </w:pPr>
      <w:ins w:id="1554" w:author="Jose Luis Anton Bueso" w:date="2019-04-29T12:01:00Z">
        <w:r>
          <w:t>Authorization Schema</w:t>
        </w:r>
      </w:ins>
    </w:p>
    <w:p w14:paraId="0D9707BE" w14:textId="77777777" w:rsidR="00B051D7" w:rsidRDefault="00B051D7" w:rsidP="00B051D7">
      <w:pPr>
        <w:rPr>
          <w:ins w:id="1555" w:author="Jose Luis Anton Bueso" w:date="2019-04-29T12:01:00Z"/>
        </w:rPr>
      </w:pPr>
      <w:ins w:id="1556" w:author="Jose Luis Anton Bueso" w:date="2019-04-29T12:01:00Z">
        <w:r>
          <w:t>Authorization of the system will be based in a Role-based Access Control. Considering this approach, Authorization will be defined in terms of:</w:t>
        </w:r>
      </w:ins>
    </w:p>
    <w:p w14:paraId="7610C0F0" w14:textId="77777777" w:rsidR="00B051D7" w:rsidRDefault="00B051D7" w:rsidP="00B051D7">
      <w:pPr>
        <w:rPr>
          <w:ins w:id="1557" w:author="Jose Luis Anton Bueso" w:date="2019-04-29T12:01:00Z"/>
          <w:u w:val="single"/>
        </w:rPr>
      </w:pPr>
      <w:ins w:id="1558" w:author="Jose Luis Anton Bueso" w:date="2019-04-29T12:01:00Z">
        <w:r>
          <w:rPr>
            <w:u w:val="single"/>
          </w:rPr>
          <w:t>Permission:</w:t>
        </w:r>
      </w:ins>
    </w:p>
    <w:p w14:paraId="7BC6AAE0" w14:textId="77777777" w:rsidR="00B051D7" w:rsidRDefault="00B051D7" w:rsidP="00B051D7">
      <w:pPr>
        <w:rPr>
          <w:ins w:id="1559" w:author="Jose Luis Anton Bueso" w:date="2019-04-29T12:01:00Z"/>
        </w:rPr>
      </w:pPr>
      <w:ins w:id="1560" w:author="Jose Luis Anton Bueso" w:date="2019-04-29T12:01:00Z">
        <w:r>
          <w:t>Permission can be defined as an action allowed over a resource. For example: CREATE DATASET, READ SUBMISSION AGREEMENT, etc.</w:t>
        </w:r>
      </w:ins>
    </w:p>
    <w:p w14:paraId="0F963E9A" w14:textId="77777777" w:rsidR="00B051D7" w:rsidRDefault="00B051D7" w:rsidP="00B051D7">
      <w:pPr>
        <w:rPr>
          <w:ins w:id="1561" w:author="Jose Luis Anton Bueso" w:date="2019-04-29T12:01:00Z"/>
          <w:u w:val="single"/>
        </w:rPr>
      </w:pPr>
      <w:ins w:id="1562" w:author="Jose Luis Anton Bueso" w:date="2019-04-29T12:01:00Z">
        <w:r>
          <w:rPr>
            <w:u w:val="single"/>
          </w:rPr>
          <w:t>Role:</w:t>
        </w:r>
      </w:ins>
    </w:p>
    <w:p w14:paraId="11EC4ABA" w14:textId="77777777" w:rsidR="00B051D7" w:rsidRDefault="00B051D7" w:rsidP="00B051D7">
      <w:pPr>
        <w:rPr>
          <w:ins w:id="1563" w:author="Jose Luis Anton Bueso" w:date="2019-04-29T12:01:00Z"/>
        </w:rPr>
      </w:pPr>
      <w:ins w:id="1564" w:author="Jose Luis Anton Bueso" w:date="2019-04-29T12:01:00Z">
        <w:r>
          <w:t>A role is a set of permission put together to define the functionality allowed to a given kind of user. For example:</w:t>
        </w:r>
      </w:ins>
    </w:p>
    <w:p w14:paraId="30FB7E90" w14:textId="77777777" w:rsidR="00B051D7" w:rsidRDefault="00B051D7" w:rsidP="00B051D7">
      <w:pPr>
        <w:rPr>
          <w:ins w:id="1565" w:author="Jose Luis Anton Bueso" w:date="2019-04-29T12:01:00Z"/>
        </w:rPr>
      </w:pPr>
      <w:ins w:id="1566" w:author="Jose Luis Anton Bueso" w:date="2019-04-29T12:01:00Z">
        <w:r>
          <w:t>DATA REQUESTOR role will be formed by the permissions: CREATE SUBMISSION AGREEMENT, CREATE DATAFLOW, CREATE DATASET, RELEASE DATASET, etc.</w:t>
        </w:r>
      </w:ins>
    </w:p>
    <w:p w14:paraId="3B332E9C" w14:textId="77777777" w:rsidR="00B051D7" w:rsidRDefault="00B051D7" w:rsidP="00B051D7">
      <w:pPr>
        <w:rPr>
          <w:ins w:id="1567" w:author="Jose Luis Anton Bueso" w:date="2019-04-29T12:01:00Z"/>
          <w:u w:val="single"/>
        </w:rPr>
      </w:pPr>
      <w:ins w:id="1568" w:author="Jose Luis Anton Bueso" w:date="2019-04-29T12:01:00Z">
        <w:r>
          <w:rPr>
            <w:u w:val="single"/>
          </w:rPr>
          <w:t>Group:</w:t>
        </w:r>
      </w:ins>
    </w:p>
    <w:p w14:paraId="358FD769" w14:textId="77777777" w:rsidR="00B051D7" w:rsidRDefault="00B051D7" w:rsidP="00B051D7">
      <w:pPr>
        <w:rPr>
          <w:ins w:id="1569" w:author="Jose Luis Anton Bueso" w:date="2019-04-29T12:01:00Z"/>
        </w:rPr>
      </w:pPr>
      <w:ins w:id="1570" w:author="Jose Luis Anton Bueso" w:date="2019-04-29T12:01:00Z">
        <w:r>
          <w:t>A group is a set of users that form a Logic Unit within the Business implemented in the system. This could include several users with different roles.</w:t>
        </w:r>
      </w:ins>
    </w:p>
    <w:p w14:paraId="6A47AE95" w14:textId="77777777" w:rsidR="00B051D7" w:rsidRDefault="00B051D7" w:rsidP="00B051D7">
      <w:pPr>
        <w:rPr>
          <w:ins w:id="1571" w:author="Jose Luis Anton Bueso" w:date="2019-04-29T12:01:00Z"/>
        </w:rPr>
      </w:pPr>
      <w:ins w:id="1572" w:author="Jose Luis Anton Bueso" w:date="2019-04-29T12:01:00Z">
        <w:r>
          <w:lastRenderedPageBreak/>
          <w:t>For example, Member States’ users will form a group per Reporting Entity, where one of those users will have the role of National Focus Point (with its related extra permissions).</w:t>
        </w:r>
      </w:ins>
    </w:p>
    <w:p w14:paraId="5B01895B" w14:textId="77777777" w:rsidR="00B051D7" w:rsidRDefault="00B051D7" w:rsidP="00B051D7">
      <w:pPr>
        <w:rPr>
          <w:ins w:id="1573" w:author="Jose Luis Anton Bueso" w:date="2019-04-29T12:01:00Z"/>
        </w:rPr>
      </w:pPr>
      <w:ins w:id="1574" w:author="Jose Luis Anton Bueso" w:date="2019-04-29T12:01:00Z">
        <w:r>
          <w:t xml:space="preserve">In the same way, Working Groups can be defined as Groups related to an existing </w:t>
        </w:r>
        <w:proofErr w:type="spellStart"/>
        <w:r>
          <w:t>DataFlow</w:t>
        </w:r>
        <w:proofErr w:type="spellEnd"/>
        <w:r>
          <w:t>.</w:t>
        </w:r>
      </w:ins>
    </w:p>
    <w:p w14:paraId="64FF523B" w14:textId="77777777" w:rsidR="00B051D7" w:rsidRDefault="00B051D7" w:rsidP="00B051D7">
      <w:pPr>
        <w:pStyle w:val="Ttulo5"/>
        <w:spacing w:line="256" w:lineRule="auto"/>
        <w:rPr>
          <w:ins w:id="1575" w:author="Jose Luis Anton Bueso" w:date="2019-04-29T12:01:00Z"/>
        </w:rPr>
      </w:pPr>
      <w:ins w:id="1576" w:author="Jose Luis Anton Bueso" w:date="2019-04-29T12:01:00Z">
        <w:r>
          <w:t>Permission Definitions and Role Mapping</w:t>
        </w:r>
      </w:ins>
    </w:p>
    <w:p w14:paraId="32028A09" w14:textId="77777777" w:rsidR="00B051D7" w:rsidRDefault="00B051D7" w:rsidP="00B051D7">
      <w:pPr>
        <w:rPr>
          <w:ins w:id="1577" w:author="Jose Luis Anton Bueso" w:date="2019-04-29T12:01:00Z"/>
        </w:rPr>
      </w:pPr>
      <w:ins w:id="1578" w:author="Jose Luis Anton Bueso" w:date="2019-04-29T12:01:00Z">
        <w:r>
          <w:t>In the following table, it is listed the different permissions identified, and under which role can be included:</w:t>
        </w:r>
      </w:ins>
    </w:p>
    <w:tbl>
      <w:tblPr>
        <w:tblStyle w:val="GridTable4-Accent11"/>
        <w:tblW w:w="0" w:type="auto"/>
        <w:tblInd w:w="0" w:type="dxa"/>
        <w:tblLook w:val="04A0" w:firstRow="1" w:lastRow="0" w:firstColumn="1" w:lastColumn="0" w:noHBand="0" w:noVBand="1"/>
      </w:tblPr>
      <w:tblGrid>
        <w:gridCol w:w="1899"/>
        <w:gridCol w:w="1654"/>
        <w:gridCol w:w="3604"/>
        <w:gridCol w:w="2315"/>
      </w:tblGrid>
      <w:tr w:rsidR="00B051D7" w14:paraId="4274F961" w14:textId="77777777" w:rsidTr="00B051D7">
        <w:trPr>
          <w:cnfStyle w:val="100000000000" w:firstRow="1" w:lastRow="0" w:firstColumn="0" w:lastColumn="0" w:oddVBand="0" w:evenVBand="0" w:oddHBand="0" w:evenHBand="0" w:firstRowFirstColumn="0" w:firstRowLastColumn="0" w:lastRowFirstColumn="0" w:lastRowLastColumn="0"/>
          <w:ins w:id="1579"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hideMark/>
          </w:tcPr>
          <w:p w14:paraId="267644A0" w14:textId="77777777" w:rsidR="00B051D7" w:rsidRDefault="00B051D7">
            <w:pPr>
              <w:spacing w:after="0"/>
              <w:rPr>
                <w:ins w:id="1580" w:author="Jose Luis Anton Bueso" w:date="2019-04-29T12:01:00Z"/>
                <w:lang w:val="es-ES"/>
              </w:rPr>
            </w:pPr>
            <w:proofErr w:type="spellStart"/>
            <w:ins w:id="1581" w:author="Jose Luis Anton Bueso" w:date="2019-04-29T12:01:00Z">
              <w:r>
                <w:rPr>
                  <w:lang w:val="es-ES"/>
                </w:rPr>
                <w:t>Entity</w:t>
              </w:r>
              <w:proofErr w:type="spellEnd"/>
            </w:ins>
          </w:p>
        </w:tc>
        <w:tc>
          <w:tcPr>
            <w:tcW w:w="1654" w:type="dxa"/>
            <w:hideMark/>
          </w:tcPr>
          <w:p w14:paraId="2233814C" w14:textId="77777777" w:rsidR="00B051D7" w:rsidRDefault="00B051D7">
            <w:pPr>
              <w:spacing w:after="0"/>
              <w:cnfStyle w:val="100000000000" w:firstRow="1" w:lastRow="0" w:firstColumn="0" w:lastColumn="0" w:oddVBand="0" w:evenVBand="0" w:oddHBand="0" w:evenHBand="0" w:firstRowFirstColumn="0" w:firstRowLastColumn="0" w:lastRowFirstColumn="0" w:lastRowLastColumn="0"/>
              <w:rPr>
                <w:ins w:id="1582" w:author="Jose Luis Anton Bueso" w:date="2019-04-29T12:01:00Z"/>
                <w:lang w:val="es-ES"/>
              </w:rPr>
            </w:pPr>
            <w:proofErr w:type="spellStart"/>
            <w:ins w:id="1583" w:author="Jose Luis Anton Bueso" w:date="2019-04-29T12:01:00Z">
              <w:r>
                <w:rPr>
                  <w:lang w:val="es-ES"/>
                </w:rPr>
                <w:t>Action</w:t>
              </w:r>
              <w:proofErr w:type="spellEnd"/>
            </w:ins>
          </w:p>
        </w:tc>
        <w:tc>
          <w:tcPr>
            <w:tcW w:w="3820" w:type="dxa"/>
            <w:hideMark/>
          </w:tcPr>
          <w:p w14:paraId="2CF40BEA" w14:textId="77777777" w:rsidR="00B051D7" w:rsidRDefault="00B051D7">
            <w:pPr>
              <w:spacing w:after="0"/>
              <w:cnfStyle w:val="100000000000" w:firstRow="1" w:lastRow="0" w:firstColumn="0" w:lastColumn="0" w:oddVBand="0" w:evenVBand="0" w:oddHBand="0" w:evenHBand="0" w:firstRowFirstColumn="0" w:firstRowLastColumn="0" w:lastRowFirstColumn="0" w:lastRowLastColumn="0"/>
              <w:rPr>
                <w:ins w:id="1584" w:author="Jose Luis Anton Bueso" w:date="2019-04-29T12:01:00Z"/>
                <w:lang w:val="es-ES"/>
              </w:rPr>
            </w:pPr>
            <w:proofErr w:type="spellStart"/>
            <w:ins w:id="1585" w:author="Jose Luis Anton Bueso" w:date="2019-04-29T12:01:00Z">
              <w:r>
                <w:rPr>
                  <w:lang w:val="es-ES"/>
                </w:rPr>
                <w:t>Description</w:t>
              </w:r>
              <w:proofErr w:type="spellEnd"/>
            </w:ins>
          </w:p>
        </w:tc>
        <w:tc>
          <w:tcPr>
            <w:tcW w:w="2315" w:type="dxa"/>
            <w:hideMark/>
          </w:tcPr>
          <w:p w14:paraId="2979D88A" w14:textId="77777777" w:rsidR="00B051D7" w:rsidRDefault="00B051D7">
            <w:pPr>
              <w:spacing w:after="0"/>
              <w:cnfStyle w:val="100000000000" w:firstRow="1" w:lastRow="0" w:firstColumn="0" w:lastColumn="0" w:oddVBand="0" w:evenVBand="0" w:oddHBand="0" w:evenHBand="0" w:firstRowFirstColumn="0" w:firstRowLastColumn="0" w:lastRowFirstColumn="0" w:lastRowLastColumn="0"/>
              <w:rPr>
                <w:ins w:id="1586" w:author="Jose Luis Anton Bueso" w:date="2019-04-29T12:01:00Z"/>
                <w:lang w:val="es-ES"/>
              </w:rPr>
            </w:pPr>
            <w:ins w:id="1587" w:author="Jose Luis Anton Bueso" w:date="2019-04-29T12:01:00Z">
              <w:r>
                <w:rPr>
                  <w:lang w:val="es-ES"/>
                </w:rPr>
                <w:t>Role(s)</w:t>
              </w:r>
            </w:ins>
          </w:p>
        </w:tc>
      </w:tr>
      <w:tr w:rsidR="00B051D7" w14:paraId="20BECAC2" w14:textId="77777777" w:rsidTr="00B051D7">
        <w:trPr>
          <w:cnfStyle w:val="000000100000" w:firstRow="0" w:lastRow="0" w:firstColumn="0" w:lastColumn="0" w:oddVBand="0" w:evenVBand="0" w:oddHBand="1" w:evenHBand="0" w:firstRowFirstColumn="0" w:firstRowLastColumn="0" w:lastRowFirstColumn="0" w:lastRowLastColumn="0"/>
          <w:ins w:id="1588"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C8FD083" w14:textId="77777777" w:rsidR="00B051D7" w:rsidRDefault="00B051D7">
            <w:pPr>
              <w:spacing w:after="0"/>
              <w:rPr>
                <w:ins w:id="1589" w:author="Jose Luis Anton Bueso" w:date="2019-04-29T12:01:00Z"/>
                <w:lang w:val="es-ES"/>
              </w:rPr>
            </w:pPr>
            <w:ins w:id="1590" w:author="Jose Luis Anton Bueso" w:date="2019-04-29T12:01:00Z">
              <w:r>
                <w:rPr>
                  <w:lang w:val="es-ES"/>
                </w:rPr>
                <w:t xml:space="preserve">Legal </w:t>
              </w:r>
              <w:proofErr w:type="spellStart"/>
              <w:r>
                <w:rPr>
                  <w:lang w:val="es-ES"/>
                </w:rPr>
                <w:t>Instrument</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43EF600"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591" w:author="Jose Luis Anton Bueso" w:date="2019-04-29T12:01:00Z"/>
                <w:lang w:val="es-ES"/>
              </w:rPr>
            </w:pPr>
            <w:ins w:id="1592" w:author="Jose Luis Anton Bueso" w:date="2019-04-29T12:01:00Z">
              <w:r>
                <w:rPr>
                  <w:lang w:val="es-ES"/>
                </w:rPr>
                <w:t>MANAGE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E7031A0"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593" w:author="Jose Luis Anton Bueso" w:date="2019-04-29T12:01:00Z"/>
                <w:lang w:val="en-IE"/>
              </w:rPr>
            </w:pPr>
            <w:ins w:id="1594" w:author="Jose Luis Anton Bueso" w:date="2019-04-29T12:01:00Z">
              <w:r>
                <w:rPr>
                  <w:lang w:val="en-IE"/>
                </w:rPr>
                <w:t>Can manage (Create, Read, Update and Delete) any Legal Instrument.</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12C6F84"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595" w:author="Jose Luis Anton Bueso" w:date="2019-04-29T12:01:00Z"/>
                <w:lang w:val="es-ES"/>
              </w:rPr>
            </w:pPr>
            <w:ins w:id="1596" w:author="Jose Luis Anton Bueso" w:date="2019-04-29T12:01:00Z">
              <w:r>
                <w:rPr>
                  <w:lang w:val="es-ES"/>
                </w:rPr>
                <w:t>DATA_STEWARD</w:t>
              </w:r>
            </w:ins>
          </w:p>
        </w:tc>
      </w:tr>
      <w:tr w:rsidR="00B051D7" w14:paraId="52B3983D" w14:textId="77777777" w:rsidTr="00B051D7">
        <w:trPr>
          <w:ins w:id="1597"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527549F8" w14:textId="77777777" w:rsidR="00B051D7" w:rsidRDefault="00B051D7">
            <w:pPr>
              <w:widowControl/>
              <w:spacing w:after="0" w:line="240" w:lineRule="auto"/>
              <w:rPr>
                <w:ins w:id="1598"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8A39E19"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599" w:author="Jose Luis Anton Bueso" w:date="2019-04-29T12:01:00Z"/>
                <w:lang w:val="es-ES"/>
              </w:rPr>
            </w:pPr>
            <w:ins w:id="1600"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7F515ED"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01" w:author="Jose Luis Anton Bueso" w:date="2019-04-29T12:01:00Z"/>
                <w:lang w:val="en-IE"/>
              </w:rPr>
            </w:pPr>
            <w:ins w:id="1602" w:author="Jose Luis Anton Bueso" w:date="2019-04-29T12:01:00Z">
              <w:r>
                <w:rPr>
                  <w:lang w:val="en-IE"/>
                </w:rPr>
                <w:t>Can Read (list and get into details) any Legal Instrument.</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056EDDA"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03" w:author="Jose Luis Anton Bueso" w:date="2019-04-29T12:01:00Z"/>
                <w:lang w:val="es-ES"/>
              </w:rPr>
            </w:pPr>
            <w:ins w:id="1604" w:author="Jose Luis Anton Bueso" w:date="2019-04-29T12:01:00Z">
              <w:r>
                <w:rPr>
                  <w:lang w:val="es-ES"/>
                </w:rPr>
                <w:t>DATA_PROVIDER,</w:t>
              </w:r>
            </w:ins>
          </w:p>
          <w:p w14:paraId="31EFAC59"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05" w:author="Jose Luis Anton Bueso" w:date="2019-04-29T12:01:00Z"/>
                <w:lang w:val="es-ES"/>
              </w:rPr>
            </w:pPr>
            <w:ins w:id="1606" w:author="Jose Luis Anton Bueso" w:date="2019-04-29T12:01:00Z">
              <w:r>
                <w:rPr>
                  <w:lang w:val="es-ES"/>
                </w:rPr>
                <w:t>DATA_CUSTODIAN</w:t>
              </w:r>
            </w:ins>
          </w:p>
        </w:tc>
      </w:tr>
      <w:tr w:rsidR="00B051D7" w14:paraId="57C924A0" w14:textId="77777777" w:rsidTr="00B051D7">
        <w:trPr>
          <w:cnfStyle w:val="000000100000" w:firstRow="0" w:lastRow="0" w:firstColumn="0" w:lastColumn="0" w:oddVBand="0" w:evenVBand="0" w:oddHBand="1" w:evenHBand="0" w:firstRowFirstColumn="0" w:firstRowLastColumn="0" w:lastRowFirstColumn="0" w:lastRowLastColumn="0"/>
          <w:ins w:id="1607"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EE4480E" w14:textId="77777777" w:rsidR="00B051D7" w:rsidRDefault="00B051D7">
            <w:pPr>
              <w:spacing w:after="0"/>
              <w:rPr>
                <w:ins w:id="1608" w:author="Jose Luis Anton Bueso" w:date="2019-04-29T12:01:00Z"/>
                <w:lang w:val="es-ES"/>
              </w:rPr>
            </w:pPr>
            <w:proofErr w:type="spellStart"/>
            <w:ins w:id="1609" w:author="Jose Luis Anton Bueso" w:date="2019-04-29T12:01:00Z">
              <w:r>
                <w:rPr>
                  <w:lang w:val="es-ES"/>
                </w:rPr>
                <w:t>Submission</w:t>
              </w:r>
              <w:proofErr w:type="spellEnd"/>
              <w:r>
                <w:rPr>
                  <w:lang w:val="es-ES"/>
                </w:rPr>
                <w:t xml:space="preserve"> </w:t>
              </w:r>
              <w:proofErr w:type="spellStart"/>
              <w:r>
                <w:rPr>
                  <w:lang w:val="es-ES"/>
                </w:rPr>
                <w:t>Agreements</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6AD3082"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10" w:author="Jose Luis Anton Bueso" w:date="2019-04-29T12:01:00Z"/>
                <w:lang w:val="es-ES"/>
              </w:rPr>
            </w:pPr>
            <w:ins w:id="1611" w:author="Jose Luis Anton Bueso" w:date="2019-04-29T12:01:00Z">
              <w:r>
                <w:rPr>
                  <w:lang w:val="es-ES"/>
                </w:rPr>
                <w:t>MANAGE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D2AA286"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12" w:author="Jose Luis Anton Bueso" w:date="2019-04-29T12:01:00Z"/>
                <w:lang w:val="en-IE"/>
              </w:rPr>
            </w:pPr>
            <w:ins w:id="1613" w:author="Jose Luis Anton Bueso" w:date="2019-04-29T12:01:00Z">
              <w:r>
                <w:rPr>
                  <w:lang w:val="en-IE"/>
                </w:rPr>
                <w:t>Can manage (Create, Read, Update and Delete) any Submission Agreement.</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7A9CA77"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14" w:author="Jose Luis Anton Bueso" w:date="2019-04-29T12:01:00Z"/>
                <w:lang w:val="es-ES"/>
              </w:rPr>
            </w:pPr>
            <w:ins w:id="1615" w:author="Jose Luis Anton Bueso" w:date="2019-04-29T12:01:00Z">
              <w:r>
                <w:rPr>
                  <w:lang w:val="es-ES"/>
                </w:rPr>
                <w:t>DATA_STEWARD</w:t>
              </w:r>
            </w:ins>
          </w:p>
        </w:tc>
      </w:tr>
      <w:tr w:rsidR="00B051D7" w14:paraId="4ED63B51" w14:textId="77777777" w:rsidTr="00B051D7">
        <w:trPr>
          <w:ins w:id="1616"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5A8EEF75" w14:textId="77777777" w:rsidR="00B051D7" w:rsidRDefault="00B051D7">
            <w:pPr>
              <w:widowControl/>
              <w:spacing w:after="0" w:line="240" w:lineRule="auto"/>
              <w:rPr>
                <w:ins w:id="1617"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8853378"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18" w:author="Jose Luis Anton Bueso" w:date="2019-04-29T12:01:00Z"/>
                <w:lang w:val="es-ES"/>
              </w:rPr>
            </w:pPr>
            <w:ins w:id="1619"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91465DF"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20" w:author="Jose Luis Anton Bueso" w:date="2019-04-29T12:01:00Z"/>
                <w:lang w:val="en-IE"/>
              </w:rPr>
            </w:pPr>
            <w:ins w:id="1621" w:author="Jose Luis Anton Bueso" w:date="2019-04-29T12:01:00Z">
              <w:r>
                <w:rPr>
                  <w:lang w:val="en-IE"/>
                </w:rPr>
                <w:t>Can Read (list and get into details) any Submission Agreement.</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E950FB3"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22" w:author="Jose Luis Anton Bueso" w:date="2019-04-29T12:01:00Z"/>
                <w:lang w:val="es-ES"/>
              </w:rPr>
            </w:pPr>
            <w:ins w:id="1623" w:author="Jose Luis Anton Bueso" w:date="2019-04-29T12:01:00Z">
              <w:r>
                <w:rPr>
                  <w:lang w:val="es-ES"/>
                </w:rPr>
                <w:t>DATA_PROVIDER,</w:t>
              </w:r>
            </w:ins>
          </w:p>
          <w:p w14:paraId="47883140"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24" w:author="Jose Luis Anton Bueso" w:date="2019-04-29T12:01:00Z"/>
                <w:lang w:val="es-ES"/>
              </w:rPr>
            </w:pPr>
            <w:ins w:id="1625" w:author="Jose Luis Anton Bueso" w:date="2019-04-29T12:01:00Z">
              <w:r>
                <w:rPr>
                  <w:lang w:val="es-ES"/>
                </w:rPr>
                <w:t>DATA_CUSTODIAN</w:t>
              </w:r>
            </w:ins>
          </w:p>
        </w:tc>
      </w:tr>
      <w:tr w:rsidR="00B051D7" w14:paraId="4326A8C2" w14:textId="77777777" w:rsidTr="00B051D7">
        <w:trPr>
          <w:cnfStyle w:val="000000100000" w:firstRow="0" w:lastRow="0" w:firstColumn="0" w:lastColumn="0" w:oddVBand="0" w:evenVBand="0" w:oddHBand="1" w:evenHBand="0" w:firstRowFirstColumn="0" w:firstRowLastColumn="0" w:lastRowFirstColumn="0" w:lastRowLastColumn="0"/>
          <w:ins w:id="1626"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BAE6ED1" w14:textId="77777777" w:rsidR="00B051D7" w:rsidRDefault="00B051D7">
            <w:pPr>
              <w:spacing w:after="0"/>
              <w:rPr>
                <w:ins w:id="1627" w:author="Jose Luis Anton Bueso" w:date="2019-04-29T12:01:00Z"/>
                <w:lang w:val="es-ES"/>
              </w:rPr>
            </w:pPr>
            <w:proofErr w:type="spellStart"/>
            <w:ins w:id="1628" w:author="Jose Luis Anton Bueso" w:date="2019-04-29T12:01:00Z">
              <w:r>
                <w:rPr>
                  <w:lang w:val="es-ES"/>
                </w:rPr>
                <w:t>DataFlow</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DDDF9FA"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29" w:author="Jose Luis Anton Bueso" w:date="2019-04-29T12:01:00Z"/>
                <w:lang w:val="es-ES"/>
              </w:rPr>
            </w:pPr>
            <w:ins w:id="1630"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7CBD28D"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31" w:author="Jose Luis Anton Bueso" w:date="2019-04-29T12:01:00Z"/>
                <w:lang w:val="en-IE"/>
              </w:rPr>
            </w:pPr>
            <w:ins w:id="1632" w:author="Jose Luis Anton Bueso" w:date="2019-04-29T12:01:00Z">
              <w:r>
                <w:rPr>
                  <w:lang w:val="en-IE"/>
                </w:rPr>
                <w:t xml:space="preserve">Can Read (list and get into details) any </w:t>
              </w:r>
              <w:proofErr w:type="spellStart"/>
              <w:r>
                <w:rPr>
                  <w:lang w:val="en-IE"/>
                </w:rPr>
                <w:t>DataFlow</w:t>
              </w:r>
              <w:proofErr w:type="spellEnd"/>
              <w:r>
                <w:rPr>
                  <w:lang w:val="en-IE"/>
                </w:rPr>
                <w:t xml:space="preserv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1591FD3"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33" w:author="Jose Luis Anton Bueso" w:date="2019-04-29T12:01:00Z"/>
                <w:lang w:val="es-ES"/>
              </w:rPr>
            </w:pPr>
            <w:ins w:id="1634" w:author="Jose Luis Anton Bueso" w:date="2019-04-29T12:01:00Z">
              <w:r>
                <w:rPr>
                  <w:lang w:val="es-ES"/>
                </w:rPr>
                <w:t>DATA_STEWARD, DATA_PROVIDER</w:t>
              </w:r>
            </w:ins>
          </w:p>
        </w:tc>
      </w:tr>
      <w:tr w:rsidR="00B051D7" w14:paraId="33AEBA0B" w14:textId="77777777" w:rsidTr="00B051D7">
        <w:trPr>
          <w:ins w:id="1635"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3D2502C7" w14:textId="77777777" w:rsidR="00B051D7" w:rsidRDefault="00B051D7">
            <w:pPr>
              <w:widowControl/>
              <w:spacing w:after="0" w:line="240" w:lineRule="auto"/>
              <w:rPr>
                <w:ins w:id="1636"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FE86023"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37" w:author="Jose Luis Anton Bueso" w:date="2019-04-29T12:01:00Z"/>
                <w:lang w:val="es-ES"/>
              </w:rPr>
            </w:pPr>
            <w:ins w:id="1638" w:author="Jose Luis Anton Bueso" w:date="2019-04-29T12:01:00Z">
              <w:r>
                <w:rPr>
                  <w:lang w:val="es-ES"/>
                </w:rPr>
                <w:t>MANAGE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0BD025F"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39" w:author="Jose Luis Anton Bueso" w:date="2019-04-29T12:01:00Z"/>
                <w:lang w:val="en-IE"/>
              </w:rPr>
            </w:pPr>
            <w:ins w:id="1640" w:author="Jose Luis Anton Bueso" w:date="2019-04-29T12:01:00Z">
              <w:r>
                <w:rPr>
                  <w:lang w:val="en-IE"/>
                </w:rPr>
                <w:t>Can manage (Create, Read, Update and Delete) any Data Flow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E10C052"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41" w:author="Jose Luis Anton Bueso" w:date="2019-04-29T12:01:00Z"/>
                <w:lang w:val="es-ES"/>
              </w:rPr>
            </w:pPr>
            <w:ins w:id="1642" w:author="Jose Luis Anton Bueso" w:date="2019-04-29T12:01:00Z">
              <w:r>
                <w:rPr>
                  <w:lang w:val="es-ES"/>
                </w:rPr>
                <w:t>DATA_CUSTODIAN</w:t>
              </w:r>
            </w:ins>
          </w:p>
        </w:tc>
      </w:tr>
      <w:tr w:rsidR="00B051D7" w14:paraId="482CBFED" w14:textId="77777777" w:rsidTr="00B051D7">
        <w:trPr>
          <w:cnfStyle w:val="000000100000" w:firstRow="0" w:lastRow="0" w:firstColumn="0" w:lastColumn="0" w:oddVBand="0" w:evenVBand="0" w:oddHBand="1" w:evenHBand="0" w:firstRowFirstColumn="0" w:firstRowLastColumn="0" w:lastRowFirstColumn="0" w:lastRowLastColumn="0"/>
          <w:ins w:id="1643"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12410EF" w14:textId="77777777" w:rsidR="00B051D7" w:rsidRDefault="00B051D7">
            <w:pPr>
              <w:spacing w:after="0"/>
              <w:rPr>
                <w:ins w:id="1644" w:author="Jose Luis Anton Bueso" w:date="2019-04-29T12:01:00Z"/>
                <w:lang w:val="es-ES"/>
              </w:rPr>
            </w:pPr>
            <w:proofErr w:type="spellStart"/>
            <w:ins w:id="1645" w:author="Jose Luis Anton Bueso" w:date="2019-04-29T12:01:00Z">
              <w:r>
                <w:rPr>
                  <w:lang w:val="es-ES"/>
                </w:rPr>
                <w:t>Working</w:t>
              </w:r>
              <w:proofErr w:type="spellEnd"/>
              <w:r>
                <w:rPr>
                  <w:lang w:val="es-ES"/>
                </w:rPr>
                <w:t xml:space="preserve"> </w:t>
              </w:r>
              <w:proofErr w:type="spellStart"/>
              <w:r>
                <w:rPr>
                  <w:lang w:val="es-ES"/>
                </w:rPr>
                <w:t>Group</w:t>
              </w:r>
              <w:proofErr w:type="spellEnd"/>
              <w:r>
                <w:rPr>
                  <w:lang w:val="es-ES"/>
                </w:rPr>
                <w:t xml:space="preserve"> </w:t>
              </w:r>
              <w:proofErr w:type="spellStart"/>
              <w:r>
                <w:rPr>
                  <w:lang w:val="es-ES"/>
                </w:rPr>
                <w:t>Entry</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FAA91F7"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46" w:author="Jose Luis Anton Bueso" w:date="2019-04-29T12:01:00Z"/>
                <w:lang w:val="es-ES"/>
              </w:rPr>
            </w:pPr>
            <w:ins w:id="1647" w:author="Jose Luis Anton Bueso" w:date="2019-04-29T12:01:00Z">
              <w:r>
                <w:rPr>
                  <w:lang w:val="es-ES"/>
                </w:rPr>
                <w:t>CREATE_OWN</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DAE9535"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48" w:author="Jose Luis Anton Bueso" w:date="2019-04-29T12:01:00Z"/>
                <w:lang w:val="en-IE"/>
              </w:rPr>
            </w:pPr>
            <w:ins w:id="1649" w:author="Jose Luis Anton Bueso" w:date="2019-04-29T12:01:00Z">
              <w:r>
                <w:rPr>
                  <w:lang w:val="en-IE"/>
                </w:rPr>
                <w:t xml:space="preserve">Can Create its own entries (requests to join to a given </w:t>
              </w:r>
              <w:proofErr w:type="spellStart"/>
              <w:r>
                <w:rPr>
                  <w:lang w:val="en-IE"/>
                </w:rPr>
                <w:t>DataFlow</w:t>
              </w:r>
              <w:proofErr w:type="spellEnd"/>
              <w:r>
                <w:rPr>
                  <w:lang w:val="en-IE"/>
                </w:rPr>
                <w:t>). Entries are create in Pending status.</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D9F026C"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50" w:author="Jose Luis Anton Bueso" w:date="2019-04-29T12:01:00Z"/>
                <w:lang w:val="en-IE"/>
              </w:rPr>
            </w:pPr>
            <w:ins w:id="1651" w:author="Jose Luis Anton Bueso" w:date="2019-04-29T12:01:00Z">
              <w:r>
                <w:rPr>
                  <w:lang w:val="en-IE"/>
                </w:rPr>
                <w:t>DATA_PROVIDER</w:t>
              </w:r>
            </w:ins>
          </w:p>
        </w:tc>
      </w:tr>
      <w:tr w:rsidR="00B051D7" w14:paraId="65754ED1" w14:textId="77777777" w:rsidTr="00B051D7">
        <w:trPr>
          <w:ins w:id="1652"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77CBC701" w14:textId="77777777" w:rsidR="00B051D7" w:rsidRDefault="00B051D7">
            <w:pPr>
              <w:widowControl/>
              <w:spacing w:after="0" w:line="240" w:lineRule="auto"/>
              <w:rPr>
                <w:ins w:id="1653"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F9E5E62"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54" w:author="Jose Luis Anton Bueso" w:date="2019-04-29T12:01:00Z"/>
                <w:lang w:val="en-IE"/>
              </w:rPr>
            </w:pPr>
            <w:ins w:id="1655" w:author="Jose Luis Anton Bueso" w:date="2019-04-29T12:01:00Z">
              <w:r>
                <w:rPr>
                  <w:lang w:val="en-IE"/>
                </w:rPr>
                <w:t>MANAGE_ALL</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997BA87"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56" w:author="Jose Luis Anton Bueso" w:date="2019-04-29T12:01:00Z"/>
                <w:lang w:val="en-IE"/>
              </w:rPr>
            </w:pPr>
            <w:ins w:id="1657" w:author="Jose Luis Anton Bueso" w:date="2019-04-29T12:01:00Z">
              <w:r>
                <w:rPr>
                  <w:lang w:val="en-IE"/>
                </w:rPr>
                <w:t>Can manage (Create, Read, Update and Delete) any Working Group Entry in the Data Flows where the user has been assigned with the given role.</w:t>
              </w:r>
            </w:ins>
          </w:p>
          <w:p w14:paraId="2CDBC095"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58" w:author="Jose Luis Anton Bueso" w:date="2019-04-29T12:01:00Z"/>
                <w:lang w:val="en-IE"/>
              </w:rPr>
            </w:pPr>
            <w:ins w:id="1659" w:author="Jose Luis Anton Bueso" w:date="2019-04-29T12:01:00Z">
              <w:r>
                <w:rPr>
                  <w:lang w:val="en-IE"/>
                </w:rPr>
                <w:t>This includes accept or reject requests to Join.</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577F16B"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60" w:author="Jose Luis Anton Bueso" w:date="2019-04-29T12:01:00Z"/>
                <w:lang w:val="en-IE"/>
              </w:rPr>
            </w:pPr>
            <w:ins w:id="1661" w:author="Jose Luis Anton Bueso" w:date="2019-04-29T12:01:00Z">
              <w:r>
                <w:rPr>
                  <w:lang w:val="en-IE"/>
                </w:rPr>
                <w:t>DATA_STEWARD, DATA_CUSTODIAN</w:t>
              </w:r>
            </w:ins>
          </w:p>
        </w:tc>
      </w:tr>
      <w:tr w:rsidR="00B051D7" w14:paraId="05782C72" w14:textId="77777777" w:rsidTr="00B051D7">
        <w:trPr>
          <w:cnfStyle w:val="000000100000" w:firstRow="0" w:lastRow="0" w:firstColumn="0" w:lastColumn="0" w:oddVBand="0" w:evenVBand="0" w:oddHBand="1" w:evenHBand="0" w:firstRowFirstColumn="0" w:firstRowLastColumn="0" w:lastRowFirstColumn="0" w:lastRowLastColumn="0"/>
          <w:ins w:id="1662"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05D8390" w14:textId="77777777" w:rsidR="00B051D7" w:rsidRDefault="00B051D7">
            <w:pPr>
              <w:widowControl/>
              <w:spacing w:after="0" w:line="240" w:lineRule="auto"/>
              <w:rPr>
                <w:ins w:id="1663"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E8D0AC5"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64" w:author="Jose Luis Anton Bueso" w:date="2019-04-29T12:01:00Z"/>
                <w:lang w:val="en-IE"/>
              </w:rPr>
            </w:pPr>
            <w:ins w:id="1665" w:author="Jose Luis Anton Bueso" w:date="2019-04-29T12:01:00Z">
              <w:r>
                <w:rPr>
                  <w:lang w:val="en-IE"/>
                </w:rPr>
                <w:t>VALIDATE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3E31125"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66" w:author="Jose Luis Anton Bueso" w:date="2019-04-29T12:01:00Z"/>
                <w:lang w:val="en-IE"/>
              </w:rPr>
            </w:pPr>
            <w:ins w:id="1667" w:author="Jose Luis Anton Bueso" w:date="2019-04-29T12:01:00Z">
              <w:r>
                <w:rPr>
                  <w:lang w:val="en-IE"/>
                </w:rPr>
                <w:t>Can Validate (Accept or Reject) any Entry related to the user.</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915695F"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68" w:author="Jose Luis Anton Bueso" w:date="2019-04-29T12:01:00Z"/>
                <w:lang w:val="en-IE"/>
              </w:rPr>
            </w:pPr>
            <w:ins w:id="1669" w:author="Jose Luis Anton Bueso" w:date="2019-04-29T12:01:00Z">
              <w:r>
                <w:rPr>
                  <w:lang w:val="en-IE"/>
                </w:rPr>
                <w:t>DATA_PROVIDER</w:t>
              </w:r>
            </w:ins>
          </w:p>
        </w:tc>
      </w:tr>
      <w:tr w:rsidR="00B051D7" w14:paraId="7F7BD0DF" w14:textId="77777777" w:rsidTr="00B051D7">
        <w:trPr>
          <w:ins w:id="1670"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E4DB71A" w14:textId="77777777" w:rsidR="00B051D7" w:rsidRDefault="00B051D7">
            <w:pPr>
              <w:widowControl/>
              <w:spacing w:after="0" w:line="240" w:lineRule="auto"/>
              <w:rPr>
                <w:ins w:id="1671"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676484C"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72" w:author="Jose Luis Anton Bueso" w:date="2019-04-29T12:01:00Z"/>
                <w:lang w:val="en-IE"/>
              </w:rPr>
            </w:pPr>
            <w:ins w:id="1673" w:author="Jose Luis Anton Bueso" w:date="2019-04-29T12:01:00Z">
              <w:r>
                <w:rPr>
                  <w:lang w:val="en-IE"/>
                </w:rPr>
                <w:t>MANAGE_OWN</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2C05C28"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74" w:author="Jose Luis Anton Bueso" w:date="2019-04-29T12:01:00Z"/>
                <w:lang w:val="en-IE"/>
              </w:rPr>
            </w:pPr>
            <w:ins w:id="1675" w:author="Jose Luis Anton Bueso" w:date="2019-04-29T12:01:00Z">
              <w:r>
                <w:rPr>
                  <w:lang w:val="en-IE"/>
                </w:rPr>
                <w:t>Can Manage the Working Group entries related to the user. This means Delete or Share them to another Data Providers.</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89C4E7C"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76" w:author="Jose Luis Anton Bueso" w:date="2019-04-29T12:01:00Z"/>
                <w:lang w:val="en-IE"/>
              </w:rPr>
            </w:pPr>
            <w:ins w:id="1677" w:author="Jose Luis Anton Bueso" w:date="2019-04-29T12:01:00Z">
              <w:r>
                <w:rPr>
                  <w:lang w:val="en-IE"/>
                </w:rPr>
                <w:t>DATA_PROVIDER</w:t>
              </w:r>
            </w:ins>
          </w:p>
        </w:tc>
      </w:tr>
      <w:tr w:rsidR="00B051D7" w14:paraId="03546099" w14:textId="77777777" w:rsidTr="00B051D7">
        <w:trPr>
          <w:cnfStyle w:val="000000100000" w:firstRow="0" w:lastRow="0" w:firstColumn="0" w:lastColumn="0" w:oddVBand="0" w:evenVBand="0" w:oddHBand="1" w:evenHBand="0" w:firstRowFirstColumn="0" w:firstRowLastColumn="0" w:lastRowFirstColumn="0" w:lastRowLastColumn="0"/>
          <w:ins w:id="1678"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C08F572" w14:textId="77777777" w:rsidR="00B051D7" w:rsidRDefault="00B051D7">
            <w:pPr>
              <w:spacing w:after="0"/>
              <w:rPr>
                <w:ins w:id="1679" w:author="Jose Luis Anton Bueso" w:date="2019-04-29T12:01:00Z"/>
                <w:lang w:val="es-ES"/>
              </w:rPr>
            </w:pPr>
            <w:proofErr w:type="spellStart"/>
            <w:ins w:id="1680" w:author="Jose Luis Anton Bueso" w:date="2019-04-29T12:01:00Z">
              <w:r>
                <w:rPr>
                  <w:lang w:val="en-IE"/>
                </w:rPr>
                <w:t>DataS</w:t>
              </w:r>
              <w:proofErr w:type="spellEnd"/>
              <w:r>
                <w:rPr>
                  <w:lang w:val="es-ES"/>
                </w:rPr>
                <w:t>et</w:t>
              </w:r>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EBCE8C3"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81" w:author="Jose Luis Anton Bueso" w:date="2019-04-29T12:01:00Z"/>
                <w:lang w:val="es-ES"/>
              </w:rPr>
            </w:pPr>
            <w:ins w:id="1682"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03A4C39"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83" w:author="Jose Luis Anton Bueso" w:date="2019-04-29T12:01:00Z"/>
                <w:lang w:val="en-IE"/>
              </w:rPr>
            </w:pPr>
            <w:ins w:id="1684" w:author="Jose Luis Anton Bueso" w:date="2019-04-29T12:01:00Z">
              <w:r>
                <w:rPr>
                  <w:lang w:val="en-IE"/>
                </w:rPr>
                <w:t xml:space="preserve">Can Read (list and get into details) any </w:t>
              </w:r>
              <w:proofErr w:type="spellStart"/>
              <w:r>
                <w:rPr>
                  <w:lang w:val="en-IE"/>
                </w:rPr>
                <w:t>DataSet</w:t>
              </w:r>
              <w:proofErr w:type="spellEnd"/>
              <w:r>
                <w:rPr>
                  <w:lang w:val="en-IE"/>
                </w:rPr>
                <w:t xml:space="preserv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78ACFD7"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85" w:author="Jose Luis Anton Bueso" w:date="2019-04-29T12:01:00Z"/>
                <w:lang w:val="es-ES"/>
              </w:rPr>
            </w:pPr>
            <w:ins w:id="1686" w:author="Jose Luis Anton Bueso" w:date="2019-04-29T12:01:00Z">
              <w:r>
                <w:rPr>
                  <w:lang w:val="es-ES"/>
                </w:rPr>
                <w:t>DATA_STEWARD</w:t>
              </w:r>
            </w:ins>
          </w:p>
        </w:tc>
      </w:tr>
      <w:tr w:rsidR="00B051D7" w14:paraId="35F674CD" w14:textId="77777777" w:rsidTr="00B051D7">
        <w:trPr>
          <w:ins w:id="1687"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570A8840" w14:textId="77777777" w:rsidR="00B051D7" w:rsidRDefault="00B051D7">
            <w:pPr>
              <w:widowControl/>
              <w:spacing w:after="0" w:line="240" w:lineRule="auto"/>
              <w:rPr>
                <w:ins w:id="1688"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A19E1B5"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89" w:author="Jose Luis Anton Bueso" w:date="2019-04-29T12:01:00Z"/>
                <w:lang w:val="es-ES"/>
              </w:rPr>
            </w:pPr>
            <w:ins w:id="1690" w:author="Jose Luis Anton Bueso" w:date="2019-04-29T12:01:00Z">
              <w:r>
                <w:rPr>
                  <w:lang w:val="es-ES"/>
                </w:rPr>
                <w:t>MANAGE_DATA</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DF4C128"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91" w:author="Jose Luis Anton Bueso" w:date="2019-04-29T12:01:00Z"/>
                <w:lang w:val="en-IE"/>
              </w:rPr>
            </w:pPr>
            <w:ins w:id="1692" w:author="Jose Luis Anton Bueso" w:date="2019-04-29T12:01:00Z">
              <w:r>
                <w:rPr>
                  <w:lang w:val="en-IE"/>
                </w:rPr>
                <w:t xml:space="preserve">Can manage (Create, Read, Update and Delete) the Data included in the </w:t>
              </w:r>
              <w:proofErr w:type="spellStart"/>
              <w:r>
                <w:rPr>
                  <w:lang w:val="en-IE"/>
                </w:rPr>
                <w:t>DataSets</w:t>
              </w:r>
              <w:proofErr w:type="spellEnd"/>
              <w:r>
                <w:rPr>
                  <w:lang w:val="en-IE"/>
                </w:rPr>
                <w:t xml:space="preserve"> assigned to the user.</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1A304A9"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693" w:author="Jose Luis Anton Bueso" w:date="2019-04-29T12:01:00Z"/>
                <w:lang w:val="es-ES"/>
              </w:rPr>
            </w:pPr>
            <w:ins w:id="1694" w:author="Jose Luis Anton Bueso" w:date="2019-04-29T12:01:00Z">
              <w:r>
                <w:rPr>
                  <w:lang w:val="es-ES"/>
                </w:rPr>
                <w:t>DATA_PROVIDER</w:t>
              </w:r>
            </w:ins>
          </w:p>
        </w:tc>
      </w:tr>
      <w:tr w:rsidR="00B051D7" w14:paraId="0EFE4E09" w14:textId="77777777" w:rsidTr="00B051D7">
        <w:trPr>
          <w:cnfStyle w:val="000000100000" w:firstRow="0" w:lastRow="0" w:firstColumn="0" w:lastColumn="0" w:oddVBand="0" w:evenVBand="0" w:oddHBand="1" w:evenHBand="0" w:firstRowFirstColumn="0" w:firstRowLastColumn="0" w:lastRowFirstColumn="0" w:lastRowLastColumn="0"/>
          <w:ins w:id="1695"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AEBB929" w14:textId="77777777" w:rsidR="00B051D7" w:rsidRDefault="00B051D7">
            <w:pPr>
              <w:widowControl/>
              <w:spacing w:after="0" w:line="240" w:lineRule="auto"/>
              <w:rPr>
                <w:ins w:id="1696"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02B27D2"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97" w:author="Jose Luis Anton Bueso" w:date="2019-04-29T12:01:00Z"/>
                <w:lang w:val="es-ES"/>
              </w:rPr>
            </w:pPr>
            <w:ins w:id="1698" w:author="Jose Luis Anton Bueso" w:date="2019-04-29T12:01:00Z">
              <w:r>
                <w:rPr>
                  <w:lang w:val="es-ES"/>
                </w:rPr>
                <w:t>RELEASE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2A37989"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699" w:author="Jose Luis Anton Bueso" w:date="2019-04-29T12:01:00Z"/>
                <w:lang w:val="en-IE"/>
              </w:rPr>
            </w:pPr>
            <w:ins w:id="1700" w:author="Jose Luis Anton Bueso" w:date="2019-04-29T12:01:00Z">
              <w:r>
                <w:rPr>
                  <w:lang w:val="en-IE"/>
                </w:rPr>
                <w:t xml:space="preserve">Can release a Reporting </w:t>
              </w:r>
              <w:proofErr w:type="spellStart"/>
              <w:r>
                <w:rPr>
                  <w:lang w:val="en-IE"/>
                </w:rPr>
                <w:t>DataSet</w:t>
              </w:r>
              <w:proofErr w:type="spellEnd"/>
              <w:r>
                <w:rPr>
                  <w:lang w:val="en-IE"/>
                </w:rPr>
                <w:t xml:space="preserve"> into a </w:t>
              </w:r>
              <w:proofErr w:type="spellStart"/>
              <w:r>
                <w:rPr>
                  <w:lang w:val="en-IE"/>
                </w:rPr>
                <w:t>DataCollection</w:t>
              </w:r>
              <w:proofErr w:type="spellEnd"/>
              <w:r>
                <w:rPr>
                  <w:lang w:val="en-IE"/>
                </w:rPr>
                <w:t>.</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47A32DD"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01" w:author="Jose Luis Anton Bueso" w:date="2019-04-29T12:01:00Z"/>
                <w:lang w:val="es-ES"/>
              </w:rPr>
            </w:pPr>
            <w:ins w:id="1702" w:author="Jose Luis Anton Bueso" w:date="2019-04-29T12:01:00Z">
              <w:r>
                <w:rPr>
                  <w:lang w:val="es-ES"/>
                </w:rPr>
                <w:t>DATA_PROVIDER</w:t>
              </w:r>
            </w:ins>
          </w:p>
        </w:tc>
      </w:tr>
      <w:tr w:rsidR="00B051D7" w14:paraId="72270B2C" w14:textId="77777777" w:rsidTr="00B051D7">
        <w:trPr>
          <w:ins w:id="1703"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D046B96" w14:textId="77777777" w:rsidR="00B051D7" w:rsidRDefault="00B051D7">
            <w:pPr>
              <w:widowControl/>
              <w:spacing w:after="0" w:line="240" w:lineRule="auto"/>
              <w:rPr>
                <w:ins w:id="1704"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DA03BCC"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05" w:author="Jose Luis Anton Bueso" w:date="2019-04-29T12:01:00Z"/>
                <w:lang w:val="es-ES"/>
              </w:rPr>
            </w:pPr>
            <w:ins w:id="1706" w:author="Jose Luis Anton Bueso" w:date="2019-04-29T12:01:00Z">
              <w:r>
                <w:rPr>
                  <w:lang w:val="es-ES"/>
                </w:rPr>
                <w:t>EXPORT</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722E6F0"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07" w:author="Jose Luis Anton Bueso" w:date="2019-04-29T12:01:00Z"/>
                <w:lang w:val="en-IE"/>
              </w:rPr>
            </w:pPr>
            <w:ins w:id="1708" w:author="Jose Luis Anton Bueso" w:date="2019-04-29T12:01:00Z">
              <w:r>
                <w:rPr>
                  <w:lang w:val="en-IE"/>
                </w:rPr>
                <w:t xml:space="preserve">Can export a Reporting </w:t>
              </w:r>
              <w:proofErr w:type="spellStart"/>
              <w:r>
                <w:rPr>
                  <w:lang w:val="en-IE"/>
                </w:rPr>
                <w:t>DataSet</w:t>
              </w:r>
              <w:proofErr w:type="spellEnd"/>
              <w:r>
                <w:rPr>
                  <w:lang w:val="en-IE"/>
                </w:rPr>
                <w:t>.</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1025942"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09" w:author="Jose Luis Anton Bueso" w:date="2019-04-29T12:01:00Z"/>
                <w:lang w:val="es-ES"/>
              </w:rPr>
            </w:pPr>
            <w:ins w:id="1710" w:author="Jose Luis Anton Bueso" w:date="2019-04-29T12:01:00Z">
              <w:r>
                <w:rPr>
                  <w:lang w:val="es-ES"/>
                </w:rPr>
                <w:t>DATA_PROVIDER</w:t>
              </w:r>
            </w:ins>
          </w:p>
        </w:tc>
      </w:tr>
      <w:tr w:rsidR="00B051D7" w14:paraId="3FAEF3C7" w14:textId="77777777" w:rsidTr="00B051D7">
        <w:trPr>
          <w:cnfStyle w:val="000000100000" w:firstRow="0" w:lastRow="0" w:firstColumn="0" w:lastColumn="0" w:oddVBand="0" w:evenVBand="0" w:oddHBand="1" w:evenHBand="0" w:firstRowFirstColumn="0" w:firstRowLastColumn="0" w:lastRowFirstColumn="0" w:lastRowLastColumn="0"/>
          <w:ins w:id="1711"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5EE47ACA" w14:textId="77777777" w:rsidR="00B051D7" w:rsidRDefault="00B051D7">
            <w:pPr>
              <w:widowControl/>
              <w:spacing w:after="0" w:line="240" w:lineRule="auto"/>
              <w:rPr>
                <w:ins w:id="1712"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E476F1F"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13" w:author="Jose Luis Anton Bueso" w:date="2019-04-29T12:01:00Z"/>
                <w:lang w:val="es-ES"/>
              </w:rPr>
            </w:pPr>
            <w:ins w:id="1714" w:author="Jose Luis Anton Bueso" w:date="2019-04-29T12:01:00Z">
              <w:r>
                <w:rPr>
                  <w:lang w:val="es-ES"/>
                </w:rPr>
                <w:t>IMPORT</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57EED01"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15" w:author="Jose Luis Anton Bueso" w:date="2019-04-29T12:01:00Z"/>
                <w:lang w:val="en-IE"/>
              </w:rPr>
            </w:pPr>
            <w:ins w:id="1716" w:author="Jose Luis Anton Bueso" w:date="2019-04-29T12:01:00Z">
              <w:r>
                <w:rPr>
                  <w:lang w:val="en-IE"/>
                </w:rPr>
                <w:t xml:space="preserve">Can import data to a Reporting </w:t>
              </w:r>
              <w:proofErr w:type="spellStart"/>
              <w:r>
                <w:rPr>
                  <w:lang w:val="en-IE"/>
                </w:rPr>
                <w:t>DataSet</w:t>
              </w:r>
              <w:proofErr w:type="spellEnd"/>
              <w:r>
                <w:rPr>
                  <w:lang w:val="en-IE"/>
                </w:rPr>
                <w:t xml:space="preserve">, if the </w:t>
              </w:r>
              <w:proofErr w:type="spellStart"/>
              <w:r>
                <w:rPr>
                  <w:lang w:val="en-IE"/>
                </w:rPr>
                <w:t>DataFlow</w:t>
              </w:r>
              <w:proofErr w:type="spellEnd"/>
              <w:r>
                <w:rPr>
                  <w:lang w:val="en-IE"/>
                </w:rPr>
                <w:t xml:space="preserve"> has been configured to allow it.</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156F2D7"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17" w:author="Jose Luis Anton Bueso" w:date="2019-04-29T12:01:00Z"/>
                <w:lang w:val="es-ES"/>
              </w:rPr>
            </w:pPr>
            <w:ins w:id="1718" w:author="Jose Luis Anton Bueso" w:date="2019-04-29T12:01:00Z">
              <w:r>
                <w:rPr>
                  <w:lang w:val="es-ES"/>
                </w:rPr>
                <w:t>DATA_PROVIDER</w:t>
              </w:r>
            </w:ins>
          </w:p>
        </w:tc>
      </w:tr>
      <w:tr w:rsidR="00B051D7" w14:paraId="30526F3E" w14:textId="77777777" w:rsidTr="00B051D7">
        <w:trPr>
          <w:ins w:id="1719"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5CAF2AF" w14:textId="77777777" w:rsidR="00B051D7" w:rsidRDefault="00B051D7">
            <w:pPr>
              <w:spacing w:after="0"/>
              <w:rPr>
                <w:ins w:id="1720" w:author="Jose Luis Anton Bueso" w:date="2019-04-29T12:01:00Z"/>
                <w:lang w:val="es-ES"/>
              </w:rPr>
            </w:pPr>
            <w:proofErr w:type="spellStart"/>
            <w:ins w:id="1721" w:author="Jose Luis Anton Bueso" w:date="2019-04-29T12:01:00Z">
              <w:r>
                <w:rPr>
                  <w:lang w:val="es-ES"/>
                </w:rPr>
                <w:lastRenderedPageBreak/>
                <w:t>DataSetTemplate</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5CCF1CD"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22" w:author="Jose Luis Anton Bueso" w:date="2019-04-29T12:01:00Z"/>
                <w:lang w:val="es-ES"/>
              </w:rPr>
            </w:pPr>
            <w:ins w:id="1723" w:author="Jose Luis Anton Bueso" w:date="2019-04-29T12:01:00Z">
              <w:r>
                <w:rPr>
                  <w:lang w:val="es-ES"/>
                </w:rPr>
                <w:t>MANAGE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2651139"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24" w:author="Jose Luis Anton Bueso" w:date="2019-04-29T12:01:00Z"/>
                <w:lang w:val="en-IE"/>
              </w:rPr>
            </w:pPr>
            <w:ins w:id="1725" w:author="Jose Luis Anton Bueso" w:date="2019-04-29T12:01:00Z">
              <w:r>
                <w:rPr>
                  <w:lang w:val="en-IE"/>
                </w:rPr>
                <w:t xml:space="preserve">Can Read (list and get into details) any </w:t>
              </w:r>
              <w:proofErr w:type="spellStart"/>
              <w:r>
                <w:rPr>
                  <w:lang w:val="en-IE"/>
                </w:rPr>
                <w:t>DataSet</w:t>
              </w:r>
              <w:proofErr w:type="spellEnd"/>
              <w:r>
                <w:rPr>
                  <w:lang w:val="en-IE"/>
                </w:rPr>
                <w:t xml:space="preserve"> Template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A52AA0C"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26" w:author="Jose Luis Anton Bueso" w:date="2019-04-29T12:01:00Z"/>
                <w:lang w:val="es-ES"/>
              </w:rPr>
            </w:pPr>
            <w:ins w:id="1727" w:author="Jose Luis Anton Bueso" w:date="2019-04-29T12:01:00Z">
              <w:r>
                <w:rPr>
                  <w:lang w:val="es-ES"/>
                </w:rPr>
                <w:t>DATA_CUSTODIAN</w:t>
              </w:r>
            </w:ins>
          </w:p>
        </w:tc>
      </w:tr>
      <w:tr w:rsidR="00B051D7" w14:paraId="7962716C" w14:textId="77777777" w:rsidTr="00B051D7">
        <w:trPr>
          <w:cnfStyle w:val="000000100000" w:firstRow="0" w:lastRow="0" w:firstColumn="0" w:lastColumn="0" w:oddVBand="0" w:evenVBand="0" w:oddHBand="1" w:evenHBand="0" w:firstRowFirstColumn="0" w:firstRowLastColumn="0" w:lastRowFirstColumn="0" w:lastRowLastColumn="0"/>
          <w:ins w:id="1728"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582720A" w14:textId="77777777" w:rsidR="00B051D7" w:rsidRDefault="00B051D7">
            <w:pPr>
              <w:widowControl/>
              <w:spacing w:after="0" w:line="240" w:lineRule="auto"/>
              <w:rPr>
                <w:ins w:id="1729"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85DE5A3"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30" w:author="Jose Luis Anton Bueso" w:date="2019-04-29T12:01:00Z"/>
                <w:lang w:val="es-ES"/>
              </w:rPr>
            </w:pPr>
            <w:ins w:id="1731"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53F8FA9"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32" w:author="Jose Luis Anton Bueso" w:date="2019-04-29T12:01:00Z"/>
                <w:lang w:val="en-IE"/>
              </w:rPr>
            </w:pPr>
            <w:ins w:id="1733" w:author="Jose Luis Anton Bueso" w:date="2019-04-29T12:01:00Z">
              <w:r>
                <w:rPr>
                  <w:lang w:val="en-IE"/>
                </w:rPr>
                <w:t xml:space="preserve">Can manage (Create, Read, Update and Delete) any </w:t>
              </w:r>
              <w:proofErr w:type="spellStart"/>
              <w:r>
                <w:rPr>
                  <w:lang w:val="en-IE"/>
                </w:rPr>
                <w:t>DataSet</w:t>
              </w:r>
              <w:proofErr w:type="spellEnd"/>
              <w:r>
                <w:rPr>
                  <w:lang w:val="en-IE"/>
                </w:rPr>
                <w:t xml:space="preserve"> Template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276FA06"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34" w:author="Jose Luis Anton Bueso" w:date="2019-04-29T12:01:00Z"/>
                <w:lang w:val="es-ES"/>
              </w:rPr>
            </w:pPr>
            <w:ins w:id="1735" w:author="Jose Luis Anton Bueso" w:date="2019-04-29T12:01:00Z">
              <w:r>
                <w:rPr>
                  <w:lang w:val="es-ES"/>
                </w:rPr>
                <w:t>DATA_STEWARD, DATA_PROVIDER</w:t>
              </w:r>
            </w:ins>
          </w:p>
        </w:tc>
      </w:tr>
      <w:tr w:rsidR="00B051D7" w14:paraId="22C76F89" w14:textId="77777777" w:rsidTr="00B051D7">
        <w:trPr>
          <w:ins w:id="1736"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0A633BF" w14:textId="77777777" w:rsidR="00B051D7" w:rsidRDefault="00B051D7">
            <w:pPr>
              <w:spacing w:after="0"/>
              <w:rPr>
                <w:ins w:id="1737" w:author="Jose Luis Anton Bueso" w:date="2019-04-29T12:01:00Z"/>
                <w:lang w:val="es-ES"/>
              </w:rPr>
            </w:pPr>
            <w:proofErr w:type="spellStart"/>
            <w:ins w:id="1738" w:author="Jose Luis Anton Bueso" w:date="2019-04-29T12:01:00Z">
              <w:r>
                <w:rPr>
                  <w:lang w:val="es-ES"/>
                </w:rPr>
                <w:t>Dashboard</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31BF570"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39" w:author="Jose Luis Anton Bueso" w:date="2019-04-29T12:01:00Z"/>
                <w:lang w:val="es-ES"/>
              </w:rPr>
            </w:pPr>
            <w:ins w:id="1740" w:author="Jose Luis Anton Bueso" w:date="2019-04-29T12:01:00Z">
              <w:r>
                <w:rPr>
                  <w:lang w:val="es-ES"/>
                </w:rPr>
                <w:t>MANAGE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2A3955E"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41" w:author="Jose Luis Anton Bueso" w:date="2019-04-29T12:01:00Z"/>
                <w:lang w:val="en-IE"/>
              </w:rPr>
            </w:pPr>
            <w:ins w:id="1742" w:author="Jose Luis Anton Bueso" w:date="2019-04-29T12:01:00Z">
              <w:r>
                <w:rPr>
                  <w:lang w:val="en-IE"/>
                </w:rPr>
                <w:t>Can manage (Create, Read, Update and Delete) any Dashboard definition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8A5FC28"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43" w:author="Jose Luis Anton Bueso" w:date="2019-04-29T12:01:00Z"/>
                <w:lang w:val="es-ES"/>
              </w:rPr>
            </w:pPr>
            <w:ins w:id="1744" w:author="Jose Luis Anton Bueso" w:date="2019-04-29T12:01:00Z">
              <w:r>
                <w:rPr>
                  <w:lang w:val="es-ES"/>
                </w:rPr>
                <w:t>DATA_CUSTODIAN</w:t>
              </w:r>
            </w:ins>
          </w:p>
        </w:tc>
      </w:tr>
      <w:tr w:rsidR="00B051D7" w14:paraId="78C09603" w14:textId="77777777" w:rsidTr="00B051D7">
        <w:trPr>
          <w:cnfStyle w:val="000000100000" w:firstRow="0" w:lastRow="0" w:firstColumn="0" w:lastColumn="0" w:oddVBand="0" w:evenVBand="0" w:oddHBand="1" w:evenHBand="0" w:firstRowFirstColumn="0" w:firstRowLastColumn="0" w:lastRowFirstColumn="0" w:lastRowLastColumn="0"/>
          <w:ins w:id="1745"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580EAEEA" w14:textId="77777777" w:rsidR="00B051D7" w:rsidRDefault="00B051D7">
            <w:pPr>
              <w:widowControl/>
              <w:spacing w:after="0" w:line="240" w:lineRule="auto"/>
              <w:rPr>
                <w:ins w:id="1746"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659202C"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47" w:author="Jose Luis Anton Bueso" w:date="2019-04-29T12:01:00Z"/>
                <w:lang w:val="es-ES"/>
              </w:rPr>
            </w:pPr>
            <w:ins w:id="1748"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43417AA"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49" w:author="Jose Luis Anton Bueso" w:date="2019-04-29T12:01:00Z"/>
                <w:lang w:val="en-IE"/>
              </w:rPr>
            </w:pPr>
            <w:ins w:id="1750" w:author="Jose Luis Anton Bueso" w:date="2019-04-29T12:01:00Z">
              <w:r>
                <w:rPr>
                  <w:lang w:val="en-IE"/>
                </w:rPr>
                <w:t>Can Read (list and get into details) any Dashboard definition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D7CD33D"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51" w:author="Jose Luis Anton Bueso" w:date="2019-04-29T12:01:00Z"/>
                <w:lang w:val="es-ES"/>
              </w:rPr>
            </w:pPr>
            <w:ins w:id="1752" w:author="Jose Luis Anton Bueso" w:date="2019-04-29T12:01:00Z">
              <w:r>
                <w:rPr>
                  <w:lang w:val="es-ES"/>
                </w:rPr>
                <w:t>DATA_PROVIDER</w:t>
              </w:r>
            </w:ins>
          </w:p>
        </w:tc>
      </w:tr>
      <w:tr w:rsidR="00B051D7" w14:paraId="3D95111F" w14:textId="77777777" w:rsidTr="00B051D7">
        <w:trPr>
          <w:ins w:id="1753"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F47DC8A" w14:textId="77777777" w:rsidR="00B051D7" w:rsidRDefault="00B051D7">
            <w:pPr>
              <w:widowControl/>
              <w:spacing w:after="0" w:line="240" w:lineRule="auto"/>
              <w:rPr>
                <w:ins w:id="1754"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2E45FE4"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55" w:author="Jose Luis Anton Bueso" w:date="2019-04-29T12:01:00Z"/>
                <w:lang w:val="es-ES"/>
              </w:rPr>
            </w:pPr>
            <w:ins w:id="1756" w:author="Jose Luis Anton Bueso" w:date="2019-04-29T12:01:00Z">
              <w:r>
                <w:rPr>
                  <w:lang w:val="es-ES"/>
                </w:rPr>
                <w:t>UPDATE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E3F8BCA"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57" w:author="Jose Luis Anton Bueso" w:date="2019-04-29T12:01:00Z"/>
                <w:lang w:val="en-IE"/>
              </w:rPr>
            </w:pPr>
            <w:ins w:id="1758" w:author="Jose Luis Anton Bueso" w:date="2019-04-29T12:01:00Z">
              <w:r>
                <w:rPr>
                  <w:lang w:val="en-IE"/>
                </w:rPr>
                <w:t>Can Update any Dashboard definition where the user has been assigned with the given role, related to the Datasets the user has been assigned.</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6E295AF"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59" w:author="Jose Luis Anton Bueso" w:date="2019-04-29T12:01:00Z"/>
                <w:lang w:val="es-ES"/>
              </w:rPr>
            </w:pPr>
            <w:ins w:id="1760" w:author="Jose Luis Anton Bueso" w:date="2019-04-29T12:01:00Z">
              <w:r>
                <w:rPr>
                  <w:lang w:val="es-ES"/>
                </w:rPr>
                <w:t>DATA_PROVIDER</w:t>
              </w:r>
            </w:ins>
          </w:p>
        </w:tc>
      </w:tr>
      <w:tr w:rsidR="00B051D7" w14:paraId="48E23A34" w14:textId="77777777" w:rsidTr="00B051D7">
        <w:trPr>
          <w:cnfStyle w:val="000000100000" w:firstRow="0" w:lastRow="0" w:firstColumn="0" w:lastColumn="0" w:oddVBand="0" w:evenVBand="0" w:oddHBand="1" w:evenHBand="0" w:firstRowFirstColumn="0" w:firstRowLastColumn="0" w:lastRowFirstColumn="0" w:lastRowLastColumn="0"/>
          <w:ins w:id="1761"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ABEB518" w14:textId="77777777" w:rsidR="00B051D7" w:rsidRDefault="00B051D7">
            <w:pPr>
              <w:spacing w:after="0"/>
              <w:rPr>
                <w:ins w:id="1762" w:author="Jose Luis Anton Bueso" w:date="2019-04-29T12:01:00Z"/>
                <w:lang w:val="es-ES"/>
              </w:rPr>
            </w:pPr>
            <w:proofErr w:type="spellStart"/>
            <w:ins w:id="1763" w:author="Jose Luis Anton Bueso" w:date="2019-04-29T12:01:00Z">
              <w:r>
                <w:rPr>
                  <w:lang w:val="es-ES"/>
                </w:rPr>
                <w:t>Validation</w:t>
              </w:r>
              <w:proofErr w:type="spellEnd"/>
              <w:r>
                <w:rPr>
                  <w:lang w:val="es-ES"/>
                </w:rPr>
                <w:t xml:space="preserve"> </w:t>
              </w:r>
              <w:proofErr w:type="spellStart"/>
              <w:r>
                <w:rPr>
                  <w:lang w:val="es-ES"/>
                </w:rPr>
                <w:t>Definitions</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136239A"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64" w:author="Jose Luis Anton Bueso" w:date="2019-04-29T12:01:00Z"/>
                <w:lang w:val="es-ES"/>
              </w:rPr>
            </w:pPr>
            <w:ins w:id="1765" w:author="Jose Luis Anton Bueso" w:date="2019-04-29T12:01:00Z">
              <w:r>
                <w:rPr>
                  <w:lang w:val="es-ES"/>
                </w:rPr>
                <w:t>MANAGE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500822B"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66" w:author="Jose Luis Anton Bueso" w:date="2019-04-29T12:01:00Z"/>
                <w:lang w:val="en-IE"/>
              </w:rPr>
            </w:pPr>
            <w:ins w:id="1767" w:author="Jose Luis Anton Bueso" w:date="2019-04-29T12:01:00Z">
              <w:r>
                <w:rPr>
                  <w:lang w:val="en-IE"/>
                </w:rPr>
                <w:t>Can manage (Create, Read, Update and Delete) any Validation Rule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F8E8070"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68" w:author="Jose Luis Anton Bueso" w:date="2019-04-29T12:01:00Z"/>
                <w:lang w:val="es-ES"/>
              </w:rPr>
            </w:pPr>
            <w:ins w:id="1769" w:author="Jose Luis Anton Bueso" w:date="2019-04-29T12:01:00Z">
              <w:r>
                <w:rPr>
                  <w:lang w:val="es-ES"/>
                </w:rPr>
                <w:t>DATA_CUSTODIAN</w:t>
              </w:r>
            </w:ins>
          </w:p>
        </w:tc>
      </w:tr>
      <w:tr w:rsidR="00B051D7" w14:paraId="0BAE7DCB" w14:textId="77777777" w:rsidTr="00B051D7">
        <w:trPr>
          <w:ins w:id="1770"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29DFBDED" w14:textId="77777777" w:rsidR="00B051D7" w:rsidRDefault="00B051D7">
            <w:pPr>
              <w:widowControl/>
              <w:spacing w:after="0" w:line="240" w:lineRule="auto"/>
              <w:rPr>
                <w:ins w:id="1771"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785E932"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72" w:author="Jose Luis Anton Bueso" w:date="2019-04-29T12:01:00Z"/>
                <w:lang w:val="es-ES"/>
              </w:rPr>
            </w:pPr>
            <w:ins w:id="1773"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74FCA34"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74" w:author="Jose Luis Anton Bueso" w:date="2019-04-29T12:01:00Z"/>
                <w:lang w:val="en-IE"/>
              </w:rPr>
            </w:pPr>
            <w:ins w:id="1775" w:author="Jose Luis Anton Bueso" w:date="2019-04-29T12:01:00Z">
              <w:r>
                <w:rPr>
                  <w:lang w:val="en-IE"/>
                </w:rPr>
                <w:t>Can Read (list and get into details) any Validation Rule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B0CF8B9"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76" w:author="Jose Luis Anton Bueso" w:date="2019-04-29T12:01:00Z"/>
                <w:lang w:val="es-ES"/>
              </w:rPr>
            </w:pPr>
            <w:ins w:id="1777" w:author="Jose Luis Anton Bueso" w:date="2019-04-29T12:01:00Z">
              <w:r>
                <w:rPr>
                  <w:lang w:val="es-ES"/>
                </w:rPr>
                <w:t>DATA_STEWARD, DATA_PROVIDER</w:t>
              </w:r>
            </w:ins>
          </w:p>
        </w:tc>
      </w:tr>
      <w:tr w:rsidR="00B051D7" w14:paraId="708F439F" w14:textId="77777777" w:rsidTr="00B051D7">
        <w:trPr>
          <w:cnfStyle w:val="000000100000" w:firstRow="0" w:lastRow="0" w:firstColumn="0" w:lastColumn="0" w:oddVBand="0" w:evenVBand="0" w:oddHBand="1" w:evenHBand="0" w:firstRowFirstColumn="0" w:firstRowLastColumn="0" w:lastRowFirstColumn="0" w:lastRowLastColumn="0"/>
          <w:ins w:id="1778"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01C8B25" w14:textId="77777777" w:rsidR="00B051D7" w:rsidRDefault="00B051D7">
            <w:pPr>
              <w:spacing w:after="0"/>
              <w:rPr>
                <w:ins w:id="1779" w:author="Jose Luis Anton Bueso" w:date="2019-04-29T12:01:00Z"/>
                <w:lang w:val="es-ES"/>
              </w:rPr>
            </w:pPr>
            <w:proofErr w:type="spellStart"/>
            <w:ins w:id="1780" w:author="Jose Luis Anton Bueso" w:date="2019-04-29T12:01:00Z">
              <w:r>
                <w:rPr>
                  <w:lang w:val="es-ES"/>
                </w:rPr>
                <w:t>Validation</w:t>
              </w:r>
              <w:proofErr w:type="spellEnd"/>
              <w:r>
                <w:rPr>
                  <w:lang w:val="es-ES"/>
                </w:rPr>
                <w:t xml:space="preserve"> </w:t>
              </w:r>
              <w:proofErr w:type="spellStart"/>
              <w:r>
                <w:rPr>
                  <w:lang w:val="es-ES"/>
                </w:rPr>
                <w:t>Results</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212DF56"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81" w:author="Jose Luis Anton Bueso" w:date="2019-04-29T12:01:00Z"/>
                <w:lang w:val="es-ES"/>
              </w:rPr>
            </w:pPr>
            <w:ins w:id="1782"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90EB85D"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83" w:author="Jose Luis Anton Bueso" w:date="2019-04-29T12:01:00Z"/>
                <w:lang w:val="en-IE"/>
              </w:rPr>
            </w:pPr>
            <w:ins w:id="1784" w:author="Jose Luis Anton Bueso" w:date="2019-04-29T12:01:00Z">
              <w:r>
                <w:rPr>
                  <w:lang w:val="en-IE"/>
                </w:rPr>
                <w:t>Can Read (list and get into details) any Validation Results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4C3A49F"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85" w:author="Jose Luis Anton Bueso" w:date="2019-04-29T12:01:00Z"/>
                <w:lang w:val="es-ES"/>
              </w:rPr>
            </w:pPr>
            <w:ins w:id="1786" w:author="Jose Luis Anton Bueso" w:date="2019-04-29T12:01:00Z">
              <w:r>
                <w:rPr>
                  <w:lang w:val="en-IE"/>
                </w:rPr>
                <w:t xml:space="preserve"> </w:t>
              </w:r>
              <w:r>
                <w:rPr>
                  <w:lang w:val="es-ES"/>
                </w:rPr>
                <w:t>DATA_REQUESTER</w:t>
              </w:r>
            </w:ins>
          </w:p>
        </w:tc>
      </w:tr>
      <w:tr w:rsidR="00B051D7" w14:paraId="1CEA2741" w14:textId="77777777" w:rsidTr="00B051D7">
        <w:trPr>
          <w:ins w:id="1787"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3221F20" w14:textId="77777777" w:rsidR="00B051D7" w:rsidRDefault="00B051D7">
            <w:pPr>
              <w:widowControl/>
              <w:spacing w:after="0" w:line="240" w:lineRule="auto"/>
              <w:rPr>
                <w:ins w:id="1788"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F10EBEA"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89" w:author="Jose Luis Anton Bueso" w:date="2019-04-29T12:01:00Z"/>
                <w:lang w:val="es-ES"/>
              </w:rPr>
            </w:pPr>
            <w:ins w:id="1790" w:author="Jose Luis Anton Bueso" w:date="2019-04-29T12:01:00Z">
              <w:r>
                <w:rPr>
                  <w:lang w:val="es-ES"/>
                </w:rPr>
                <w:t>READ_OWN</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73728F5"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91" w:author="Jose Luis Anton Bueso" w:date="2019-04-29T12:01:00Z"/>
                <w:lang w:val="en-IE"/>
              </w:rPr>
            </w:pPr>
            <w:ins w:id="1792" w:author="Jose Luis Anton Bueso" w:date="2019-04-29T12:01:00Z">
              <w:r>
                <w:rPr>
                  <w:lang w:val="en-IE"/>
                </w:rPr>
                <w:t xml:space="preserve">Can Read (list and get into details) any Validation Results in the Reporting </w:t>
              </w:r>
              <w:proofErr w:type="spellStart"/>
              <w:r>
                <w:rPr>
                  <w:lang w:val="en-IE"/>
                </w:rPr>
                <w:t>DataSets</w:t>
              </w:r>
              <w:proofErr w:type="spellEnd"/>
              <w:r>
                <w:rPr>
                  <w:lang w:val="en-IE"/>
                </w:rPr>
                <w:t xml:space="preserve"> assigned to him.</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A2AF447"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793" w:author="Jose Luis Anton Bueso" w:date="2019-04-29T12:01:00Z"/>
                <w:lang w:val="es-ES"/>
              </w:rPr>
            </w:pPr>
            <w:ins w:id="1794" w:author="Jose Luis Anton Bueso" w:date="2019-04-29T12:01:00Z">
              <w:r>
                <w:rPr>
                  <w:lang w:val="es-ES"/>
                </w:rPr>
                <w:t>DATA_PROVIDER</w:t>
              </w:r>
            </w:ins>
          </w:p>
        </w:tc>
      </w:tr>
      <w:tr w:rsidR="00B051D7" w14:paraId="46E489D6" w14:textId="77777777" w:rsidTr="00B051D7">
        <w:trPr>
          <w:cnfStyle w:val="000000100000" w:firstRow="0" w:lastRow="0" w:firstColumn="0" w:lastColumn="0" w:oddVBand="0" w:evenVBand="0" w:oddHBand="1" w:evenHBand="0" w:firstRowFirstColumn="0" w:firstRowLastColumn="0" w:lastRowFirstColumn="0" w:lastRowLastColumn="0"/>
          <w:ins w:id="1795"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DF0ABD3" w14:textId="77777777" w:rsidR="00B051D7" w:rsidRDefault="00B051D7">
            <w:pPr>
              <w:spacing w:after="0"/>
              <w:rPr>
                <w:ins w:id="1796" w:author="Jose Luis Anton Bueso" w:date="2019-04-29T12:01:00Z"/>
                <w:lang w:val="es-ES"/>
              </w:rPr>
            </w:pPr>
            <w:proofErr w:type="spellStart"/>
            <w:ins w:id="1797" w:author="Jose Luis Anton Bueso" w:date="2019-04-29T12:01:00Z">
              <w:r>
                <w:rPr>
                  <w:lang w:val="es-ES"/>
                </w:rPr>
                <w:t>Documents</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4FC94DE"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798" w:author="Jose Luis Anton Bueso" w:date="2019-04-29T12:01:00Z"/>
                <w:lang w:val="es-ES"/>
              </w:rPr>
            </w:pPr>
            <w:ins w:id="1799" w:author="Jose Luis Anton Bueso" w:date="2019-04-29T12:01:00Z">
              <w:r>
                <w:rPr>
                  <w:lang w:val="es-ES"/>
                </w:rPr>
                <w:t>MANAGE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8E7F2F9"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00" w:author="Jose Luis Anton Bueso" w:date="2019-04-29T12:01:00Z"/>
                <w:lang w:val="en-IE"/>
              </w:rPr>
            </w:pPr>
            <w:ins w:id="1801" w:author="Jose Luis Anton Bueso" w:date="2019-04-29T12:01:00Z">
              <w:r>
                <w:rPr>
                  <w:lang w:val="en-IE"/>
                </w:rPr>
                <w:t xml:space="preserve">Can manage (Create, Read, Update and Delete) any Document in the </w:t>
              </w:r>
              <w:proofErr w:type="spellStart"/>
              <w:r>
                <w:rPr>
                  <w:lang w:val="en-IE"/>
                </w:rPr>
                <w:t>DataFlows</w:t>
              </w:r>
              <w:proofErr w:type="spellEnd"/>
              <w:r>
                <w:rPr>
                  <w:lang w:val="en-IE"/>
                </w:rPr>
                <w:t xml:space="preserv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5610AB5"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02" w:author="Jose Luis Anton Bueso" w:date="2019-04-29T12:01:00Z"/>
                <w:lang w:val="es-ES"/>
              </w:rPr>
            </w:pPr>
            <w:ins w:id="1803" w:author="Jose Luis Anton Bueso" w:date="2019-04-29T12:01:00Z">
              <w:r>
                <w:rPr>
                  <w:lang w:val="es-ES"/>
                </w:rPr>
                <w:t>DATA_CUSTODIAN</w:t>
              </w:r>
            </w:ins>
          </w:p>
        </w:tc>
      </w:tr>
      <w:tr w:rsidR="00B051D7" w14:paraId="33E7AFE6" w14:textId="77777777" w:rsidTr="00B051D7">
        <w:trPr>
          <w:ins w:id="1804"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888A68A" w14:textId="77777777" w:rsidR="00B051D7" w:rsidRDefault="00B051D7">
            <w:pPr>
              <w:widowControl/>
              <w:spacing w:after="0" w:line="240" w:lineRule="auto"/>
              <w:rPr>
                <w:ins w:id="1805"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D69E722"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06" w:author="Jose Luis Anton Bueso" w:date="2019-04-29T12:01:00Z"/>
                <w:lang w:val="es-ES"/>
              </w:rPr>
            </w:pPr>
            <w:ins w:id="1807"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2D4C584"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08" w:author="Jose Luis Anton Bueso" w:date="2019-04-29T12:01:00Z"/>
                <w:lang w:val="en-IE"/>
              </w:rPr>
            </w:pPr>
            <w:ins w:id="1809" w:author="Jose Luis Anton Bueso" w:date="2019-04-29T12:01:00Z">
              <w:r>
                <w:rPr>
                  <w:lang w:val="en-IE"/>
                </w:rPr>
                <w:t xml:space="preserve">Can Read (list and get into details) any Document in the </w:t>
              </w:r>
              <w:proofErr w:type="spellStart"/>
              <w:r>
                <w:rPr>
                  <w:lang w:val="en-IE"/>
                </w:rPr>
                <w:t>DataFlows</w:t>
              </w:r>
              <w:proofErr w:type="spellEnd"/>
              <w:r>
                <w:rPr>
                  <w:lang w:val="en-IE"/>
                </w:rPr>
                <w:t xml:space="preserv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7AA1B57"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10" w:author="Jose Luis Anton Bueso" w:date="2019-04-29T12:01:00Z"/>
                <w:lang w:val="es-ES"/>
              </w:rPr>
            </w:pPr>
            <w:ins w:id="1811" w:author="Jose Luis Anton Bueso" w:date="2019-04-29T12:01:00Z">
              <w:r>
                <w:rPr>
                  <w:lang w:val="es-ES"/>
                </w:rPr>
                <w:t>DATA_STEWARD, DATA_PROVIDER</w:t>
              </w:r>
            </w:ins>
          </w:p>
        </w:tc>
      </w:tr>
      <w:tr w:rsidR="00B051D7" w14:paraId="2FCEFDBA" w14:textId="77777777" w:rsidTr="00B051D7">
        <w:trPr>
          <w:cnfStyle w:val="000000100000" w:firstRow="0" w:lastRow="0" w:firstColumn="0" w:lastColumn="0" w:oddVBand="0" w:evenVBand="0" w:oddHBand="1" w:evenHBand="0" w:firstRowFirstColumn="0" w:firstRowLastColumn="0" w:lastRowFirstColumn="0" w:lastRowLastColumn="0"/>
          <w:ins w:id="1812"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A53D57B" w14:textId="77777777" w:rsidR="00B051D7" w:rsidRDefault="00B051D7">
            <w:pPr>
              <w:spacing w:after="0"/>
              <w:rPr>
                <w:ins w:id="1813" w:author="Jose Luis Anton Bueso" w:date="2019-04-29T12:01:00Z"/>
                <w:lang w:val="es-ES"/>
              </w:rPr>
            </w:pPr>
            <w:proofErr w:type="spellStart"/>
            <w:ins w:id="1814" w:author="Jose Luis Anton Bueso" w:date="2019-04-29T12:01:00Z">
              <w:r>
                <w:rPr>
                  <w:lang w:val="es-ES"/>
                </w:rPr>
                <w:t>User</w:t>
              </w:r>
              <w:proofErr w:type="spellEnd"/>
              <w:r>
                <w:rPr>
                  <w:lang w:val="es-ES"/>
                </w:rPr>
                <w:t xml:space="preserve"> </w:t>
              </w:r>
              <w:proofErr w:type="spellStart"/>
              <w:r>
                <w:rPr>
                  <w:lang w:val="es-ES"/>
                </w:rPr>
                <w:t>Profile</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D31C219"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15" w:author="Jose Luis Anton Bueso" w:date="2019-04-29T12:01:00Z"/>
                <w:lang w:val="es-ES"/>
              </w:rPr>
            </w:pPr>
            <w:ins w:id="1816" w:author="Jose Luis Anton Bueso" w:date="2019-04-29T12:01:00Z">
              <w:r>
                <w:rPr>
                  <w:lang w:val="es-ES"/>
                </w:rPr>
                <w:t>MANAGE_OWN</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8F020EE"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17" w:author="Jose Luis Anton Bueso" w:date="2019-04-29T12:01:00Z"/>
                <w:lang w:val="en-IE"/>
              </w:rPr>
            </w:pPr>
            <w:ins w:id="1818" w:author="Jose Luis Anton Bueso" w:date="2019-04-29T12:01:00Z">
              <w:r>
                <w:rPr>
                  <w:lang w:val="en-IE"/>
                </w:rPr>
                <w:t xml:space="preserve">Can manage (Create, Read, Update and Delete) its own User Profile </w:t>
              </w:r>
              <w:r>
                <w:rPr>
                  <w:lang w:val="en-IE"/>
                </w:rPr>
                <w:lastRenderedPageBreak/>
                <w:t>information..</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F2C413A"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19" w:author="Jose Luis Anton Bueso" w:date="2019-04-29T12:01:00Z"/>
                <w:lang w:val="es-ES"/>
              </w:rPr>
            </w:pPr>
            <w:ins w:id="1820" w:author="Jose Luis Anton Bueso" w:date="2019-04-29T12:01:00Z">
              <w:r>
                <w:rPr>
                  <w:lang w:val="es-ES"/>
                </w:rPr>
                <w:lastRenderedPageBreak/>
                <w:t>AUTHENTICATED_USER</w:t>
              </w:r>
            </w:ins>
          </w:p>
        </w:tc>
      </w:tr>
      <w:tr w:rsidR="00B051D7" w14:paraId="51EBDF62" w14:textId="77777777" w:rsidTr="00B051D7">
        <w:trPr>
          <w:ins w:id="1821"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2E89021" w14:textId="77777777" w:rsidR="00B051D7" w:rsidRDefault="00B051D7">
            <w:pPr>
              <w:spacing w:after="0"/>
              <w:rPr>
                <w:ins w:id="1822" w:author="Jose Luis Anton Bueso" w:date="2019-04-29T12:01:00Z"/>
                <w:lang w:val="es-ES"/>
              </w:rPr>
            </w:pPr>
            <w:ins w:id="1823" w:author="Jose Luis Anton Bueso" w:date="2019-04-29T12:01:00Z">
              <w:r>
                <w:rPr>
                  <w:lang w:val="es-ES"/>
                </w:rPr>
                <w:lastRenderedPageBreak/>
                <w:t xml:space="preserve">Data </w:t>
              </w:r>
              <w:proofErr w:type="spellStart"/>
              <w:r>
                <w:rPr>
                  <w:lang w:val="es-ES"/>
                </w:rPr>
                <w:t>Collection</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EEE0760"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24" w:author="Jose Luis Anton Bueso" w:date="2019-04-29T12:01:00Z"/>
                <w:lang w:val="es-ES"/>
              </w:rPr>
            </w:pPr>
            <w:ins w:id="1825" w:author="Jose Luis Anton Bueso" w:date="2019-04-29T12:01:00Z">
              <w:r>
                <w:rPr>
                  <w:lang w:val="es-ES"/>
                </w:rPr>
                <w:t>MANAGE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C9DA8FF"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26" w:author="Jose Luis Anton Bueso" w:date="2019-04-29T12:01:00Z"/>
                <w:lang w:val="en-IE"/>
              </w:rPr>
            </w:pPr>
            <w:ins w:id="1827" w:author="Jose Luis Anton Bueso" w:date="2019-04-29T12:01:00Z">
              <w:r>
                <w:rPr>
                  <w:lang w:val="en-IE"/>
                </w:rPr>
                <w:t xml:space="preserve">Can manage (Create, Read, Update and Delete) any Data Collection in the </w:t>
              </w:r>
              <w:proofErr w:type="spellStart"/>
              <w:r>
                <w:rPr>
                  <w:lang w:val="en-IE"/>
                </w:rPr>
                <w:t>DataFlows</w:t>
              </w:r>
              <w:proofErr w:type="spellEnd"/>
              <w:r>
                <w:rPr>
                  <w:lang w:val="en-IE"/>
                </w:rPr>
                <w:t xml:space="preserv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768FE2D"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28" w:author="Jose Luis Anton Bueso" w:date="2019-04-29T12:01:00Z"/>
                <w:lang w:val="es-ES"/>
              </w:rPr>
            </w:pPr>
            <w:ins w:id="1829" w:author="Jose Luis Anton Bueso" w:date="2019-04-29T12:01:00Z">
              <w:r>
                <w:rPr>
                  <w:lang w:val="es-ES"/>
                </w:rPr>
                <w:t>DATA_CUSTODIAN</w:t>
              </w:r>
            </w:ins>
          </w:p>
        </w:tc>
      </w:tr>
      <w:tr w:rsidR="00B051D7" w14:paraId="26E815F2" w14:textId="77777777" w:rsidTr="00B051D7">
        <w:trPr>
          <w:cnfStyle w:val="000000100000" w:firstRow="0" w:lastRow="0" w:firstColumn="0" w:lastColumn="0" w:oddVBand="0" w:evenVBand="0" w:oddHBand="1" w:evenHBand="0" w:firstRowFirstColumn="0" w:firstRowLastColumn="0" w:lastRowFirstColumn="0" w:lastRowLastColumn="0"/>
          <w:ins w:id="1830"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0E5A70A" w14:textId="77777777" w:rsidR="00B051D7" w:rsidRDefault="00B051D7">
            <w:pPr>
              <w:widowControl/>
              <w:spacing w:after="0" w:line="240" w:lineRule="auto"/>
              <w:rPr>
                <w:ins w:id="1831"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5460ECF"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32" w:author="Jose Luis Anton Bueso" w:date="2019-04-29T12:01:00Z"/>
                <w:lang w:val="es-ES"/>
              </w:rPr>
            </w:pPr>
            <w:ins w:id="1833"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BB315C8"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34" w:author="Jose Luis Anton Bueso" w:date="2019-04-29T12:01:00Z"/>
                <w:lang w:val="en-IE"/>
              </w:rPr>
            </w:pPr>
            <w:ins w:id="1835" w:author="Jose Luis Anton Bueso" w:date="2019-04-29T12:01:00Z">
              <w:r>
                <w:rPr>
                  <w:lang w:val="en-IE"/>
                </w:rPr>
                <w:t xml:space="preserve">Can Read (list and get into details) any Data Collection in the </w:t>
              </w:r>
              <w:proofErr w:type="spellStart"/>
              <w:r>
                <w:rPr>
                  <w:lang w:val="en-IE"/>
                </w:rPr>
                <w:t>DataFlows</w:t>
              </w:r>
              <w:proofErr w:type="spellEnd"/>
              <w:r>
                <w:rPr>
                  <w:lang w:val="en-IE"/>
                </w:rPr>
                <w:t xml:space="preserv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05779CA"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36" w:author="Jose Luis Anton Bueso" w:date="2019-04-29T12:01:00Z"/>
                <w:lang w:val="es-ES"/>
              </w:rPr>
            </w:pPr>
            <w:ins w:id="1837" w:author="Jose Luis Anton Bueso" w:date="2019-04-29T12:01:00Z">
              <w:r>
                <w:rPr>
                  <w:lang w:val="es-ES"/>
                </w:rPr>
                <w:t>DATA_STEWARD</w:t>
              </w:r>
            </w:ins>
          </w:p>
        </w:tc>
      </w:tr>
      <w:tr w:rsidR="00B051D7" w14:paraId="09FE8CA0" w14:textId="77777777" w:rsidTr="00B051D7">
        <w:trPr>
          <w:ins w:id="1838"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309EBD68" w14:textId="77777777" w:rsidR="00B051D7" w:rsidRDefault="00B051D7">
            <w:pPr>
              <w:widowControl/>
              <w:spacing w:after="0" w:line="240" w:lineRule="auto"/>
              <w:rPr>
                <w:ins w:id="1839"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4D5061D"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40" w:author="Jose Luis Anton Bueso" w:date="2019-04-29T12:01:00Z"/>
                <w:lang w:val="es-ES"/>
              </w:rPr>
            </w:pPr>
            <w:ins w:id="1841" w:author="Jose Luis Anton Bueso" w:date="2019-04-29T12:01:00Z">
              <w:r>
                <w:rPr>
                  <w:lang w:val="es-ES"/>
                </w:rPr>
                <w:t>READ_PUBLIC</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B585D61"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42" w:author="Jose Luis Anton Bueso" w:date="2019-04-29T12:01:00Z"/>
                <w:lang w:val="en-IE"/>
              </w:rPr>
            </w:pPr>
            <w:ins w:id="1843" w:author="Jose Luis Anton Bueso" w:date="2019-04-29T12:01:00Z">
              <w:r>
                <w:rPr>
                  <w:lang w:val="en-IE"/>
                </w:rPr>
                <w:t>Can Read (list and get into details) any Data Collection marked as Public.</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80319B8"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44" w:author="Jose Luis Anton Bueso" w:date="2019-04-29T12:01:00Z"/>
                <w:lang w:val="es-ES"/>
              </w:rPr>
            </w:pPr>
            <w:ins w:id="1845" w:author="Jose Luis Anton Bueso" w:date="2019-04-29T12:01:00Z">
              <w:r>
                <w:rPr>
                  <w:lang w:val="es-ES"/>
                </w:rPr>
                <w:t>ANY_USER</w:t>
              </w:r>
            </w:ins>
          </w:p>
        </w:tc>
      </w:tr>
      <w:tr w:rsidR="00B051D7" w14:paraId="637AB05B" w14:textId="77777777" w:rsidTr="00B051D7">
        <w:trPr>
          <w:cnfStyle w:val="000000100000" w:firstRow="0" w:lastRow="0" w:firstColumn="0" w:lastColumn="0" w:oddVBand="0" w:evenVBand="0" w:oddHBand="1" w:evenHBand="0" w:firstRowFirstColumn="0" w:firstRowLastColumn="0" w:lastRowFirstColumn="0" w:lastRowLastColumn="0"/>
          <w:ins w:id="1846"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565955E" w14:textId="77777777" w:rsidR="00B051D7" w:rsidRDefault="00B051D7">
            <w:pPr>
              <w:spacing w:after="0"/>
              <w:rPr>
                <w:ins w:id="1847" w:author="Jose Luis Anton Bueso" w:date="2019-04-29T12:01:00Z"/>
                <w:lang w:val="es-ES"/>
              </w:rPr>
            </w:pPr>
            <w:proofErr w:type="spellStart"/>
            <w:ins w:id="1848" w:author="Jose Luis Anton Bueso" w:date="2019-04-29T12:01:00Z">
              <w:r>
                <w:rPr>
                  <w:lang w:val="es-ES"/>
                </w:rPr>
                <w:t>DataSet</w:t>
              </w:r>
              <w:proofErr w:type="spellEnd"/>
              <w:r>
                <w:rPr>
                  <w:lang w:val="es-ES"/>
                </w:rPr>
                <w:t xml:space="preserve"> </w:t>
              </w:r>
              <w:proofErr w:type="spellStart"/>
              <w:r>
                <w:rPr>
                  <w:lang w:val="es-ES"/>
                </w:rPr>
                <w:t>EventLog</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51FF651"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49" w:author="Jose Luis Anton Bueso" w:date="2019-04-29T12:01:00Z"/>
                <w:lang w:val="es-ES"/>
              </w:rPr>
            </w:pPr>
            <w:ins w:id="1850"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639399F"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51" w:author="Jose Luis Anton Bueso" w:date="2019-04-29T12:01:00Z"/>
                <w:lang w:val="en-IE"/>
              </w:rPr>
            </w:pPr>
            <w:ins w:id="1852" w:author="Jose Luis Anton Bueso" w:date="2019-04-29T12:01:00Z">
              <w:r>
                <w:rPr>
                  <w:lang w:val="en-IE"/>
                </w:rPr>
                <w:t xml:space="preserve">Can Read (list and get into details) any Event Log in the </w:t>
              </w:r>
              <w:proofErr w:type="spellStart"/>
              <w:r>
                <w:rPr>
                  <w:lang w:val="en-IE"/>
                </w:rPr>
                <w:t>DataFlows</w:t>
              </w:r>
              <w:proofErr w:type="spellEnd"/>
              <w:r>
                <w:rPr>
                  <w:lang w:val="en-IE"/>
                </w:rPr>
                <w:t xml:space="preserv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C646B71"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53" w:author="Jose Luis Anton Bueso" w:date="2019-04-29T12:01:00Z"/>
                <w:lang w:val="es-ES"/>
              </w:rPr>
            </w:pPr>
            <w:ins w:id="1854" w:author="Jose Luis Anton Bueso" w:date="2019-04-29T12:01:00Z">
              <w:r>
                <w:rPr>
                  <w:lang w:val="es-ES"/>
                </w:rPr>
                <w:t>DATA_PROVIDER</w:t>
              </w:r>
            </w:ins>
          </w:p>
        </w:tc>
      </w:tr>
      <w:tr w:rsidR="00B051D7" w14:paraId="5BDD2F4A" w14:textId="77777777" w:rsidTr="00B051D7">
        <w:trPr>
          <w:ins w:id="1855"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vMerge w:val="restar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4CC78E2" w14:textId="77777777" w:rsidR="00B051D7" w:rsidRDefault="00B051D7">
            <w:pPr>
              <w:spacing w:after="0"/>
              <w:rPr>
                <w:ins w:id="1856" w:author="Jose Luis Anton Bueso" w:date="2019-04-29T12:01:00Z"/>
                <w:lang w:val="es-ES"/>
              </w:rPr>
            </w:pPr>
            <w:ins w:id="1857" w:author="Jose Luis Anton Bueso" w:date="2019-04-29T12:01:00Z">
              <w:r>
                <w:rPr>
                  <w:lang w:val="es-ES"/>
                </w:rPr>
                <w:t xml:space="preserve">EU </w:t>
              </w:r>
              <w:proofErr w:type="spellStart"/>
              <w:r>
                <w:rPr>
                  <w:lang w:val="es-ES"/>
                </w:rPr>
                <w:t>DataSet</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3467088"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58" w:author="Jose Luis Anton Bueso" w:date="2019-04-29T12:01:00Z"/>
                <w:lang w:val="es-ES"/>
              </w:rPr>
            </w:pPr>
            <w:ins w:id="1859" w:author="Jose Luis Anton Bueso" w:date="2019-04-29T12:01:00Z">
              <w:r>
                <w:rPr>
                  <w:lang w:val="es-ES"/>
                </w:rPr>
                <w:t>MANAGE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0580A1E"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60" w:author="Jose Luis Anton Bueso" w:date="2019-04-29T12:01:00Z"/>
                <w:lang w:val="en-IE"/>
              </w:rPr>
            </w:pPr>
            <w:ins w:id="1861" w:author="Jose Luis Anton Bueso" w:date="2019-04-29T12:01:00Z">
              <w:r>
                <w:rPr>
                  <w:lang w:val="en-IE"/>
                </w:rPr>
                <w:t xml:space="preserve">Can manage (Create, Read, Update and Delete) any EU </w:t>
              </w:r>
              <w:proofErr w:type="spellStart"/>
              <w:r>
                <w:rPr>
                  <w:lang w:val="en-IE"/>
                </w:rPr>
                <w:t>DataSet</w:t>
              </w:r>
              <w:proofErr w:type="spellEnd"/>
              <w:r>
                <w:rPr>
                  <w:lang w:val="en-IE"/>
                </w:rPr>
                <w:t xml:space="preserve"> in the </w:t>
              </w:r>
              <w:proofErr w:type="spellStart"/>
              <w:r>
                <w:rPr>
                  <w:lang w:val="en-IE"/>
                </w:rPr>
                <w:t>DataFlows</w:t>
              </w:r>
              <w:proofErr w:type="spellEnd"/>
              <w:r>
                <w:rPr>
                  <w:lang w:val="en-IE"/>
                </w:rPr>
                <w:t xml:space="preserv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C88EC46"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62" w:author="Jose Luis Anton Bueso" w:date="2019-04-29T12:01:00Z"/>
                <w:lang w:val="es-ES"/>
              </w:rPr>
            </w:pPr>
            <w:ins w:id="1863" w:author="Jose Luis Anton Bueso" w:date="2019-04-29T12:01:00Z">
              <w:r>
                <w:rPr>
                  <w:lang w:val="es-ES"/>
                </w:rPr>
                <w:t>DATA_CUSTODIAN</w:t>
              </w:r>
            </w:ins>
          </w:p>
        </w:tc>
      </w:tr>
      <w:tr w:rsidR="00B051D7" w14:paraId="2D1A2544" w14:textId="77777777" w:rsidTr="00B051D7">
        <w:trPr>
          <w:cnfStyle w:val="000000100000" w:firstRow="0" w:lastRow="0" w:firstColumn="0" w:lastColumn="0" w:oddVBand="0" w:evenVBand="0" w:oddHBand="1" w:evenHBand="0" w:firstRowFirstColumn="0" w:firstRowLastColumn="0" w:lastRowFirstColumn="0" w:lastRowLastColumn="0"/>
          <w:ins w:id="1864"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F6C1F72" w14:textId="77777777" w:rsidR="00B051D7" w:rsidRDefault="00B051D7">
            <w:pPr>
              <w:widowControl/>
              <w:spacing w:after="0" w:line="240" w:lineRule="auto"/>
              <w:rPr>
                <w:ins w:id="1865" w:author="Jose Luis Anton Bueso" w:date="2019-04-29T12:01:00Z"/>
                <w:lang w:val="es-ES"/>
              </w:rPr>
            </w:pPr>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1FF3208"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66" w:author="Jose Luis Anton Bueso" w:date="2019-04-29T12:01:00Z"/>
                <w:lang w:val="es-ES"/>
              </w:rPr>
            </w:pPr>
            <w:ins w:id="1867" w:author="Jose Luis Anton Bueso" w:date="2019-04-29T12:01:00Z">
              <w:r>
                <w:rPr>
                  <w:lang w:val="es-ES"/>
                </w:rPr>
                <w:t>READ</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62F19AD"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68" w:author="Jose Luis Anton Bueso" w:date="2019-04-29T12:01:00Z"/>
                <w:lang w:val="en-IE"/>
              </w:rPr>
            </w:pPr>
            <w:ins w:id="1869" w:author="Jose Luis Anton Bueso" w:date="2019-04-29T12:01:00Z">
              <w:r>
                <w:rPr>
                  <w:lang w:val="en-IE"/>
                </w:rPr>
                <w:t xml:space="preserve">Can Read (list and get into details) any EU </w:t>
              </w:r>
              <w:proofErr w:type="spellStart"/>
              <w:r>
                <w:rPr>
                  <w:lang w:val="en-IE"/>
                </w:rPr>
                <w:t>DataSet</w:t>
              </w:r>
              <w:proofErr w:type="spellEnd"/>
              <w:r>
                <w:rPr>
                  <w:lang w:val="en-IE"/>
                </w:rPr>
                <w:t xml:space="preserve"> in the </w:t>
              </w:r>
              <w:proofErr w:type="spellStart"/>
              <w:r>
                <w:rPr>
                  <w:lang w:val="en-IE"/>
                </w:rPr>
                <w:t>DataFlows</w:t>
              </w:r>
              <w:proofErr w:type="spellEnd"/>
              <w:r>
                <w:rPr>
                  <w:lang w:val="en-IE"/>
                </w:rPr>
                <w:t xml:space="preserve"> where the user has been assigned with the given role.</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7F8C13D"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70" w:author="Jose Luis Anton Bueso" w:date="2019-04-29T12:01:00Z"/>
                <w:lang w:val="es-ES"/>
              </w:rPr>
            </w:pPr>
            <w:ins w:id="1871" w:author="Jose Luis Anton Bueso" w:date="2019-04-29T12:01:00Z">
              <w:r>
                <w:rPr>
                  <w:lang w:val="es-ES"/>
                </w:rPr>
                <w:t>DATA_STEWARD</w:t>
              </w:r>
            </w:ins>
          </w:p>
        </w:tc>
      </w:tr>
      <w:tr w:rsidR="00B051D7" w14:paraId="6314C22F" w14:textId="77777777" w:rsidTr="00B051D7">
        <w:trPr>
          <w:ins w:id="1872"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F146EF4" w14:textId="77777777" w:rsidR="00B051D7" w:rsidRDefault="00B051D7">
            <w:pPr>
              <w:spacing w:after="0"/>
              <w:rPr>
                <w:ins w:id="1873" w:author="Jose Luis Anton Bueso" w:date="2019-04-29T12:01:00Z"/>
                <w:lang w:val="es-ES"/>
              </w:rPr>
            </w:pPr>
            <w:proofErr w:type="spellStart"/>
            <w:ins w:id="1874" w:author="Jose Luis Anton Bueso" w:date="2019-04-29T12:01:00Z">
              <w:r>
                <w:rPr>
                  <w:lang w:val="es-ES"/>
                </w:rPr>
                <w:t>Search</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DF16AE5"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75" w:author="Jose Luis Anton Bueso" w:date="2019-04-29T12:01:00Z"/>
                <w:lang w:val="es-ES"/>
              </w:rPr>
            </w:pPr>
            <w:ins w:id="1876" w:author="Jose Luis Anton Bueso" w:date="2019-04-29T12:01:00Z">
              <w:r>
                <w:rPr>
                  <w:lang w:val="es-ES"/>
                </w:rPr>
                <w:t>EXECUTE</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19EAE62"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77" w:author="Jose Luis Anton Bueso" w:date="2019-04-29T12:01:00Z"/>
                <w:lang w:val="en-IE"/>
              </w:rPr>
            </w:pPr>
            <w:ins w:id="1878" w:author="Jose Luis Anton Bueso" w:date="2019-04-29T12:01:00Z">
              <w:r>
                <w:rPr>
                  <w:lang w:val="en-IE"/>
                </w:rPr>
                <w:t>Can execute and see Search Results.</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F949B40" w14:textId="77777777" w:rsidR="00B051D7" w:rsidRDefault="00B051D7">
            <w:pPr>
              <w:spacing w:after="0"/>
              <w:cnfStyle w:val="000000000000" w:firstRow="0" w:lastRow="0" w:firstColumn="0" w:lastColumn="0" w:oddVBand="0" w:evenVBand="0" w:oddHBand="0" w:evenHBand="0" w:firstRowFirstColumn="0" w:firstRowLastColumn="0" w:lastRowFirstColumn="0" w:lastRowLastColumn="0"/>
              <w:rPr>
                <w:ins w:id="1879" w:author="Jose Luis Anton Bueso" w:date="2019-04-29T12:01:00Z"/>
                <w:lang w:val="es-ES"/>
              </w:rPr>
            </w:pPr>
            <w:ins w:id="1880" w:author="Jose Luis Anton Bueso" w:date="2019-04-29T12:01:00Z">
              <w:r>
                <w:rPr>
                  <w:lang w:val="es-ES"/>
                </w:rPr>
                <w:t>ANY_USER</w:t>
              </w:r>
            </w:ins>
          </w:p>
        </w:tc>
      </w:tr>
      <w:tr w:rsidR="00B051D7" w14:paraId="2673FFAE" w14:textId="77777777" w:rsidTr="00B051D7">
        <w:trPr>
          <w:cnfStyle w:val="000000100000" w:firstRow="0" w:lastRow="0" w:firstColumn="0" w:lastColumn="0" w:oddVBand="0" w:evenVBand="0" w:oddHBand="1" w:evenHBand="0" w:firstRowFirstColumn="0" w:firstRowLastColumn="0" w:lastRowFirstColumn="0" w:lastRowLastColumn="0"/>
          <w:ins w:id="1881" w:author="Jose Luis Anton Bueso" w:date="2019-04-29T12:01:00Z"/>
        </w:trPr>
        <w:tc>
          <w:tcPr>
            <w:cnfStyle w:val="001000000000" w:firstRow="0" w:lastRow="0" w:firstColumn="1" w:lastColumn="0" w:oddVBand="0" w:evenVBand="0" w:oddHBand="0" w:evenHBand="0" w:firstRowFirstColumn="0" w:firstRowLastColumn="0" w:lastRowFirstColumn="0" w:lastRowLastColumn="0"/>
            <w:tcW w:w="190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E6A8068" w14:textId="77777777" w:rsidR="00B051D7" w:rsidRDefault="00B051D7">
            <w:pPr>
              <w:spacing w:after="0"/>
              <w:rPr>
                <w:ins w:id="1882" w:author="Jose Luis Anton Bueso" w:date="2019-04-29T12:01:00Z"/>
                <w:lang w:val="es-ES"/>
              </w:rPr>
            </w:pPr>
            <w:proofErr w:type="spellStart"/>
            <w:ins w:id="1883" w:author="Jose Luis Anton Bueso" w:date="2019-04-29T12:01:00Z">
              <w:r>
                <w:rPr>
                  <w:lang w:val="es-ES"/>
                </w:rPr>
                <w:t>Notifications</w:t>
              </w:r>
              <w:proofErr w:type="spellEnd"/>
            </w:ins>
          </w:p>
        </w:tc>
        <w:tc>
          <w:tcPr>
            <w:tcW w:w="165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6CCEEDF"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84" w:author="Jose Luis Anton Bueso" w:date="2019-04-29T12:01:00Z"/>
                <w:lang w:val="es-ES"/>
              </w:rPr>
            </w:pPr>
            <w:ins w:id="1885" w:author="Jose Luis Anton Bueso" w:date="2019-04-29T12:01:00Z">
              <w:r>
                <w:rPr>
                  <w:lang w:val="es-ES"/>
                </w:rPr>
                <w:t>MANAGE_OWN</w:t>
              </w:r>
            </w:ins>
          </w:p>
        </w:tc>
        <w:tc>
          <w:tcPr>
            <w:tcW w:w="382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EF4B9BA"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86" w:author="Jose Luis Anton Bueso" w:date="2019-04-29T12:01:00Z"/>
                <w:lang w:val="en-IE"/>
              </w:rPr>
            </w:pPr>
            <w:ins w:id="1887" w:author="Jose Luis Anton Bueso" w:date="2019-04-29T12:01:00Z">
              <w:r>
                <w:rPr>
                  <w:lang w:val="en-IE"/>
                </w:rPr>
                <w:t>Can Manage (Read and Delete) any Notification generated by the System.</w:t>
              </w:r>
            </w:ins>
          </w:p>
        </w:tc>
        <w:tc>
          <w:tcPr>
            <w:tcW w:w="231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D85F0CE" w14:textId="77777777" w:rsidR="00B051D7" w:rsidRDefault="00B051D7">
            <w:pPr>
              <w:spacing w:after="0"/>
              <w:cnfStyle w:val="000000100000" w:firstRow="0" w:lastRow="0" w:firstColumn="0" w:lastColumn="0" w:oddVBand="0" w:evenVBand="0" w:oddHBand="1" w:evenHBand="0" w:firstRowFirstColumn="0" w:firstRowLastColumn="0" w:lastRowFirstColumn="0" w:lastRowLastColumn="0"/>
              <w:rPr>
                <w:ins w:id="1888" w:author="Jose Luis Anton Bueso" w:date="2019-04-29T12:01:00Z"/>
                <w:lang w:val="es-ES"/>
              </w:rPr>
            </w:pPr>
            <w:ins w:id="1889" w:author="Jose Luis Anton Bueso" w:date="2019-04-29T12:01:00Z">
              <w:r>
                <w:rPr>
                  <w:lang w:val="es-ES"/>
                </w:rPr>
                <w:t>AUTHENTICATED_USER</w:t>
              </w:r>
            </w:ins>
          </w:p>
        </w:tc>
      </w:tr>
    </w:tbl>
    <w:p w14:paraId="4B247ED1" w14:textId="77777777" w:rsidR="00B051D7" w:rsidRDefault="00B051D7" w:rsidP="00B051D7">
      <w:pPr>
        <w:rPr>
          <w:ins w:id="1890" w:author="Jose Luis Anton Bueso" w:date="2019-04-29T12:01:00Z"/>
        </w:rPr>
      </w:pPr>
    </w:p>
    <w:p w14:paraId="5221F223" w14:textId="77777777" w:rsidR="00B051D7" w:rsidRDefault="00B051D7" w:rsidP="00B051D7">
      <w:pPr>
        <w:rPr>
          <w:ins w:id="1891" w:author="Jose Luis Anton Bueso" w:date="2019-04-29T12:01:00Z"/>
        </w:rPr>
      </w:pPr>
      <w:ins w:id="1892" w:author="Jose Luis Anton Bueso" w:date="2019-04-29T12:01:00Z">
        <w:r>
          <w:t>NOTE: MANAGE action means it can be done any operation on the Entity.</w:t>
        </w:r>
      </w:ins>
    </w:p>
    <w:p w14:paraId="7888B79F" w14:textId="77777777" w:rsidR="00B051D7" w:rsidRPr="00AD7F09" w:rsidRDefault="00B051D7">
      <w:pPr>
        <w:pPrChange w:id="1893" w:author="Jose Luis Anton Bueso" w:date="2019-04-29T12:01:00Z">
          <w:pPr>
            <w:pStyle w:val="Ttulo3"/>
            <w:jc w:val="both"/>
          </w:pPr>
        </w:pPrChange>
      </w:pPr>
    </w:p>
    <w:p w14:paraId="25449019" w14:textId="77777777" w:rsidR="005473D9" w:rsidRDefault="005473D9" w:rsidP="005473D9">
      <w:pPr>
        <w:pStyle w:val="Ttulo2"/>
        <w:jc w:val="both"/>
        <w:rPr>
          <w:lang w:eastAsia="en-IE"/>
        </w:rPr>
      </w:pPr>
      <w:bookmarkStart w:id="1894" w:name="_Toc3534802"/>
      <w:bookmarkStart w:id="1895" w:name="_Toc11075530"/>
      <w:r>
        <w:rPr>
          <w:lang w:eastAsia="en-IE"/>
        </w:rPr>
        <w:t>Non-functional View</w:t>
      </w:r>
      <w:bookmarkEnd w:id="1894"/>
      <w:bookmarkEnd w:id="1895"/>
    </w:p>
    <w:p w14:paraId="5258CE3F" w14:textId="77777777" w:rsidR="005473D9" w:rsidRPr="00177317" w:rsidRDefault="005473D9" w:rsidP="005473D9">
      <w:pPr>
        <w:pStyle w:val="Cita"/>
        <w:jc w:val="both"/>
      </w:pPr>
      <w:r w:rsidRPr="002C6CB6">
        <w:t>The</w:t>
      </w:r>
      <w:r w:rsidRPr="005827E6">
        <w:rPr>
          <w:color w:val="FF0000"/>
        </w:rPr>
        <w:t xml:space="preserve"> </w:t>
      </w:r>
      <w:r>
        <w:t xml:space="preserve">following are typical non-functional requirements. </w:t>
      </w:r>
      <w:r w:rsidRPr="00027C14">
        <w:t xml:space="preserve">Maybe the architecture needs other non-functional requirements, if it is the case add more subsections. </w:t>
      </w:r>
      <w:r>
        <w:t xml:space="preserve"> </w:t>
      </w:r>
    </w:p>
    <w:p w14:paraId="33ED2573" w14:textId="371BAE75" w:rsidR="005473D9" w:rsidRDefault="005473D9" w:rsidP="005473D9">
      <w:pPr>
        <w:pStyle w:val="Ttulo3"/>
        <w:jc w:val="both"/>
      </w:pPr>
      <w:bookmarkStart w:id="1896" w:name="_Toc3534803"/>
      <w:bookmarkStart w:id="1897" w:name="_Toc11075531"/>
      <w:r w:rsidRPr="00D1704B">
        <w:t>Availability</w:t>
      </w:r>
      <w:bookmarkEnd w:id="1896"/>
      <w:bookmarkEnd w:id="1897"/>
    </w:p>
    <w:p w14:paraId="3C00A0BC" w14:textId="28FFDA47" w:rsidR="005473D9" w:rsidRPr="005473D9" w:rsidRDefault="005473D9" w:rsidP="005473D9">
      <w:r>
        <w:t>TBC</w:t>
      </w:r>
    </w:p>
    <w:p w14:paraId="2BC26919" w14:textId="7170F291" w:rsidR="005473D9" w:rsidRPr="00922095" w:rsidRDefault="005473D9">
      <w:pPr>
        <w:pStyle w:val="Default"/>
        <w:jc w:val="both"/>
        <w:rPr>
          <w:ins w:id="1898" w:author="Jose Luis Anton Bueso" w:date="2019-03-28T11:02:00Z"/>
          <w:sz w:val="14"/>
          <w:szCs w:val="14"/>
          <w:lang w:val="en-GB"/>
          <w:rPrChange w:id="1899" w:author="Jose Luis Anton Bueso" w:date="2020-06-29T16:04:00Z">
            <w:rPr>
              <w:ins w:id="1900" w:author="Jose Luis Anton Bueso" w:date="2019-03-28T11:02:00Z"/>
              <w:rFonts w:ascii="Calibri" w:hAnsi="Calibri" w:cs="Calibri"/>
              <w:color w:val="000000"/>
              <w:sz w:val="14"/>
              <w:szCs w:val="14"/>
              <w:lang w:eastAsia="en-GB"/>
            </w:rPr>
          </w:rPrChange>
        </w:rPr>
        <w:pPrChange w:id="1901" w:author="Jose Luis Anton Bueso" w:date="2019-03-28T11:01:00Z">
          <w:pPr>
            <w:jc w:val="both"/>
          </w:pPr>
        </w:pPrChange>
      </w:pPr>
      <w:r w:rsidRPr="00091553">
        <w:rPr>
          <w:u w:val="single"/>
          <w:lang w:val="en-GB" w:eastAsia="en-IE"/>
          <w:rPrChange w:id="1902" w:author="Jose Luis Anton Bueso" w:date="2019-03-28T11:01:00Z">
            <w:rPr>
              <w:u w:val="single"/>
              <w:lang w:eastAsia="en-IE"/>
            </w:rPr>
          </w:rPrChange>
        </w:rPr>
        <w:t>Business:</w:t>
      </w:r>
      <w:del w:id="1903" w:author="Jose Luis Anton Bueso" w:date="2019-03-28T11:01:00Z">
        <w:r w:rsidRPr="00091553" w:rsidDel="00091553">
          <w:rPr>
            <w:lang w:val="en-GB" w:eastAsia="en-IE"/>
            <w:rPrChange w:id="1904" w:author="Jose Luis Anton Bueso" w:date="2019-03-28T11:01:00Z">
              <w:rPr>
                <w:lang w:eastAsia="en-IE"/>
              </w:rPr>
            </w:rPrChange>
          </w:rPr>
          <w:delText xml:space="preserve"> This requirement establishes a percentage measure of the amount of time the system must be available during business operational times.</w:delText>
        </w:r>
      </w:del>
      <w:ins w:id="1905" w:author="Jose Luis Anton Bueso" w:date="2019-03-28T11:01:00Z">
        <w:r w:rsidR="00091553" w:rsidRPr="00091553">
          <w:rPr>
            <w:sz w:val="14"/>
            <w:szCs w:val="14"/>
            <w:lang w:val="en-GB"/>
            <w:rPrChange w:id="1906" w:author="Jose Luis Anton Bueso" w:date="2019-03-28T11:01:00Z">
              <w:rPr>
                <w:sz w:val="14"/>
                <w:szCs w:val="14"/>
              </w:rPr>
            </w:rPrChange>
          </w:rPr>
          <w:t xml:space="preserve"> </w:t>
        </w:r>
        <w:r w:rsidR="00091553" w:rsidRPr="00091553">
          <w:rPr>
            <w:rFonts w:asciiTheme="minorHAnsi" w:hAnsiTheme="minorHAnsi" w:cstheme="minorHAnsi"/>
            <w:color w:val="auto"/>
            <w:sz w:val="22"/>
            <w:szCs w:val="22"/>
            <w:lang w:val="en-GB" w:eastAsia="en-IE"/>
            <w:rPrChange w:id="1907" w:author="Jose Luis Anton Bueso" w:date="2019-03-28T11:01:00Z">
              <w:rPr>
                <w:sz w:val="14"/>
                <w:szCs w:val="14"/>
              </w:rPr>
            </w:rPrChange>
          </w:rPr>
          <w:t>The system must be available for use 24/7 and it must achieve 99% up time. Maintenance breaks must be scheduled outside working hours and the system shall present appropriate user notifications before becoming unavailable.</w:t>
        </w:r>
        <w:r w:rsidR="00091553" w:rsidRPr="00091553">
          <w:rPr>
            <w:sz w:val="14"/>
            <w:szCs w:val="14"/>
            <w:lang w:val="en-GB"/>
            <w:rPrChange w:id="1908" w:author="Jose Luis Anton Bueso" w:date="2019-03-28T11:01:00Z">
              <w:rPr>
                <w:sz w:val="14"/>
                <w:szCs w:val="14"/>
              </w:rPr>
            </w:rPrChange>
          </w:rPr>
          <w:t xml:space="preserve"> </w:t>
        </w:r>
      </w:ins>
    </w:p>
    <w:p w14:paraId="1516A7F4" w14:textId="77777777" w:rsidR="00091553" w:rsidRPr="00922095" w:rsidRDefault="00091553">
      <w:pPr>
        <w:pStyle w:val="Default"/>
        <w:jc w:val="both"/>
        <w:rPr>
          <w:lang w:val="en-GB" w:eastAsia="en-IE"/>
          <w:rPrChange w:id="1909" w:author="Jose Luis Anton Bueso" w:date="2020-06-29T16:04:00Z">
            <w:rPr>
              <w:lang w:eastAsia="en-IE"/>
            </w:rPr>
          </w:rPrChange>
        </w:rPr>
        <w:pPrChange w:id="1910" w:author="Jose Luis Anton Bueso" w:date="2019-03-28T11:01:00Z">
          <w:pPr>
            <w:jc w:val="both"/>
          </w:pPr>
        </w:pPrChange>
      </w:pPr>
    </w:p>
    <w:p w14:paraId="5C46A006" w14:textId="77777777" w:rsidR="005473D9" w:rsidRPr="001D73F4" w:rsidRDefault="005473D9" w:rsidP="005473D9">
      <w:pPr>
        <w:rPr>
          <w:lang w:eastAsia="en-IE"/>
        </w:rPr>
      </w:pPr>
      <w:r>
        <w:rPr>
          <w:u w:val="single"/>
          <w:lang w:eastAsia="en-IE"/>
        </w:rPr>
        <w:t>Technical:</w:t>
      </w:r>
      <w:r>
        <w:rPr>
          <w:lang w:eastAsia="en-IE"/>
        </w:rPr>
        <w:t xml:space="preserve"> The architecture discussed in this document guarantees this non-functional requirement by means of high availability (HA) in active-active mode</w:t>
      </w:r>
    </w:p>
    <w:p w14:paraId="1C75EC02" w14:textId="1B51F60E" w:rsidR="005473D9" w:rsidRDefault="005473D9" w:rsidP="005473D9">
      <w:pPr>
        <w:pStyle w:val="Ttulo3"/>
        <w:jc w:val="both"/>
      </w:pPr>
      <w:bookmarkStart w:id="1911" w:name="_Toc3534804"/>
      <w:bookmarkStart w:id="1912" w:name="_Toc11075532"/>
      <w:r w:rsidRPr="00D1704B">
        <w:t>Performance</w:t>
      </w:r>
      <w:bookmarkEnd w:id="1911"/>
      <w:bookmarkEnd w:id="1912"/>
    </w:p>
    <w:p w14:paraId="13D6CDFC" w14:textId="6DD6CEF3" w:rsidR="005473D9" w:rsidRDefault="005473D9" w:rsidP="005473D9">
      <w:pPr>
        <w:rPr>
          <w:ins w:id="1913" w:author="Jose Luis Anton Bueso" w:date="2019-03-28T11:04:00Z"/>
        </w:rPr>
      </w:pPr>
      <w:r>
        <w:t>TBC</w:t>
      </w:r>
    </w:p>
    <w:p w14:paraId="69FC85D7" w14:textId="1BF8F142" w:rsidR="00C86A18" w:rsidRPr="00C86A18" w:rsidRDefault="00C86A18" w:rsidP="00C86A18">
      <w:pPr>
        <w:pStyle w:val="Default"/>
        <w:rPr>
          <w:ins w:id="1914" w:author="Jose Luis Anton Bueso" w:date="2019-03-28T11:04:00Z"/>
          <w:sz w:val="14"/>
          <w:szCs w:val="14"/>
          <w:lang w:val="en-GB"/>
          <w:rPrChange w:id="1915" w:author="Jose Luis Anton Bueso" w:date="2019-03-28T11:04:00Z">
            <w:rPr>
              <w:ins w:id="1916" w:author="Jose Luis Anton Bueso" w:date="2019-03-28T11:04:00Z"/>
              <w:sz w:val="14"/>
              <w:szCs w:val="14"/>
            </w:rPr>
          </w:rPrChange>
        </w:rPr>
      </w:pPr>
      <w:ins w:id="1917" w:author="Jose Luis Anton Bueso" w:date="2019-03-28T11:05:00Z">
        <w:r w:rsidRPr="003A160D">
          <w:rPr>
            <w:u w:val="single"/>
            <w:lang w:val="en-GB" w:eastAsia="en-IE"/>
          </w:rPr>
          <w:lastRenderedPageBreak/>
          <w:t>Business:</w:t>
        </w:r>
        <w:r w:rsidRPr="003A160D">
          <w:rPr>
            <w:sz w:val="14"/>
            <w:szCs w:val="14"/>
            <w:lang w:val="en-GB"/>
          </w:rPr>
          <w:t xml:space="preserve"> </w:t>
        </w:r>
      </w:ins>
      <w:ins w:id="1918" w:author="Jose Luis Anton Bueso" w:date="2019-03-28T11:04:00Z">
        <w:r w:rsidRPr="00C86A18">
          <w:rPr>
            <w:rFonts w:asciiTheme="minorHAnsi" w:hAnsiTheme="minorHAnsi" w:cstheme="minorHAnsi"/>
            <w:color w:val="auto"/>
            <w:sz w:val="22"/>
            <w:szCs w:val="22"/>
            <w:lang w:val="en-GB" w:eastAsia="en-IE"/>
            <w:rPrChange w:id="1919" w:author="Jose Luis Anton Bueso" w:date="2019-03-28T11:04:00Z">
              <w:rPr>
                <w:sz w:val="14"/>
                <w:szCs w:val="14"/>
              </w:rPr>
            </w:rPrChange>
          </w:rPr>
          <w:t xml:space="preserve">The system's user facing components must achieve response times with their 98th percentile not exceeding 300ms as measured from the user interface. </w:t>
        </w:r>
      </w:ins>
    </w:p>
    <w:p w14:paraId="64CE2222" w14:textId="0C7902AA" w:rsidR="00C86A18" w:rsidRDefault="00C86A18" w:rsidP="005473D9">
      <w:pPr>
        <w:rPr>
          <w:ins w:id="1920" w:author="Jose Luis Anton Bueso" w:date="2019-03-28T11:05:00Z"/>
        </w:rPr>
      </w:pPr>
    </w:p>
    <w:p w14:paraId="1967F134" w14:textId="34B3C58B" w:rsidR="00C86A18" w:rsidRPr="009264C0" w:rsidRDefault="00C86A18" w:rsidP="005473D9">
      <w:ins w:id="1921" w:author="Jose Luis Anton Bueso" w:date="2019-03-28T11:05:00Z">
        <w:r>
          <w:rPr>
            <w:u w:val="single"/>
            <w:lang w:eastAsia="en-IE"/>
          </w:rPr>
          <w:t>Technical:</w:t>
        </w:r>
      </w:ins>
      <w:ins w:id="1922" w:author="Jose Luis Anton Bueso" w:date="2019-03-28T11:36:00Z">
        <w:r w:rsidR="000835E2" w:rsidRPr="009264C0">
          <w:rPr>
            <w:lang w:eastAsia="en-IE"/>
            <w:rPrChange w:id="1923" w:author="Jose Luis Anton Bueso" w:date="2019-03-28T11:36:00Z">
              <w:rPr>
                <w:u w:val="single"/>
                <w:lang w:eastAsia="en-IE"/>
              </w:rPr>
            </w:rPrChange>
          </w:rPr>
          <w:t xml:space="preserve"> </w:t>
        </w:r>
        <w:r w:rsidR="009264C0">
          <w:rPr>
            <w:lang w:eastAsia="en-IE"/>
          </w:rPr>
          <w:t xml:space="preserve">As part of the </w:t>
        </w:r>
      </w:ins>
      <w:ins w:id="1924" w:author="Jose Luis Anton Bueso" w:date="2019-03-28T11:37:00Z">
        <w:r w:rsidR="009264C0">
          <w:rPr>
            <w:lang w:eastAsia="en-IE"/>
          </w:rPr>
          <w:t>building</w:t>
        </w:r>
      </w:ins>
      <w:ins w:id="1925" w:author="Jose Luis Anton Bueso" w:date="2019-03-28T11:36:00Z">
        <w:r w:rsidR="009264C0">
          <w:rPr>
            <w:lang w:eastAsia="en-IE"/>
          </w:rPr>
          <w:t xml:space="preserve"> process</w:t>
        </w:r>
      </w:ins>
      <w:ins w:id="1926" w:author="Jose Luis Anton Bueso" w:date="2019-03-28T11:37:00Z">
        <w:r w:rsidR="009264C0">
          <w:rPr>
            <w:lang w:eastAsia="en-IE"/>
          </w:rPr>
          <w:t xml:space="preserve"> in the CI pipeline performance tests will be done in order to ensure metrics that show the system works as expected on this regards.</w:t>
        </w:r>
      </w:ins>
    </w:p>
    <w:p w14:paraId="72EBDCCB" w14:textId="3FC7F4E9" w:rsidR="005473D9" w:rsidRDefault="005473D9" w:rsidP="005473D9">
      <w:pPr>
        <w:pStyle w:val="Ttulo3"/>
        <w:jc w:val="both"/>
      </w:pPr>
      <w:bookmarkStart w:id="1927" w:name="_Toc3534805"/>
      <w:bookmarkStart w:id="1928" w:name="_Toc11075533"/>
      <w:r w:rsidRPr="00D1704B">
        <w:t>Scalability</w:t>
      </w:r>
      <w:bookmarkEnd w:id="1927"/>
      <w:bookmarkEnd w:id="1928"/>
    </w:p>
    <w:p w14:paraId="37ACBB96" w14:textId="77777777" w:rsidR="005473D9" w:rsidRPr="005473D9" w:rsidRDefault="005473D9" w:rsidP="005473D9">
      <w:r>
        <w:t>TBC</w:t>
      </w:r>
    </w:p>
    <w:p w14:paraId="5D82504E" w14:textId="77777777" w:rsidR="005473D9" w:rsidRDefault="005473D9" w:rsidP="005473D9">
      <w:pPr>
        <w:jc w:val="both"/>
        <w:rPr>
          <w:rFonts w:ascii="Segoe UI" w:hAnsi="Segoe UI" w:cs="Segoe UI"/>
          <w:lang w:eastAsia="en-US"/>
        </w:rPr>
      </w:pPr>
      <w:r>
        <w:rPr>
          <w:u w:val="single"/>
          <w:lang w:eastAsia="en-IE"/>
        </w:rPr>
        <w:t>Business:</w:t>
      </w:r>
      <w:r>
        <w:t xml:space="preserve">  </w:t>
      </w:r>
      <w:r>
        <w:rPr>
          <w:lang w:eastAsia="en-IE"/>
        </w:rPr>
        <w:t>The system shall be developed in a way that allows to increment the number of users avoiding to develop a single line of code (horizontal scalability).</w:t>
      </w:r>
      <w:r>
        <w:rPr>
          <w:rFonts w:ascii="Segoe UI" w:hAnsi="Segoe UI" w:cs="Segoe UI"/>
          <w:lang w:eastAsia="en-US"/>
        </w:rPr>
        <w:t xml:space="preserve">  </w:t>
      </w:r>
    </w:p>
    <w:p w14:paraId="6B4FA437" w14:textId="77777777" w:rsidR="005473D9" w:rsidRDefault="005473D9" w:rsidP="005473D9">
      <w:pPr>
        <w:jc w:val="both"/>
        <w:rPr>
          <w:lang w:eastAsia="en-IE"/>
        </w:rPr>
      </w:pPr>
      <w:r>
        <w:rPr>
          <w:u w:val="single"/>
          <w:lang w:eastAsia="en-IE"/>
        </w:rPr>
        <w:t>Technical:</w:t>
      </w:r>
      <w:r>
        <w:rPr>
          <w:lang w:eastAsia="en-IE"/>
        </w:rPr>
        <w:t xml:space="preserve"> The architecture ensures horizontal scalability due to the distributed nature of its components. </w:t>
      </w:r>
    </w:p>
    <w:p w14:paraId="7D96408D" w14:textId="77777777" w:rsidR="005473D9" w:rsidRDefault="005473D9" w:rsidP="005473D9">
      <w:pPr>
        <w:pStyle w:val="Ttulo3"/>
        <w:jc w:val="both"/>
      </w:pPr>
      <w:bookmarkStart w:id="1929" w:name="_Toc3534806"/>
      <w:bookmarkStart w:id="1930" w:name="_Toc11075534"/>
      <w:r w:rsidRPr="00D1704B">
        <w:t>Security</w:t>
      </w:r>
      <w:bookmarkEnd w:id="1929"/>
      <w:bookmarkEnd w:id="1930"/>
    </w:p>
    <w:p w14:paraId="083761A7" w14:textId="6C24476E" w:rsidR="005473D9" w:rsidRDefault="005473D9" w:rsidP="005473D9">
      <w:pPr>
        <w:rPr>
          <w:lang w:eastAsia="en-IE"/>
        </w:rPr>
      </w:pPr>
      <w:r>
        <w:rPr>
          <w:u w:val="single"/>
          <w:lang w:eastAsia="en-IE"/>
        </w:rPr>
        <w:t>Business:</w:t>
      </w:r>
      <w:r>
        <w:rPr>
          <w:lang w:eastAsia="en-IE"/>
        </w:rPr>
        <w:t xml:space="preserve"> The system must be secured by design and be compliance with OWASP best practices.</w:t>
      </w:r>
    </w:p>
    <w:p w14:paraId="0D104EB0" w14:textId="7DBE3C24" w:rsidR="005473D9" w:rsidRPr="00B670EA" w:rsidRDefault="005473D9" w:rsidP="005473D9">
      <w:pPr>
        <w:rPr>
          <w:lang w:eastAsia="en-IE"/>
        </w:rPr>
      </w:pPr>
      <w:r w:rsidRPr="00B670EA">
        <w:rPr>
          <w:u w:val="single"/>
          <w:lang w:eastAsia="en-IE"/>
        </w:rPr>
        <w:t>Technical:</w:t>
      </w:r>
      <w:r>
        <w:rPr>
          <w:u w:val="single"/>
          <w:lang w:eastAsia="en-IE"/>
        </w:rPr>
        <w:t xml:space="preserve"> </w:t>
      </w:r>
      <w:r>
        <w:rPr>
          <w:lang w:eastAsia="en-IE"/>
        </w:rPr>
        <w:t xml:space="preserve">Security is present during all the phases of the development. See </w:t>
      </w:r>
      <w:hyperlink w:anchor="_Deployment_Model" w:history="1">
        <w:r w:rsidRPr="00B670EA">
          <w:rPr>
            <w:rStyle w:val="Hipervnculo"/>
            <w:lang w:eastAsia="en-IE"/>
          </w:rPr>
          <w:t>point 1.6.1</w:t>
        </w:r>
      </w:hyperlink>
      <w:r>
        <w:rPr>
          <w:lang w:eastAsia="en-IE"/>
        </w:rPr>
        <w:t xml:space="preserve"> of this document to find how microservices are protected. Also the architecture proposes frameworks that ensure security at all levels of the application</w:t>
      </w:r>
    </w:p>
    <w:p w14:paraId="776FC89B" w14:textId="28CFC948" w:rsidR="005473D9" w:rsidRDefault="005473D9" w:rsidP="005473D9">
      <w:pPr>
        <w:pStyle w:val="Ttulo3"/>
        <w:jc w:val="both"/>
      </w:pPr>
      <w:bookmarkStart w:id="1931" w:name="_Toc3534807"/>
      <w:bookmarkStart w:id="1932" w:name="_Toc11075535"/>
      <w:r w:rsidRPr="00D1704B">
        <w:t>Accessibility</w:t>
      </w:r>
      <w:bookmarkEnd w:id="1931"/>
      <w:bookmarkEnd w:id="1932"/>
    </w:p>
    <w:p w14:paraId="4669A480" w14:textId="5E03AD20" w:rsidR="005473D9" w:rsidRPr="005473D9" w:rsidRDefault="005473D9" w:rsidP="005473D9">
      <w:r>
        <w:t>TBC</w:t>
      </w:r>
    </w:p>
    <w:p w14:paraId="166FD926" w14:textId="698C5AFB" w:rsidR="005473D9" w:rsidRDefault="005473D9" w:rsidP="005473D9">
      <w:pPr>
        <w:pStyle w:val="Ttulo3"/>
        <w:jc w:val="both"/>
      </w:pPr>
      <w:bookmarkStart w:id="1933" w:name="_Toc3534808"/>
      <w:bookmarkStart w:id="1934" w:name="_Toc11075536"/>
      <w:r w:rsidRPr="00D1704B">
        <w:t>Extensibility</w:t>
      </w:r>
      <w:bookmarkEnd w:id="1933"/>
      <w:bookmarkEnd w:id="1934"/>
    </w:p>
    <w:p w14:paraId="488B50F6" w14:textId="1B075227" w:rsidR="005473D9" w:rsidRPr="005473D9" w:rsidRDefault="005473D9" w:rsidP="005473D9">
      <w:r>
        <w:t>TBC</w:t>
      </w:r>
    </w:p>
    <w:p w14:paraId="5BEA3D93" w14:textId="3523A39E" w:rsidR="005473D9" w:rsidRDefault="005473D9" w:rsidP="005473D9">
      <w:pPr>
        <w:pStyle w:val="Ttulo3"/>
        <w:jc w:val="both"/>
      </w:pPr>
      <w:bookmarkStart w:id="1935" w:name="_Toc3534809"/>
      <w:bookmarkStart w:id="1936" w:name="_Toc11075537"/>
      <w:r w:rsidRPr="00D1704B">
        <w:t>Internationaliz</w:t>
      </w:r>
      <w:r w:rsidRPr="00C62213">
        <w:t>ation and Localization</w:t>
      </w:r>
      <w:bookmarkEnd w:id="1935"/>
      <w:bookmarkEnd w:id="1936"/>
    </w:p>
    <w:p w14:paraId="3348B4B9" w14:textId="3642594E" w:rsidR="005473D9" w:rsidRPr="005473D9" w:rsidRDefault="005473D9" w:rsidP="005473D9">
      <w:r>
        <w:t>TBC</w:t>
      </w:r>
    </w:p>
    <w:p w14:paraId="44492823" w14:textId="77777777" w:rsidR="005473D9" w:rsidRDefault="005473D9" w:rsidP="005473D9">
      <w:pPr>
        <w:rPr>
          <w:lang w:eastAsia="en-IE"/>
        </w:rPr>
      </w:pPr>
      <w:r w:rsidRPr="00485906">
        <w:rPr>
          <w:u w:val="single"/>
          <w:lang w:eastAsia="en-IE"/>
        </w:rPr>
        <w:t>Business</w:t>
      </w:r>
      <w:r>
        <w:rPr>
          <w:u w:val="single"/>
          <w:lang w:eastAsia="en-IE"/>
        </w:rPr>
        <w:t xml:space="preserve">: </w:t>
      </w:r>
      <w:r>
        <w:rPr>
          <w:lang w:eastAsia="en-IE"/>
        </w:rPr>
        <w:t>Though at initial stage the system will show tags and messages in English, in the future other languages must be supported</w:t>
      </w:r>
    </w:p>
    <w:p w14:paraId="4595AA98" w14:textId="77777777" w:rsidR="005473D9" w:rsidRPr="00485906" w:rsidRDefault="005473D9" w:rsidP="005473D9">
      <w:pPr>
        <w:rPr>
          <w:lang w:eastAsia="en-IE"/>
        </w:rPr>
      </w:pPr>
      <w:r>
        <w:rPr>
          <w:u w:val="single"/>
          <w:lang w:eastAsia="en-IE"/>
        </w:rPr>
        <w:t>Technical:</w:t>
      </w:r>
      <w:r>
        <w:rPr>
          <w:lang w:eastAsia="en-IE"/>
        </w:rPr>
        <w:t xml:space="preserve"> The system will be prepared for this maintaining one file per language. The same tags and messages will be parametrized in all the files with the corresponding translation.</w:t>
      </w:r>
    </w:p>
    <w:p w14:paraId="0B7888F8" w14:textId="77777777" w:rsidR="005473D9" w:rsidRDefault="005473D9" w:rsidP="005473D9">
      <w:pPr>
        <w:pStyle w:val="Ttulo2"/>
      </w:pPr>
      <w:bookmarkStart w:id="1937" w:name="_Toc3534810"/>
      <w:bookmarkStart w:id="1938" w:name="_Toc11075538"/>
      <w:r>
        <w:t>Information View</w:t>
      </w:r>
      <w:bookmarkEnd w:id="1937"/>
      <w:bookmarkEnd w:id="1938"/>
    </w:p>
    <w:p w14:paraId="2A2B4ECA" w14:textId="77777777" w:rsidR="005473D9" w:rsidRPr="002C6CB6" w:rsidRDefault="005473D9" w:rsidP="005473D9">
      <w:pPr>
        <w:pStyle w:val="Cita"/>
        <w:jc w:val="both"/>
      </w:pPr>
      <w:r w:rsidRPr="002C6CB6">
        <w:t>The Information View sections, are suggested as follows:</w:t>
      </w:r>
    </w:p>
    <w:p w14:paraId="5A7A53CD" w14:textId="77777777" w:rsidR="005473D9" w:rsidRPr="00C62213" w:rsidRDefault="005473D9" w:rsidP="005473D9">
      <w:pPr>
        <w:pStyle w:val="QuoteList"/>
        <w:jc w:val="both"/>
      </w:pPr>
      <w:r w:rsidRPr="00C62213">
        <w:t>Conceptual Data Model</w:t>
      </w:r>
    </w:p>
    <w:p w14:paraId="21EDD70F" w14:textId="77777777" w:rsidR="005473D9" w:rsidRPr="00C62213" w:rsidRDefault="005473D9" w:rsidP="005473D9">
      <w:pPr>
        <w:pStyle w:val="QuoteList"/>
        <w:jc w:val="both"/>
      </w:pPr>
      <w:r w:rsidRPr="00C62213">
        <w:t>Data Ownership</w:t>
      </w:r>
      <w:r>
        <w:t xml:space="preserve"> </w:t>
      </w:r>
      <w:r w:rsidRPr="002C6CB6">
        <w:rPr>
          <w:highlight w:val="yellow"/>
        </w:rPr>
        <w:t>(</w:t>
      </w:r>
      <w:r>
        <w:rPr>
          <w:highlight w:val="yellow"/>
        </w:rPr>
        <w:t>when applicable</w:t>
      </w:r>
      <w:r w:rsidRPr="002C6CB6">
        <w:rPr>
          <w:highlight w:val="yellow"/>
        </w:rPr>
        <w:t>)</w:t>
      </w:r>
    </w:p>
    <w:p w14:paraId="3C603064" w14:textId="77777777" w:rsidR="005473D9" w:rsidRPr="00C62213" w:rsidRDefault="005473D9" w:rsidP="005473D9">
      <w:pPr>
        <w:pStyle w:val="QuoteList"/>
        <w:jc w:val="both"/>
      </w:pPr>
      <w:r w:rsidRPr="00C62213">
        <w:t>Timelines, Latency and Age</w:t>
      </w:r>
      <w:r w:rsidRPr="002C6CB6">
        <w:rPr>
          <w:highlight w:val="yellow"/>
        </w:rPr>
        <w:t>(</w:t>
      </w:r>
      <w:r>
        <w:rPr>
          <w:highlight w:val="yellow"/>
        </w:rPr>
        <w:t>when applicable</w:t>
      </w:r>
      <w:r w:rsidRPr="002C6CB6">
        <w:rPr>
          <w:highlight w:val="yellow"/>
        </w:rPr>
        <w:t>)</w:t>
      </w:r>
    </w:p>
    <w:p w14:paraId="512D5347" w14:textId="77777777" w:rsidR="005473D9" w:rsidRPr="00C62213" w:rsidRDefault="005473D9" w:rsidP="005473D9">
      <w:pPr>
        <w:pStyle w:val="QuoteList"/>
        <w:jc w:val="both"/>
      </w:pPr>
      <w:r w:rsidRPr="00C62213">
        <w:t>Data Quality</w:t>
      </w:r>
      <w:r>
        <w:t xml:space="preserve"> </w:t>
      </w:r>
      <w:r w:rsidRPr="002C6CB6">
        <w:rPr>
          <w:highlight w:val="yellow"/>
        </w:rPr>
        <w:t>(</w:t>
      </w:r>
      <w:r>
        <w:rPr>
          <w:highlight w:val="yellow"/>
        </w:rPr>
        <w:t>when applicable</w:t>
      </w:r>
      <w:r w:rsidRPr="002C6CB6">
        <w:rPr>
          <w:highlight w:val="yellow"/>
        </w:rPr>
        <w:t>)</w:t>
      </w:r>
    </w:p>
    <w:p w14:paraId="52E0BAA9" w14:textId="77777777" w:rsidR="005473D9" w:rsidRPr="00C62213" w:rsidRDefault="005473D9" w:rsidP="005473D9">
      <w:pPr>
        <w:pStyle w:val="QuoteList"/>
        <w:jc w:val="both"/>
      </w:pPr>
      <w:r w:rsidRPr="00C62213">
        <w:t>Reference and Mappings</w:t>
      </w:r>
      <w:r>
        <w:t xml:space="preserve"> </w:t>
      </w:r>
      <w:r w:rsidRPr="00750236">
        <w:rPr>
          <w:highlight w:val="yellow"/>
        </w:rPr>
        <w:t>(</w:t>
      </w:r>
      <w:r>
        <w:rPr>
          <w:highlight w:val="yellow"/>
        </w:rPr>
        <w:t>when applicable</w:t>
      </w:r>
      <w:r w:rsidRPr="002C6CB6">
        <w:rPr>
          <w:highlight w:val="yellow"/>
        </w:rPr>
        <w:t>)</w:t>
      </w:r>
    </w:p>
    <w:p w14:paraId="1265C681" w14:textId="77777777" w:rsidR="005473D9" w:rsidRPr="00C62213" w:rsidRDefault="005473D9" w:rsidP="005473D9">
      <w:pPr>
        <w:pStyle w:val="QuoteList"/>
        <w:jc w:val="both"/>
      </w:pPr>
      <w:r w:rsidRPr="00C62213">
        <w:t>Data Volumes</w:t>
      </w:r>
    </w:p>
    <w:p w14:paraId="657D05EC" w14:textId="77777777" w:rsidR="005473D9" w:rsidRPr="00D1704B" w:rsidRDefault="005473D9" w:rsidP="005473D9">
      <w:pPr>
        <w:pStyle w:val="QuoteList"/>
        <w:jc w:val="both"/>
      </w:pPr>
      <w:r w:rsidRPr="00C62213">
        <w:t>Regulation</w:t>
      </w:r>
      <w:r w:rsidRPr="002C6CB6">
        <w:rPr>
          <w:highlight w:val="yellow"/>
        </w:rPr>
        <w:t>(</w:t>
      </w:r>
      <w:r>
        <w:rPr>
          <w:highlight w:val="yellow"/>
        </w:rPr>
        <w:t>when applicable</w:t>
      </w:r>
      <w:r w:rsidRPr="002C6CB6">
        <w:rPr>
          <w:highlight w:val="yellow"/>
        </w:rPr>
        <w:t>)</w:t>
      </w:r>
    </w:p>
    <w:p w14:paraId="08591E62" w14:textId="0FF65C80" w:rsidR="005473D9" w:rsidRDefault="005473D9" w:rsidP="005473D9">
      <w:pPr>
        <w:pStyle w:val="Ttulo3"/>
        <w:rPr>
          <w:ins w:id="1939" w:author="Jose Luis Anton Bueso" w:date="2019-03-21T16:03:00Z"/>
        </w:rPr>
      </w:pPr>
      <w:bookmarkStart w:id="1940" w:name="_Toc3534811"/>
      <w:bookmarkStart w:id="1941" w:name="_Toc11075539"/>
      <w:r>
        <w:lastRenderedPageBreak/>
        <w:t>Conceptual Data model</w:t>
      </w:r>
      <w:bookmarkEnd w:id="1940"/>
      <w:bookmarkEnd w:id="1941"/>
    </w:p>
    <w:p w14:paraId="794758B0" w14:textId="0974E40E" w:rsidR="00E41ECB" w:rsidRPr="00F30333" w:rsidRDefault="005113F9">
      <w:pPr>
        <w:jc w:val="center"/>
        <w:pPrChange w:id="1942" w:author="Jose Luis Anton Bueso" w:date="2019-03-21T16:47:00Z">
          <w:pPr>
            <w:pStyle w:val="Ttulo3"/>
          </w:pPr>
        </w:pPrChange>
      </w:pPr>
      <w:ins w:id="1943" w:author="Jose Luis Anton Bueso" w:date="2019-03-22T09:45:00Z">
        <w:r>
          <w:rPr>
            <w:rStyle w:val="Refdecomentario"/>
          </w:rPr>
          <w:commentReference w:id="1944"/>
        </w:r>
      </w:ins>
      <w:ins w:id="1945" w:author="Jose Luis Anton Bueso" w:date="2019-03-25T11:09:00Z">
        <w:r w:rsidR="00922095">
          <w:pict w14:anchorId="56B1D733">
            <v:shape id="_x0000_i1027" type="#_x0000_t75" style="width:497.1pt;height:318.05pt">
              <v:imagedata r:id="rId51" o:title="EntitiesAndResponsibilities"/>
            </v:shape>
          </w:pict>
        </w:r>
      </w:ins>
    </w:p>
    <w:p w14:paraId="5DEF3B70" w14:textId="7A20CF0D" w:rsidR="005473D9" w:rsidRPr="008B3129" w:rsidDel="00E41ECB" w:rsidRDefault="005473D9" w:rsidP="005473D9">
      <w:pPr>
        <w:pStyle w:val="Cita"/>
        <w:pBdr>
          <w:right w:val="dashed" w:sz="4" w:space="3" w:color="auto"/>
        </w:pBdr>
        <w:jc w:val="both"/>
        <w:rPr>
          <w:del w:id="1946" w:author="Jose Luis Anton Bueso" w:date="2019-03-21T16:03:00Z"/>
          <w:color w:val="FF0000"/>
        </w:rPr>
      </w:pPr>
      <w:del w:id="1947" w:author="Jose Luis Anton Bueso" w:date="2019-03-21T16:03:00Z">
        <w:r w:rsidDel="00E41ECB">
          <w:delText xml:space="preserve">The most significant entities of the system, of those which are going to be impacted (for already built systems) should be represented </w:delText>
        </w:r>
        <w:r w:rsidRPr="002C6CB6" w:rsidDel="00E41ECB">
          <w:delText>in the</w:delText>
        </w:r>
        <w:r w:rsidRPr="008B3129" w:rsidDel="00E41ECB">
          <w:rPr>
            <w:color w:val="FF0000"/>
          </w:rPr>
          <w:delText xml:space="preserve"> </w:delText>
        </w:r>
        <w:r w:rsidDel="00E41ECB">
          <w:delText xml:space="preserve">UML Conceptual Data Model </w:delText>
        </w:r>
        <w:r w:rsidRPr="002C6CB6" w:rsidDel="00E41ECB">
          <w:delText>diagram.</w:delText>
        </w:r>
        <w:r w:rsidRPr="008B3129" w:rsidDel="00E41ECB">
          <w:rPr>
            <w:color w:val="FF0000"/>
          </w:rPr>
          <w:delText xml:space="preserve"> </w:delText>
        </w:r>
        <w:r w:rsidDel="00E41ECB">
          <w:delText xml:space="preserve">In most cases the Conceptual Data Model is placed in the SRS, If </w:delText>
        </w:r>
        <w:r w:rsidRPr="002C6CB6" w:rsidDel="00E41ECB">
          <w:delText>this happens a reference to the diagram should be shown it here.</w:delText>
        </w:r>
        <w:r w:rsidRPr="008B3129" w:rsidDel="00E41ECB">
          <w:rPr>
            <w:color w:val="FF0000"/>
          </w:rPr>
          <w:delText xml:space="preserve"> </w:delText>
        </w:r>
        <w:bookmarkStart w:id="1948" w:name="_Toc11075435"/>
        <w:bookmarkStart w:id="1949" w:name="_Toc11075540"/>
        <w:bookmarkEnd w:id="1948"/>
        <w:bookmarkEnd w:id="1949"/>
      </w:del>
    </w:p>
    <w:p w14:paraId="3DC82D7A" w14:textId="356A837C" w:rsidR="005473D9" w:rsidDel="00E41ECB" w:rsidRDefault="005473D9" w:rsidP="005473D9">
      <w:pPr>
        <w:pStyle w:val="Cita"/>
        <w:jc w:val="both"/>
        <w:rPr>
          <w:del w:id="1950" w:author="Jose Luis Anton Bueso" w:date="2019-03-21T16:03:00Z"/>
        </w:rPr>
      </w:pPr>
      <w:del w:id="1951" w:author="Jose Luis Anton Bueso" w:date="2019-03-21T16:03:00Z">
        <w:r w:rsidDel="00E41ECB">
          <w:rPr>
            <w:i w:val="0"/>
            <w:iCs w:val="0"/>
            <w:lang w:val="es-ES" w:eastAsia="es-ES"/>
          </w:rPr>
          <w:drawing>
            <wp:inline distT="0" distB="0" distL="0" distR="0" wp14:anchorId="702C4416" wp14:editId="6D3CE6DE">
              <wp:extent cx="3499945" cy="2861441"/>
              <wp:effectExtent l="0" t="0" r="5715" b="0"/>
              <wp:docPr id="9" name="Picture 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52">
                        <a:extLst>
                          <a:ext uri="{28A0092B-C50C-407E-A947-70E740481C1C}">
                            <a14:useLocalDpi xmlns:a14="http://schemas.microsoft.com/office/drawing/2010/main" val="0"/>
                          </a:ext>
                        </a:extLst>
                      </a:blip>
                      <a:srcRect t="2538" b="1443"/>
                      <a:stretch/>
                    </pic:blipFill>
                    <pic:spPr bwMode="auto">
                      <a:xfrm>
                        <a:off x="0" y="0"/>
                        <a:ext cx="3500400" cy="2861813"/>
                      </a:xfrm>
                      <a:prstGeom prst="rect">
                        <a:avLst/>
                      </a:prstGeom>
                      <a:noFill/>
                      <a:ln>
                        <a:noFill/>
                      </a:ln>
                      <a:extLst>
                        <a:ext uri="{53640926-AAD7-44D8-BBD7-CCE9431645EC}">
                          <a14:shadowObscured xmlns:a14="http://schemas.microsoft.com/office/drawing/2010/main"/>
                        </a:ext>
                      </a:extLst>
                    </pic:spPr>
                  </pic:pic>
                </a:graphicData>
              </a:graphic>
            </wp:inline>
          </w:drawing>
        </w:r>
        <w:bookmarkStart w:id="1952" w:name="_Toc11075436"/>
        <w:bookmarkStart w:id="1953" w:name="_Toc11075541"/>
        <w:bookmarkEnd w:id="1952"/>
        <w:bookmarkEnd w:id="1953"/>
      </w:del>
    </w:p>
    <w:p w14:paraId="4385697A" w14:textId="2E45421C" w:rsidR="005473D9" w:rsidRPr="00F87946" w:rsidDel="00E41ECB" w:rsidRDefault="005473D9" w:rsidP="005473D9">
      <w:pPr>
        <w:pStyle w:val="QuoteCaption"/>
        <w:jc w:val="both"/>
        <w:rPr>
          <w:del w:id="1954" w:author="Jose Luis Anton Bueso" w:date="2019-03-21T16:03:00Z"/>
        </w:rPr>
      </w:pPr>
      <w:bookmarkStart w:id="1955" w:name="_Toc3534882"/>
      <w:del w:id="1956" w:author="Jose Luis Anton Bueso" w:date="2019-03-21T16:03:00Z">
        <w:r w:rsidRPr="00F87946" w:rsidDel="00E41ECB">
          <w:delText xml:space="preserve">Figure </w:delText>
        </w:r>
        <w:r w:rsidRPr="00F87946" w:rsidDel="00E41ECB">
          <w:rPr>
            <w:b w:val="0"/>
            <w:iCs w:val="0"/>
          </w:rPr>
          <w:fldChar w:fldCharType="begin"/>
        </w:r>
        <w:r w:rsidRPr="00F87946" w:rsidDel="00E41ECB">
          <w:delInstrText xml:space="preserve"> STYLEREF 1 \s </w:delInstrText>
        </w:r>
        <w:r w:rsidRPr="00F87946" w:rsidDel="00E41ECB">
          <w:rPr>
            <w:b w:val="0"/>
            <w:iCs w:val="0"/>
          </w:rPr>
          <w:fldChar w:fldCharType="separate"/>
        </w:r>
        <w:r w:rsidDel="00E41ECB">
          <w:delText>1</w:delText>
        </w:r>
        <w:r w:rsidRPr="00F87946" w:rsidDel="00E41ECB">
          <w:rPr>
            <w:b w:val="0"/>
            <w:iCs w:val="0"/>
          </w:rPr>
          <w:fldChar w:fldCharType="end"/>
        </w:r>
        <w:r w:rsidRPr="00F87946" w:rsidDel="00E41ECB">
          <w:delText>.</w:delText>
        </w:r>
        <w:r w:rsidRPr="00F87946" w:rsidDel="00E41ECB">
          <w:rPr>
            <w:b w:val="0"/>
            <w:iCs w:val="0"/>
          </w:rPr>
          <w:fldChar w:fldCharType="begin"/>
        </w:r>
        <w:r w:rsidRPr="00F87946" w:rsidDel="00E41ECB">
          <w:delInstrText xml:space="preserve"> SEQ Figure \* ARABIC \s 1 </w:delInstrText>
        </w:r>
        <w:r w:rsidRPr="00F87946" w:rsidDel="00E41ECB">
          <w:rPr>
            <w:b w:val="0"/>
            <w:iCs w:val="0"/>
          </w:rPr>
          <w:fldChar w:fldCharType="separate"/>
        </w:r>
        <w:r w:rsidDel="00E41ECB">
          <w:delText>2</w:delText>
        </w:r>
        <w:r w:rsidRPr="00F87946" w:rsidDel="00E41ECB">
          <w:rPr>
            <w:b w:val="0"/>
            <w:iCs w:val="0"/>
          </w:rPr>
          <w:fldChar w:fldCharType="end"/>
        </w:r>
        <w:r w:rsidRPr="00F87946" w:rsidDel="00E41ECB">
          <w:delText xml:space="preserve"> Example Conceptual Data Model</w:delText>
        </w:r>
        <w:bookmarkStart w:id="1957" w:name="_Toc11075437"/>
        <w:bookmarkStart w:id="1958" w:name="_Toc11075542"/>
        <w:bookmarkEnd w:id="1955"/>
        <w:bookmarkEnd w:id="1957"/>
        <w:bookmarkEnd w:id="1958"/>
      </w:del>
    </w:p>
    <w:p w14:paraId="649582FE" w14:textId="77777777" w:rsidR="005473D9" w:rsidRPr="00C62213" w:rsidRDefault="005473D9" w:rsidP="005473D9">
      <w:pPr>
        <w:pStyle w:val="Ttulo3"/>
      </w:pPr>
      <w:bookmarkStart w:id="1959" w:name="_Toc3534812"/>
      <w:bookmarkStart w:id="1960" w:name="_Toc11075543"/>
      <w:r w:rsidRPr="00C62213">
        <w:t>Data Ownership</w:t>
      </w:r>
      <w:bookmarkEnd w:id="1959"/>
      <w:bookmarkEnd w:id="1960"/>
    </w:p>
    <w:p w14:paraId="56CF2D41" w14:textId="77777777" w:rsidR="005473D9" w:rsidRPr="002C6CB6" w:rsidRDefault="005473D9" w:rsidP="005473D9">
      <w:pPr>
        <w:pStyle w:val="Cita"/>
        <w:jc w:val="both"/>
      </w:pPr>
      <w:r>
        <w:t xml:space="preserve">In cases where the </w:t>
      </w:r>
      <w:r w:rsidRPr="00C62213">
        <w:t xml:space="preserve">data </w:t>
      </w:r>
      <w:r w:rsidRPr="002C6CB6">
        <w:t>is physically</w:t>
      </w:r>
      <w:r w:rsidRPr="008B3129">
        <w:rPr>
          <w:color w:val="FF0000"/>
        </w:rPr>
        <w:t xml:space="preserve"> </w:t>
      </w:r>
      <w:r w:rsidRPr="00C62213">
        <w:t>distribut</w:t>
      </w:r>
      <w:r w:rsidRPr="002C6CB6">
        <w:t>ed</w:t>
      </w:r>
      <w:r w:rsidRPr="00C62213">
        <w:t xml:space="preserve"> across multiple data </w:t>
      </w:r>
      <w:r w:rsidRPr="002C6CB6">
        <w:t>stores</w:t>
      </w:r>
      <w:r>
        <w:t xml:space="preserve">, </w:t>
      </w:r>
      <w:r w:rsidRPr="00C62213">
        <w:t xml:space="preserve">defining the owner of each data item, </w:t>
      </w:r>
      <w:r w:rsidRPr="002C6CB6">
        <w:t>will</w:t>
      </w:r>
      <w:r>
        <w:t xml:space="preserve"> </w:t>
      </w:r>
      <w:r w:rsidRPr="00C62213">
        <w:t xml:space="preserve">ensure that data consumers are always working with the </w:t>
      </w:r>
      <w:r>
        <w:t xml:space="preserve">most </w:t>
      </w:r>
      <w:r w:rsidRPr="002C6CB6">
        <w:t>current</w:t>
      </w:r>
      <w:r w:rsidRPr="00250CFA">
        <w:rPr>
          <w:color w:val="FF0000"/>
        </w:rPr>
        <w:t xml:space="preserve"> </w:t>
      </w:r>
      <w:r w:rsidRPr="00C62213">
        <w:t>data</w:t>
      </w:r>
      <w:r>
        <w:t>,</w:t>
      </w:r>
      <w:r w:rsidRPr="00C62213">
        <w:t xml:space="preserve"> </w:t>
      </w:r>
      <w:r w:rsidRPr="002C6CB6">
        <w:t xml:space="preserve">the producers </w:t>
      </w:r>
      <w:r>
        <w:t>are storing the data</w:t>
      </w:r>
      <w:r w:rsidRPr="002C6CB6">
        <w:t xml:space="preserve"> </w:t>
      </w:r>
      <w:r>
        <w:t>in</w:t>
      </w:r>
      <w:r w:rsidRPr="002C6CB6">
        <w:t xml:space="preserve"> the correct </w:t>
      </w:r>
      <w:r w:rsidRPr="00027C14">
        <w:t>place, the</w:t>
      </w:r>
      <w:r>
        <w:t xml:space="preserve"> </w:t>
      </w:r>
      <w:r w:rsidRPr="002C6CB6">
        <w:t xml:space="preserve">validation and business logic are applied </w:t>
      </w:r>
      <w:r>
        <w:t>and</w:t>
      </w:r>
      <w:r w:rsidRPr="002C6CB6">
        <w:t xml:space="preserve"> </w:t>
      </w:r>
      <w:r>
        <w:t xml:space="preserve">the </w:t>
      </w:r>
      <w:r w:rsidRPr="002C6CB6">
        <w:t xml:space="preserve">potential conflicts can be </w:t>
      </w:r>
      <w:r>
        <w:t>resolved</w:t>
      </w:r>
      <w:r w:rsidRPr="002C6CB6">
        <w:t>.</w:t>
      </w:r>
    </w:p>
    <w:p w14:paraId="6507EE6D" w14:textId="77777777" w:rsidR="005473D9" w:rsidRDefault="005473D9" w:rsidP="005473D9">
      <w:pPr>
        <w:pStyle w:val="Ttulo3"/>
      </w:pPr>
      <w:bookmarkStart w:id="1961" w:name="_Toc3534813"/>
      <w:bookmarkStart w:id="1962" w:name="_Toc11075544"/>
      <w:r w:rsidRPr="00C62213">
        <w:t>Timelines, Latency and Age</w:t>
      </w:r>
      <w:bookmarkEnd w:id="1961"/>
      <w:bookmarkEnd w:id="1962"/>
    </w:p>
    <w:p w14:paraId="7C52C74D" w14:textId="77777777" w:rsidR="005473D9" w:rsidRPr="00C62213" w:rsidRDefault="005473D9" w:rsidP="005473D9">
      <w:pPr>
        <w:pStyle w:val="Cita"/>
        <w:jc w:val="both"/>
        <w:rPr>
          <w:b/>
          <w:bCs/>
        </w:rPr>
      </w:pPr>
      <w:r w:rsidRPr="00C62213">
        <w:t>The time lag between the visibility of information to providers and consumers</w:t>
      </w:r>
      <w:r w:rsidRPr="00943BF9">
        <w:rPr>
          <w:color w:val="FF0000"/>
        </w:rPr>
        <w:t>,</w:t>
      </w:r>
      <w:r w:rsidRPr="00C62213">
        <w:t xml:space="preserve"> i</w:t>
      </w:r>
      <w:r>
        <w:t>s expressed by means of latency;</w:t>
      </w:r>
      <w:r w:rsidRPr="00C62213">
        <w:t xml:space="preserve"> the length of time between the data being updated at the data source and the updated value being available to all parts of the system. </w:t>
      </w:r>
      <w:r w:rsidRPr="002C6CB6">
        <w:t>Within this section we must</w:t>
      </w:r>
      <w:r w:rsidRPr="00943BF9">
        <w:rPr>
          <w:color w:val="FF0000"/>
        </w:rPr>
        <w:t xml:space="preserve"> </w:t>
      </w:r>
      <w:r>
        <w:t>i</w:t>
      </w:r>
      <w:r w:rsidRPr="00C62213">
        <w:t>dentify key points where time-based inconsistencies</w:t>
      </w:r>
      <w:r>
        <w:t xml:space="preserve"> </w:t>
      </w:r>
      <w:r w:rsidRPr="002C6CB6">
        <w:t>may</w:t>
      </w:r>
      <w:r w:rsidRPr="00C62213">
        <w:t xml:space="preserve"> arise.</w:t>
      </w:r>
    </w:p>
    <w:p w14:paraId="0EB4D0E8" w14:textId="77777777" w:rsidR="005473D9" w:rsidRDefault="005473D9" w:rsidP="005473D9">
      <w:pPr>
        <w:pStyle w:val="Ttulo3"/>
      </w:pPr>
      <w:bookmarkStart w:id="1963" w:name="_Toc3534814"/>
      <w:bookmarkStart w:id="1964" w:name="_Toc11075545"/>
      <w:r w:rsidRPr="00C62213">
        <w:t>Data Quality</w:t>
      </w:r>
      <w:bookmarkEnd w:id="1963"/>
      <w:bookmarkEnd w:id="1964"/>
    </w:p>
    <w:p w14:paraId="49BF188A" w14:textId="77777777" w:rsidR="005473D9" w:rsidRPr="002C6CB6" w:rsidRDefault="005473D9" w:rsidP="005473D9">
      <w:pPr>
        <w:pStyle w:val="Cita"/>
        <w:jc w:val="both"/>
      </w:pPr>
      <w:r w:rsidRPr="002C6CB6">
        <w:t xml:space="preserve">Data Quality should show a correlation between the expected value and actual value. </w:t>
      </w:r>
    </w:p>
    <w:p w14:paraId="431D522E" w14:textId="77777777" w:rsidR="005473D9" w:rsidRDefault="005473D9" w:rsidP="005473D9">
      <w:pPr>
        <w:pStyle w:val="Ttulo3"/>
      </w:pPr>
      <w:bookmarkStart w:id="1965" w:name="_Toc3534815"/>
      <w:bookmarkStart w:id="1966" w:name="_Toc11075546"/>
      <w:r w:rsidRPr="00C62213">
        <w:t>Reference and Mappings</w:t>
      </w:r>
      <w:bookmarkEnd w:id="1965"/>
      <w:bookmarkEnd w:id="1966"/>
    </w:p>
    <w:p w14:paraId="56E685B4" w14:textId="77777777" w:rsidR="005473D9" w:rsidRPr="00C62213" w:rsidRDefault="005473D9" w:rsidP="005473D9">
      <w:pPr>
        <w:pStyle w:val="Cita"/>
        <w:jc w:val="both"/>
        <w:rPr>
          <w:b/>
          <w:bCs/>
        </w:rPr>
      </w:pPr>
      <w:r w:rsidRPr="00C62213">
        <w:t>Where data is spread over multiple repositories, identifiers often become an issue. Different systems may use different mechanisms to identify the same data item, and these mechanisms will need to be reconciled at points where data exchanges occur.</w:t>
      </w:r>
    </w:p>
    <w:p w14:paraId="64A41FCF" w14:textId="77777777" w:rsidR="005473D9" w:rsidRPr="00C62213" w:rsidRDefault="005473D9" w:rsidP="005473D9">
      <w:pPr>
        <w:pStyle w:val="Ttulo3"/>
      </w:pPr>
      <w:bookmarkStart w:id="1967" w:name="_Toc3534816"/>
      <w:bookmarkStart w:id="1968" w:name="_Toc11075547"/>
      <w:r w:rsidRPr="00C62213">
        <w:t>Data Volumes</w:t>
      </w:r>
      <w:bookmarkEnd w:id="1967"/>
      <w:bookmarkEnd w:id="1968"/>
    </w:p>
    <w:p w14:paraId="076524BD" w14:textId="77777777" w:rsidR="005473D9" w:rsidRDefault="005473D9" w:rsidP="005473D9">
      <w:pPr>
        <w:pStyle w:val="Cita"/>
        <w:jc w:val="both"/>
      </w:pPr>
      <w:r w:rsidRPr="00C62213">
        <w:t xml:space="preserve">As the data volumes increase, </w:t>
      </w:r>
      <w:r>
        <w:t>the</w:t>
      </w:r>
      <w:r w:rsidRPr="00C62213">
        <w:t xml:space="preserve"> architecture comes up against various physical, technical, and operational limitations:</w:t>
      </w:r>
    </w:p>
    <w:p w14:paraId="4E3F26A6" w14:textId="77777777" w:rsidR="005473D9" w:rsidRDefault="005473D9" w:rsidP="005473D9">
      <w:pPr>
        <w:pStyle w:val="QuoteList"/>
        <w:jc w:val="both"/>
      </w:pPr>
      <w:r>
        <w:lastRenderedPageBreak/>
        <w:t>T</w:t>
      </w:r>
      <w:r w:rsidRPr="002C6CB6">
        <w:t>he</w:t>
      </w:r>
      <w:r>
        <w:t xml:space="preserve"> </w:t>
      </w:r>
      <w:r w:rsidRPr="00C62213">
        <w:t xml:space="preserve">amount of data that can be physically </w:t>
      </w:r>
      <w:r w:rsidRPr="002C6CB6">
        <w:t xml:space="preserve">addressed, </w:t>
      </w:r>
      <w:r w:rsidRPr="00C62213">
        <w:t>stored on</w:t>
      </w:r>
      <w:r>
        <w:t xml:space="preserve"> </w:t>
      </w:r>
      <w:r w:rsidRPr="002C6CB6">
        <w:t>a</w:t>
      </w:r>
      <w:r w:rsidRPr="00C62213">
        <w:t xml:space="preserve"> </w:t>
      </w:r>
      <w:r w:rsidRPr="002C6CB6">
        <w:t>disk</w:t>
      </w:r>
      <w:r w:rsidRPr="00C62213">
        <w:t xml:space="preserve">, tape </w:t>
      </w:r>
      <w:r w:rsidRPr="002C6CB6">
        <w:t>or</w:t>
      </w:r>
      <w:r>
        <w:t xml:space="preserve"> </w:t>
      </w:r>
      <w:r w:rsidRPr="00C62213">
        <w:t xml:space="preserve">other media, </w:t>
      </w:r>
    </w:p>
    <w:p w14:paraId="67BA8CCA" w14:textId="77777777" w:rsidR="005473D9" w:rsidRDefault="005473D9" w:rsidP="005473D9">
      <w:pPr>
        <w:pStyle w:val="QuoteList"/>
        <w:jc w:val="both"/>
      </w:pPr>
      <w:r>
        <w:t>T</w:t>
      </w:r>
      <w:r w:rsidRPr="00C62213">
        <w:t xml:space="preserve">he time required to move data from one location to another, </w:t>
      </w:r>
    </w:p>
    <w:p w14:paraId="7AB7FD17" w14:textId="77777777" w:rsidR="005473D9" w:rsidRDefault="005473D9" w:rsidP="005473D9">
      <w:pPr>
        <w:pStyle w:val="QuoteList"/>
        <w:jc w:val="both"/>
      </w:pPr>
      <w:r>
        <w:t>T</w:t>
      </w:r>
      <w:r w:rsidRPr="00C62213">
        <w:t xml:space="preserve">he maximum capacity of communication networks, </w:t>
      </w:r>
    </w:p>
    <w:p w14:paraId="7F756824" w14:textId="77777777" w:rsidR="005473D9" w:rsidRDefault="005473D9" w:rsidP="005473D9">
      <w:pPr>
        <w:pStyle w:val="QuoteList"/>
        <w:jc w:val="both"/>
      </w:pPr>
      <w:r>
        <w:t>T</w:t>
      </w:r>
      <w:r w:rsidRPr="00C62213">
        <w:t>he time to complete large batch jobs.</w:t>
      </w:r>
      <w:r>
        <w:t xml:space="preserve"> </w:t>
      </w:r>
    </w:p>
    <w:p w14:paraId="562938F8" w14:textId="77777777" w:rsidR="005473D9" w:rsidRPr="00134FE5" w:rsidRDefault="005473D9" w:rsidP="005473D9">
      <w:pPr>
        <w:pStyle w:val="Cita"/>
        <w:jc w:val="both"/>
      </w:pPr>
      <w:r w:rsidRPr="00E14BD0">
        <w:t>The typical and worst-case operational scenarios</w:t>
      </w:r>
      <w:r w:rsidRPr="00642F85">
        <w:rPr>
          <w:color w:val="FF0000"/>
        </w:rPr>
        <w:t xml:space="preserve"> </w:t>
      </w:r>
      <w:r>
        <w:t>should be d</w:t>
      </w:r>
      <w:r w:rsidRPr="00134FE5">
        <w:t>ocument</w:t>
      </w:r>
      <w:r>
        <w:t xml:space="preserve">ed and justified </w:t>
      </w:r>
      <w:r w:rsidRPr="00642F85">
        <w:rPr>
          <w:color w:val="FF0000"/>
        </w:rPr>
        <w:t xml:space="preserve"> </w:t>
      </w:r>
      <w:r w:rsidRPr="00134FE5">
        <w:t>in terms of the data transfer rates and volumes arising</w:t>
      </w:r>
      <w:r>
        <w:t>.</w:t>
      </w:r>
      <w:r w:rsidRPr="00642F85">
        <w:rPr>
          <w:color w:val="FF0000"/>
        </w:rPr>
        <w:t xml:space="preserve"> </w:t>
      </w:r>
      <w:r w:rsidRPr="00E14BD0">
        <w:t>For each scenario, anaylsis should be done to review</w:t>
      </w:r>
      <w:r>
        <w:t xml:space="preserve"> and explain how</w:t>
      </w:r>
      <w:r w:rsidRPr="00134FE5">
        <w:t xml:space="preserve"> the system will cope and what may happen if it cannot keep up.</w:t>
      </w:r>
    </w:p>
    <w:p w14:paraId="067B60BB" w14:textId="77777777" w:rsidR="005473D9" w:rsidRPr="00C62213" w:rsidRDefault="005473D9" w:rsidP="005473D9">
      <w:pPr>
        <w:pStyle w:val="Ttulo3"/>
      </w:pPr>
      <w:bookmarkStart w:id="1969" w:name="_Toc3534817"/>
      <w:bookmarkStart w:id="1970" w:name="_Toc11075548"/>
      <w:r w:rsidRPr="00C62213">
        <w:t>Regulation</w:t>
      </w:r>
      <w:bookmarkEnd w:id="1969"/>
      <w:bookmarkEnd w:id="1970"/>
    </w:p>
    <w:p w14:paraId="463AA938" w14:textId="77777777" w:rsidR="005473D9" w:rsidRPr="00C62213" w:rsidRDefault="005473D9" w:rsidP="005473D9">
      <w:pPr>
        <w:pStyle w:val="Cita"/>
        <w:jc w:val="both"/>
        <w:rPr>
          <w:b/>
          <w:bCs/>
        </w:rPr>
      </w:pPr>
      <w:r w:rsidRPr="00D11E2F">
        <w:t>This section</w:t>
      </w:r>
      <w:r>
        <w:t xml:space="preserve"> should </w:t>
      </w:r>
      <w:r w:rsidRPr="00E14BD0">
        <w:t xml:space="preserve">describe the </w:t>
      </w:r>
      <w:r w:rsidRPr="005227E0">
        <w:t>legislation around personal privacy and data security may have an impact on the information architecture related to accuracy, security, data retention times, and even the scope of the data that must be held.</w:t>
      </w:r>
    </w:p>
    <w:p w14:paraId="2D78F791" w14:textId="77777777" w:rsidR="005473D9" w:rsidRPr="007C058D" w:rsidRDefault="005473D9" w:rsidP="005473D9">
      <w:pPr>
        <w:pStyle w:val="Ttulo2"/>
      </w:pPr>
      <w:bookmarkStart w:id="1971" w:name="_Toc3534818"/>
      <w:bookmarkStart w:id="1972" w:name="_Toc11075549"/>
      <w:r w:rsidRPr="007C058D">
        <w:t>Deployment View</w:t>
      </w:r>
      <w:bookmarkStart w:id="1973" w:name="a1.4_-_Deployment_View"/>
      <w:bookmarkEnd w:id="1971"/>
      <w:bookmarkEnd w:id="1972"/>
      <w:bookmarkEnd w:id="1973"/>
    </w:p>
    <w:p w14:paraId="14BE53CA" w14:textId="77777777" w:rsidR="005473D9" w:rsidRDefault="005473D9" w:rsidP="005473D9">
      <w:pPr>
        <w:pStyle w:val="Ttulo3"/>
      </w:pPr>
      <w:bookmarkStart w:id="1974" w:name="_Deployment_Model"/>
      <w:bookmarkStart w:id="1975" w:name="_Toc3534819"/>
      <w:bookmarkStart w:id="1976" w:name="_Toc11075550"/>
      <w:bookmarkEnd w:id="1974"/>
      <w:r w:rsidRPr="00C62213">
        <w:t>Deployment Model</w:t>
      </w:r>
      <w:bookmarkEnd w:id="1975"/>
      <w:bookmarkEnd w:id="1976"/>
    </w:p>
    <w:p w14:paraId="64A12540" w14:textId="77777777" w:rsidR="005473D9" w:rsidRPr="00BC0BB0" w:rsidRDefault="005473D9" w:rsidP="005473D9">
      <w:pPr>
        <w:jc w:val="both"/>
      </w:pPr>
      <w:r w:rsidRPr="00BC0BB0">
        <w:t xml:space="preserve">In the Architecture it is foreseen two main zones where containers will be deployed: Private Zone and Public Zone. </w:t>
      </w:r>
    </w:p>
    <w:p w14:paraId="151F0349" w14:textId="2941D1FA" w:rsidR="005473D9" w:rsidRPr="00BC0BB0" w:rsidRDefault="005473D9" w:rsidP="005473D9">
      <w:pPr>
        <w:jc w:val="both"/>
      </w:pPr>
      <w:commentRangeStart w:id="1977"/>
      <w:r w:rsidRPr="00BC0BB0">
        <w:t xml:space="preserve">Public Zone will contain the services that give access to the system, namely, Frontend Container, the Gateway Container and the Side Systems </w:t>
      </w:r>
      <w:r w:rsidRPr="00BC0BB0">
        <w:rPr>
          <w:rFonts w:ascii="Calibri" w:hAnsi="Calibri" w:cs="Calibri"/>
        </w:rPr>
        <w:t>(Logging, Monitoring, Traceability…)</w:t>
      </w:r>
      <w:r w:rsidRPr="00BC0BB0">
        <w:t xml:space="preserve">. Frontend will expose a Web interface so the User (Requestors, Providers, Stakeholders…) will be able to interact with </w:t>
      </w:r>
      <w:proofErr w:type="spellStart"/>
      <w:r w:rsidRPr="00BC0BB0">
        <w:t>Reportnet</w:t>
      </w:r>
      <w:proofErr w:type="spellEnd"/>
      <w:r w:rsidRPr="00BC0BB0">
        <w:t xml:space="preserve"> 3.0. Gateway Container will contain the API Gateway that will give access through its Rest API to the other Systems in the EEA. Furthermore, this Gateway will be responsible to interact with the Security System in the EEA in order to validate whether the external requests are legitimate meaning by this that the user exists in the EEA and has the right to make it. Side Systems has their own way to authenticate so there is no need to hide them in the private zone</w:t>
      </w:r>
    </w:p>
    <w:p w14:paraId="61CDC4BC" w14:textId="77777777" w:rsidR="005473D9" w:rsidRDefault="005473D9" w:rsidP="005473D9">
      <w:r w:rsidRPr="00BC0BB0">
        <w:t>Private Zone will contain the Microservices that will implement the Business Logic as well as the data bases, data stores and the Event Bus. These components will be behind a Firewall so they won’t be accessible from outside, only via administration console</w:t>
      </w:r>
      <w:commentRangeEnd w:id="1977"/>
      <w:r>
        <w:rPr>
          <w:rStyle w:val="Refdecomentario"/>
          <w:rFonts w:ascii="Calibri" w:hAnsi="Calibri" w:cs="Arial"/>
          <w:lang w:val="en-IE" w:eastAsia="en-US"/>
        </w:rPr>
        <w:commentReference w:id="1977"/>
      </w:r>
    </w:p>
    <w:p w14:paraId="2E01497F" w14:textId="77777777" w:rsidR="005473D9" w:rsidRDefault="005473D9" w:rsidP="005473D9">
      <w:r>
        <w:t>Every container by default will be deployed as follows:</w:t>
      </w:r>
    </w:p>
    <w:p w14:paraId="026D67E1" w14:textId="77777777" w:rsidR="005473D9" w:rsidRDefault="005473D9" w:rsidP="00D453AE">
      <w:pPr>
        <w:pStyle w:val="Prrafodelista"/>
        <w:numPr>
          <w:ilvl w:val="0"/>
          <w:numId w:val="17"/>
        </w:numPr>
        <w:suppressAutoHyphens w:val="0"/>
        <w:spacing w:before="0" w:after="100" w:afterAutospacing="1" w:line="240" w:lineRule="auto"/>
        <w:ind w:right="108"/>
        <w:rPr>
          <w:lang w:eastAsia="en-IE"/>
        </w:rPr>
      </w:pPr>
      <w:r>
        <w:rPr>
          <w:lang w:eastAsia="en-IE"/>
        </w:rPr>
        <w:t xml:space="preserve">Microservice core: Component managing the System Entity (Dataflow, Datasets…). This will contain the library </w:t>
      </w:r>
      <w:proofErr w:type="spellStart"/>
      <w:r>
        <w:rPr>
          <w:lang w:eastAsia="en-IE"/>
        </w:rPr>
        <w:t>Hystrix</w:t>
      </w:r>
      <w:proofErr w:type="spellEnd"/>
      <w:r>
        <w:rPr>
          <w:lang w:eastAsia="en-IE"/>
        </w:rPr>
        <w:t xml:space="preserve"> that will implement Circuit Breaker pattern</w:t>
      </w:r>
    </w:p>
    <w:p w14:paraId="3A36D4F1" w14:textId="77777777" w:rsidR="005473D9" w:rsidRDefault="005473D9" w:rsidP="00D453AE">
      <w:pPr>
        <w:pStyle w:val="Prrafodelista"/>
        <w:numPr>
          <w:ilvl w:val="0"/>
          <w:numId w:val="17"/>
        </w:numPr>
        <w:suppressAutoHyphens w:val="0"/>
        <w:spacing w:before="0" w:after="100" w:afterAutospacing="1" w:line="240" w:lineRule="auto"/>
        <w:ind w:right="108"/>
        <w:rPr>
          <w:lang w:eastAsia="en-IE"/>
        </w:rPr>
      </w:pPr>
      <w:r>
        <w:rPr>
          <w:lang w:eastAsia="en-IE"/>
        </w:rPr>
        <w:t xml:space="preserve">STDOUT/STDERR is caught by the Container itself and sent to </w:t>
      </w:r>
      <w:proofErr w:type="spellStart"/>
      <w:r>
        <w:rPr>
          <w:lang w:eastAsia="en-IE"/>
        </w:rPr>
        <w:t>Graylog</w:t>
      </w:r>
      <w:proofErr w:type="spellEnd"/>
      <w:r>
        <w:rPr>
          <w:lang w:eastAsia="en-IE"/>
        </w:rPr>
        <w:t>.</w:t>
      </w:r>
    </w:p>
    <w:p w14:paraId="6493EFDA" w14:textId="77777777" w:rsidR="005473D9" w:rsidRDefault="005473D9" w:rsidP="00D453AE">
      <w:pPr>
        <w:pStyle w:val="Prrafodelista"/>
        <w:numPr>
          <w:ilvl w:val="0"/>
          <w:numId w:val="17"/>
        </w:numPr>
        <w:suppressAutoHyphens w:val="0"/>
        <w:spacing w:before="0" w:after="100" w:afterAutospacing="1" w:line="240" w:lineRule="auto"/>
        <w:ind w:right="108"/>
        <w:rPr>
          <w:lang w:eastAsia="en-IE"/>
        </w:rPr>
      </w:pPr>
      <w:r>
        <w:rPr>
          <w:lang w:eastAsia="en-IE"/>
        </w:rPr>
        <w:t>Exception will be sent to Sentry</w:t>
      </w:r>
    </w:p>
    <w:p w14:paraId="1A6567EC" w14:textId="360D362A" w:rsidR="005473D9" w:rsidRDefault="005473D9">
      <w:pPr>
        <w:jc w:val="center"/>
        <w:rPr>
          <w:noProof/>
          <w:lang w:val="es-ES" w:eastAsia="es-ES"/>
        </w:rPr>
      </w:pPr>
      <w:del w:id="1978" w:author="Jose Luis Anton Bueso" w:date="2019-03-20T17:25:00Z">
        <w:r w:rsidDel="00A63992">
          <w:rPr>
            <w:noProof/>
            <w:lang w:val="es-ES" w:eastAsia="es-ES"/>
          </w:rPr>
          <w:lastRenderedPageBreak/>
          <w:drawing>
            <wp:inline distT="0" distB="0" distL="0" distR="0" wp14:anchorId="32CE3FF9" wp14:editId="233B31F4">
              <wp:extent cx="5732145" cy="6670132"/>
              <wp:effectExtent l="0" t="0" r="1905" b="0"/>
              <wp:docPr id="10" name="Picture 10" descr="Deploym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eployment Model"/>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2145" cy="6670132"/>
                      </a:xfrm>
                      <a:prstGeom prst="rect">
                        <a:avLst/>
                      </a:prstGeom>
                      <a:noFill/>
                      <a:ln>
                        <a:noFill/>
                      </a:ln>
                    </pic:spPr>
                  </pic:pic>
                </a:graphicData>
              </a:graphic>
            </wp:inline>
          </w:drawing>
        </w:r>
      </w:del>
      <w:ins w:id="1979" w:author="Jose Luis Anton Bueso" w:date="2020-06-29T16:16:00Z">
        <w:r w:rsidR="003478B7">
          <w:rPr>
            <w:noProof/>
            <w:lang w:val="es-ES" w:eastAsia="es-ES"/>
          </w:rPr>
          <w:pict w14:anchorId="37B17F10">
            <v:shape id="_x0000_i1038" type="#_x0000_t75" style="width:473.95pt;height:540.3pt">
              <v:imagedata r:id="rId54" o:title="Deployment Model"/>
            </v:shape>
          </w:pict>
        </w:r>
      </w:ins>
    </w:p>
    <w:p w14:paraId="3F508786" w14:textId="77777777" w:rsidR="005473D9" w:rsidRPr="009A3927" w:rsidRDefault="005473D9" w:rsidP="005473D9">
      <w:pPr>
        <w:jc w:val="center"/>
        <w:rPr>
          <w:color w:val="4F81BD" w:themeColor="accent1"/>
          <w:lang w:eastAsia="en-IE"/>
        </w:rPr>
      </w:pPr>
      <w:bookmarkStart w:id="1980" w:name="Figure_6_deployment_diagram"/>
      <w:r w:rsidRPr="009A3927">
        <w:rPr>
          <w:noProof/>
          <w:color w:val="4F81BD" w:themeColor="accent1"/>
          <w:lang w:val="es-ES" w:eastAsia="es-ES"/>
        </w:rPr>
        <w:t>Figure 6. Deployment Diagram</w:t>
      </w:r>
    </w:p>
    <w:bookmarkEnd w:id="1980"/>
    <w:p w14:paraId="445D2195" w14:textId="5975A181" w:rsidR="00A503DB" w:rsidRDefault="00A503DB" w:rsidP="00A503DB">
      <w:pPr>
        <w:pStyle w:val="Ttulo4"/>
        <w:rPr>
          <w:ins w:id="1981" w:author="Jose Luis Anton Bueso" w:date="2019-03-21T09:49:00Z"/>
        </w:rPr>
      </w:pPr>
      <w:proofErr w:type="spellStart"/>
      <w:ins w:id="1982" w:author="Jose Luis Anton Bueso" w:date="2019-03-21T09:49:00Z">
        <w:r>
          <w:t>Zuul</w:t>
        </w:r>
        <w:proofErr w:type="spellEnd"/>
        <w:r>
          <w:t xml:space="preserve"> </w:t>
        </w:r>
        <w:r w:rsidRPr="00C62213">
          <w:t>Deployment Model</w:t>
        </w:r>
      </w:ins>
    </w:p>
    <w:p w14:paraId="10C1BC7D" w14:textId="02EDAFAE" w:rsidR="00A503DB" w:rsidRDefault="00A503DB">
      <w:pPr>
        <w:rPr>
          <w:ins w:id="1983" w:author="Jose Luis Anton Bueso" w:date="2019-03-21T10:06:00Z"/>
        </w:rPr>
        <w:pPrChange w:id="1984" w:author="Jose Luis Anton Bueso" w:date="2019-03-21T09:49:00Z">
          <w:pPr>
            <w:pStyle w:val="Ttulo4"/>
          </w:pPr>
        </w:pPrChange>
      </w:pPr>
      <w:ins w:id="1985" w:author="Jose Luis Anton Bueso" w:date="2019-03-21T09:49:00Z">
        <w:r>
          <w:t xml:space="preserve">API Gateway will be implemented by </w:t>
        </w:r>
        <w:proofErr w:type="spellStart"/>
        <w:r>
          <w:t>Zuul</w:t>
        </w:r>
        <w:proofErr w:type="spellEnd"/>
        <w:r>
          <w:t xml:space="preserve"> </w:t>
        </w:r>
        <w:proofErr w:type="spellStart"/>
        <w:r>
          <w:t>Api</w:t>
        </w:r>
        <w:proofErr w:type="spellEnd"/>
        <w:r>
          <w:t xml:space="preserve"> Gateway</w:t>
        </w:r>
      </w:ins>
      <w:ins w:id="1986" w:author="Jose Luis Anton Bueso" w:date="2019-03-21T09:50:00Z">
        <w:r>
          <w:t xml:space="preserve">. </w:t>
        </w:r>
      </w:ins>
      <w:ins w:id="1987" w:author="Jose Luis Anton Bueso" w:date="2019-03-21T09:51:00Z">
        <w:r>
          <w:t>It will be assisted by Consul when routing since it will be done using Service Discovery.</w:t>
        </w:r>
      </w:ins>
    </w:p>
    <w:p w14:paraId="73795616" w14:textId="327D27F4" w:rsidR="00A503DB" w:rsidRDefault="00922095">
      <w:pPr>
        <w:jc w:val="center"/>
        <w:rPr>
          <w:ins w:id="1988" w:author="Jose Luis Anton Bueso" w:date="2019-03-25T15:13:00Z"/>
        </w:rPr>
        <w:pPrChange w:id="1989" w:author="Jose Luis Anton Bueso" w:date="2019-03-21T10:06:00Z">
          <w:pPr>
            <w:pStyle w:val="Ttulo4"/>
          </w:pPr>
        </w:pPrChange>
      </w:pPr>
      <w:ins w:id="1990" w:author="Jose Luis Anton Bueso" w:date="2019-03-21T10:06:00Z">
        <w:r>
          <w:lastRenderedPageBreak/>
          <w:pict w14:anchorId="49D0B3B0">
            <v:shape id="_x0000_i1029" type="#_x0000_t75" style="width:344.95pt;height:395.7pt">
              <v:imagedata r:id="rId55" o:title="ZullDeploymentModel"/>
            </v:shape>
          </w:pict>
        </w:r>
      </w:ins>
    </w:p>
    <w:p w14:paraId="12A7E211" w14:textId="77777777" w:rsidR="00002337" w:rsidRDefault="00002337">
      <w:pPr>
        <w:jc w:val="both"/>
        <w:rPr>
          <w:ins w:id="1991" w:author="Jose Luis Anton Bueso" w:date="2019-03-25T15:15:00Z"/>
        </w:rPr>
        <w:pPrChange w:id="1992" w:author="Jose Luis Anton Bueso" w:date="2019-03-25T15:13:00Z">
          <w:pPr>
            <w:pStyle w:val="Ttulo4"/>
          </w:pPr>
        </w:pPrChange>
      </w:pPr>
    </w:p>
    <w:p w14:paraId="06729748" w14:textId="62AC841E" w:rsidR="00002337" w:rsidRPr="00F30333" w:rsidRDefault="00002337">
      <w:pPr>
        <w:jc w:val="both"/>
        <w:rPr>
          <w:ins w:id="1993" w:author="Jose Luis Anton Bueso" w:date="2019-03-21T09:49:00Z"/>
        </w:rPr>
        <w:pPrChange w:id="1994" w:author="Jose Luis Anton Bueso" w:date="2019-03-25T15:13:00Z">
          <w:pPr>
            <w:pStyle w:val="Ttulo4"/>
          </w:pPr>
        </w:pPrChange>
      </w:pPr>
      <w:ins w:id="1995" w:author="Jose Luis Anton Bueso" w:date="2019-03-25T15:14:00Z">
        <w:r>
          <w:t xml:space="preserve">Given that API-Gateway will be the sole entry point to the system it will be implementing </w:t>
        </w:r>
      </w:ins>
      <w:ins w:id="1996" w:author="Jose Luis Anton Bueso" w:date="2019-03-25T15:15:00Z">
        <w:r>
          <w:t>a second level Load Balancer based on Ribbon.</w:t>
        </w:r>
      </w:ins>
    </w:p>
    <w:p w14:paraId="28E3D480" w14:textId="4FB429B6" w:rsidR="006D5217" w:rsidRDefault="006D5217">
      <w:pPr>
        <w:pStyle w:val="Ttulo4"/>
        <w:rPr>
          <w:ins w:id="1997" w:author="Jose Luis Anton Bueso" w:date="2019-03-20T12:09:00Z"/>
        </w:rPr>
        <w:pPrChange w:id="1998" w:author="Jose Luis Anton Bueso" w:date="2019-03-20T12:09:00Z">
          <w:pPr>
            <w:pStyle w:val="Ttulo3"/>
          </w:pPr>
        </w:pPrChange>
      </w:pPr>
      <w:ins w:id="1999" w:author="Jose Luis Anton Bueso" w:date="2019-03-20T12:09:00Z">
        <w:r>
          <w:t xml:space="preserve">Kafka </w:t>
        </w:r>
        <w:r w:rsidRPr="00C62213">
          <w:t>Deployment Model</w:t>
        </w:r>
      </w:ins>
    </w:p>
    <w:p w14:paraId="0AD7CAD3" w14:textId="3639298A" w:rsidR="003D1606" w:rsidRDefault="00F52F50">
      <w:pPr>
        <w:jc w:val="both"/>
        <w:rPr>
          <w:ins w:id="2000" w:author="Jose Luis Anton Bueso" w:date="2019-03-20T13:51:00Z"/>
          <w:lang w:eastAsia="en-IE"/>
        </w:rPr>
        <w:pPrChange w:id="2001" w:author="Jose Luis Anton Bueso" w:date="2019-03-20T13:31:00Z">
          <w:pPr>
            <w:pStyle w:val="Ttulo4"/>
          </w:pPr>
        </w:pPrChange>
      </w:pPr>
      <w:ins w:id="2002" w:author="Jose Luis Anton Bueso" w:date="2019-03-20T13:50:00Z">
        <w:r>
          <w:rPr>
            <w:lang w:eastAsia="en-IE"/>
          </w:rPr>
          <w:t xml:space="preserve">Kafka will be deployed as a cluster </w:t>
        </w:r>
      </w:ins>
      <w:ins w:id="2003" w:author="Jose Luis Anton Bueso" w:date="2019-03-20T13:51:00Z">
        <w:r>
          <w:rPr>
            <w:lang w:eastAsia="en-IE"/>
          </w:rPr>
          <w:t>synchronized</w:t>
        </w:r>
      </w:ins>
      <w:ins w:id="2004" w:author="Jose Luis Anton Bueso" w:date="2019-03-20T13:50:00Z">
        <w:r>
          <w:rPr>
            <w:lang w:eastAsia="en-IE"/>
          </w:rPr>
          <w:t xml:space="preserve"> </w:t>
        </w:r>
      </w:ins>
      <w:ins w:id="2005" w:author="Jose Luis Anton Bueso" w:date="2019-03-20T13:51:00Z">
        <w:r>
          <w:rPr>
            <w:lang w:eastAsia="en-IE"/>
          </w:rPr>
          <w:t xml:space="preserve">by </w:t>
        </w:r>
        <w:proofErr w:type="spellStart"/>
        <w:r>
          <w:rPr>
            <w:lang w:eastAsia="en-IE"/>
          </w:rPr>
          <w:t>Zookeper</w:t>
        </w:r>
        <w:proofErr w:type="spellEnd"/>
        <w:r>
          <w:rPr>
            <w:lang w:eastAsia="en-IE"/>
          </w:rPr>
          <w:t xml:space="preserve"> as follows:</w:t>
        </w:r>
      </w:ins>
    </w:p>
    <w:p w14:paraId="49FB5A04" w14:textId="2C3780D5" w:rsidR="00F52F50" w:rsidRDefault="00922095">
      <w:pPr>
        <w:jc w:val="center"/>
        <w:rPr>
          <w:ins w:id="2006" w:author="Jose Luis Anton Bueso" w:date="2019-03-25T12:12:00Z"/>
        </w:rPr>
        <w:pPrChange w:id="2007" w:author="Jose Luis Anton Bueso" w:date="2019-03-20T13:52:00Z">
          <w:pPr>
            <w:pStyle w:val="Ttulo4"/>
          </w:pPr>
        </w:pPrChange>
      </w:pPr>
      <w:ins w:id="2008" w:author="Jose Luis Anton Bueso" w:date="2019-03-20T13:51:00Z">
        <w:r>
          <w:lastRenderedPageBreak/>
          <w:pict w14:anchorId="0522966B">
            <v:shape id="_x0000_i1030" type="#_x0000_t75" style="width:403.2pt;height:294.9pt">
              <v:imagedata r:id="rId56" o:title="KafkaDeploymentModel"/>
            </v:shape>
          </w:pict>
        </w:r>
      </w:ins>
    </w:p>
    <w:p w14:paraId="685641C5" w14:textId="7E45A8B7" w:rsidR="00B919DA" w:rsidRDefault="00B919DA">
      <w:pPr>
        <w:jc w:val="both"/>
        <w:rPr>
          <w:ins w:id="2009" w:author="Jose Luis Anton Bueso" w:date="2019-03-25T12:12:00Z"/>
        </w:rPr>
        <w:pPrChange w:id="2010" w:author="Jose Luis Anton Bueso" w:date="2019-03-25T12:12:00Z">
          <w:pPr>
            <w:pStyle w:val="Ttulo4"/>
          </w:pPr>
        </w:pPrChange>
      </w:pPr>
    </w:p>
    <w:p w14:paraId="51667EA6" w14:textId="206DBD39" w:rsidR="00B919DA" w:rsidRDefault="00B919DA">
      <w:pPr>
        <w:jc w:val="both"/>
        <w:rPr>
          <w:ins w:id="2011" w:author="Jose Luis Anton Bueso" w:date="2019-03-25T12:20:00Z"/>
        </w:rPr>
        <w:pPrChange w:id="2012" w:author="Jose Luis Anton Bueso" w:date="2019-03-25T12:12:00Z">
          <w:pPr>
            <w:pStyle w:val="Ttulo4"/>
          </w:pPr>
        </w:pPrChange>
      </w:pPr>
      <w:ins w:id="2013" w:author="Jose Luis Anton Bueso" w:date="2019-03-25T12:12:00Z">
        <w:r>
          <w:t>In order to preserve the messages order, when an event is published in Kafka it will be assigned to the partition = Hash(</w:t>
        </w:r>
        <w:proofErr w:type="spellStart"/>
        <w:r>
          <w:t>message.key</w:t>
        </w:r>
        <w:proofErr w:type="spellEnd"/>
        <w:r>
          <w:t>)</w:t>
        </w:r>
      </w:ins>
      <w:ins w:id="2014" w:author="Jose Luis Anton Bueso" w:date="2019-03-25T12:37:00Z">
        <w:r w:rsidR="00FF0CB1">
          <w:t xml:space="preserve"> </w:t>
        </w:r>
      </w:ins>
      <w:ins w:id="2015" w:author="Jose Luis Anton Bueso" w:date="2019-03-25T12:12:00Z">
        <w:r>
          <w:t>%</w:t>
        </w:r>
      </w:ins>
      <w:ins w:id="2016" w:author="Jose Luis Anton Bueso" w:date="2019-03-25T12:37:00Z">
        <w:r w:rsidR="00FF0CB1">
          <w:t xml:space="preserve"> </w:t>
        </w:r>
      </w:ins>
      <w:proofErr w:type="spellStart"/>
      <w:ins w:id="2017" w:author="Jose Luis Anton Bueso" w:date="2019-03-25T12:12:00Z">
        <w:r>
          <w:t>number_of_partitions</w:t>
        </w:r>
      </w:ins>
      <w:proofErr w:type="spellEnd"/>
      <w:ins w:id="2018" w:author="Jose Luis Anton Bueso" w:date="2019-03-25T13:48:00Z">
        <w:r w:rsidR="00D13540">
          <w:t>. This way the same type of messages will be queued up in the same partition</w:t>
        </w:r>
        <w:r w:rsidR="00533D8E">
          <w:t>.</w:t>
        </w:r>
      </w:ins>
    </w:p>
    <w:p w14:paraId="3BE70080" w14:textId="63AD88D7" w:rsidR="008D2F46" w:rsidRDefault="008D2F46">
      <w:pPr>
        <w:jc w:val="both"/>
        <w:rPr>
          <w:ins w:id="2019" w:author="Jose Luis Anton Bueso" w:date="2019-03-25T12:50:00Z"/>
        </w:rPr>
        <w:pPrChange w:id="2020" w:author="Jose Luis Anton Bueso" w:date="2019-03-25T12:12:00Z">
          <w:pPr>
            <w:pStyle w:val="Ttulo4"/>
          </w:pPr>
        </w:pPrChange>
      </w:pPr>
      <w:ins w:id="2021" w:author="Jose Luis Anton Bueso" w:date="2019-03-25T12:30:00Z">
        <w:r>
          <w:t>Kafka Cluster will be structured as follows:</w:t>
        </w:r>
      </w:ins>
    </w:p>
    <w:p w14:paraId="24533775" w14:textId="6ABDEFB1" w:rsidR="00191F51" w:rsidRDefault="00191F51">
      <w:pPr>
        <w:pStyle w:val="Prrafodelista"/>
        <w:numPr>
          <w:ilvl w:val="0"/>
          <w:numId w:val="24"/>
        </w:numPr>
        <w:jc w:val="both"/>
        <w:rPr>
          <w:ins w:id="2022" w:author="Jose Luis Anton Bueso" w:date="2019-04-03T09:46:00Z"/>
        </w:rPr>
        <w:pPrChange w:id="2023" w:author="Jose Luis Anton Bueso" w:date="2019-03-25T12:50:00Z">
          <w:pPr>
            <w:pStyle w:val="Ttulo4"/>
          </w:pPr>
        </w:pPrChange>
      </w:pPr>
      <w:ins w:id="2024" w:author="Jose Luis Anton Bueso" w:date="2019-04-03T09:46:00Z">
        <w:r>
          <w:t xml:space="preserve">Kafka and </w:t>
        </w:r>
        <w:proofErr w:type="spellStart"/>
        <w:r>
          <w:t>Zoopkeeper</w:t>
        </w:r>
        <w:proofErr w:type="spellEnd"/>
        <w:r>
          <w:t xml:space="preserve"> will be deployed as Docker Containers</w:t>
        </w:r>
      </w:ins>
      <w:ins w:id="2025" w:author="Jose Luis Anton Bueso" w:date="2019-04-03T09:48:00Z">
        <w:r w:rsidR="002F5687">
          <w:t xml:space="preserve"> (one for each)</w:t>
        </w:r>
      </w:ins>
      <w:ins w:id="2026" w:author="Jose Luis Anton Bueso" w:date="2019-04-03T09:46:00Z">
        <w:r>
          <w:t xml:space="preserve"> in Rancher</w:t>
        </w:r>
      </w:ins>
    </w:p>
    <w:p w14:paraId="13678111" w14:textId="2B101DC7" w:rsidR="00C53EBF" w:rsidRDefault="00C53EBF">
      <w:pPr>
        <w:pStyle w:val="Prrafodelista"/>
        <w:numPr>
          <w:ilvl w:val="0"/>
          <w:numId w:val="24"/>
        </w:numPr>
        <w:jc w:val="both"/>
        <w:rPr>
          <w:ins w:id="2027" w:author="Jose Luis Anton Bueso" w:date="2019-03-25T12:34:00Z"/>
        </w:rPr>
        <w:pPrChange w:id="2028" w:author="Jose Luis Anton Bueso" w:date="2019-03-25T12:50:00Z">
          <w:pPr>
            <w:pStyle w:val="Ttulo4"/>
          </w:pPr>
        </w:pPrChange>
      </w:pPr>
      <w:ins w:id="2029" w:author="Jose Luis Anton Bueso" w:date="2019-03-25T12:50:00Z">
        <w:r>
          <w:t xml:space="preserve">There will be two nodes </w:t>
        </w:r>
      </w:ins>
      <w:ins w:id="2030" w:author="Jose Luis Anton Bueso" w:date="2019-03-25T13:18:00Z">
        <w:r w:rsidR="0040481A">
          <w:t>configured</w:t>
        </w:r>
      </w:ins>
      <w:ins w:id="2031" w:author="Jose Luis Anton Bueso" w:date="2019-03-25T12:50:00Z">
        <w:r>
          <w:t xml:space="preserve"> as </w:t>
        </w:r>
      </w:ins>
      <w:ins w:id="2032" w:author="Jose Luis Anton Bueso" w:date="2019-03-25T13:18:00Z">
        <w:r w:rsidR="0040481A">
          <w:t>Leader and Follower</w:t>
        </w:r>
      </w:ins>
    </w:p>
    <w:p w14:paraId="671EE115" w14:textId="5B2A2ACA" w:rsidR="00FF0CB1" w:rsidRDefault="00FF0CB1">
      <w:pPr>
        <w:pStyle w:val="Prrafodelista"/>
        <w:numPr>
          <w:ilvl w:val="0"/>
          <w:numId w:val="24"/>
        </w:numPr>
        <w:jc w:val="both"/>
        <w:rPr>
          <w:ins w:id="2033" w:author="Jose Luis Anton Bueso" w:date="2019-03-25T12:34:00Z"/>
        </w:rPr>
        <w:pPrChange w:id="2034" w:author="Jose Luis Anton Bueso" w:date="2019-03-25T12:50:00Z">
          <w:pPr>
            <w:pStyle w:val="Ttulo4"/>
          </w:pPr>
        </w:pPrChange>
      </w:pPr>
      <w:ins w:id="2035" w:author="Jose Luis Anton Bueso" w:date="2019-03-25T12:34:00Z">
        <w:r>
          <w:t>In every node there will be</w:t>
        </w:r>
      </w:ins>
      <w:ins w:id="2036" w:author="Jose Luis Anton Bueso" w:date="2019-03-25T13:18:00Z">
        <w:r w:rsidR="00D94BFD">
          <w:t xml:space="preserve"> two topics</w:t>
        </w:r>
      </w:ins>
      <w:ins w:id="2037" w:author="Jose Luis Anton Bueso" w:date="2019-03-25T12:34:00Z">
        <w:r>
          <w:t>:</w:t>
        </w:r>
      </w:ins>
    </w:p>
    <w:p w14:paraId="0A2B8769" w14:textId="77777777" w:rsidR="00B92646" w:rsidRDefault="00FF0CB1" w:rsidP="00B92646">
      <w:pPr>
        <w:pStyle w:val="Prrafodelista"/>
        <w:numPr>
          <w:ilvl w:val="1"/>
          <w:numId w:val="24"/>
        </w:numPr>
        <w:jc w:val="both"/>
        <w:rPr>
          <w:ins w:id="2038" w:author="Jose Luis Anton Bueso" w:date="2019-03-25T13:16:00Z"/>
        </w:rPr>
      </w:pPr>
      <w:ins w:id="2039" w:author="Jose Luis Anton Bueso" w:date="2019-03-25T12:34:00Z">
        <w:r>
          <w:t>Schema Definitions Topic</w:t>
        </w:r>
      </w:ins>
      <w:ins w:id="2040" w:author="Jose Luis Anton Bueso" w:date="2019-03-25T12:35:00Z">
        <w:r>
          <w:t xml:space="preserve"> structured in 2 partitions</w:t>
        </w:r>
      </w:ins>
      <w:ins w:id="2041" w:author="Jose Luis Anton Bueso" w:date="2019-03-25T13:16:00Z">
        <w:r w:rsidR="00B92646">
          <w:t>. This topic will have as subscribers the following services:</w:t>
        </w:r>
      </w:ins>
    </w:p>
    <w:p w14:paraId="42F6821D" w14:textId="77777777" w:rsidR="00B92646" w:rsidRDefault="00B92646" w:rsidP="00B92646">
      <w:pPr>
        <w:pStyle w:val="Prrafodelista"/>
        <w:numPr>
          <w:ilvl w:val="2"/>
          <w:numId w:val="24"/>
        </w:numPr>
        <w:jc w:val="both"/>
        <w:rPr>
          <w:ins w:id="2042" w:author="Jose Luis Anton Bueso" w:date="2019-03-25T13:16:00Z"/>
        </w:rPr>
      </w:pPr>
      <w:ins w:id="2043" w:author="Jose Luis Anton Bueso" w:date="2019-03-25T13:16:00Z">
        <w:r>
          <w:t>Dataflow Service</w:t>
        </w:r>
      </w:ins>
    </w:p>
    <w:p w14:paraId="05EA6A81" w14:textId="77777777" w:rsidR="00B92646" w:rsidRDefault="00B92646" w:rsidP="00B92646">
      <w:pPr>
        <w:pStyle w:val="Prrafodelista"/>
        <w:numPr>
          <w:ilvl w:val="2"/>
          <w:numId w:val="24"/>
        </w:numPr>
        <w:jc w:val="both"/>
        <w:rPr>
          <w:ins w:id="2044" w:author="Jose Luis Anton Bueso" w:date="2019-03-25T13:16:00Z"/>
        </w:rPr>
      </w:pPr>
      <w:ins w:id="2045" w:author="Jose Luis Anton Bueso" w:date="2019-03-25T13:16:00Z">
        <w:r>
          <w:t>Dataset</w:t>
        </w:r>
        <w:r w:rsidRPr="004F5A46">
          <w:t xml:space="preserve"> </w:t>
        </w:r>
        <w:r>
          <w:t>Service</w:t>
        </w:r>
      </w:ins>
    </w:p>
    <w:p w14:paraId="0D0493C9" w14:textId="77777777" w:rsidR="00B92646" w:rsidRDefault="00B92646" w:rsidP="00B92646">
      <w:pPr>
        <w:pStyle w:val="Prrafodelista"/>
        <w:numPr>
          <w:ilvl w:val="2"/>
          <w:numId w:val="24"/>
        </w:numPr>
        <w:jc w:val="both"/>
        <w:rPr>
          <w:ins w:id="2046" w:author="Jose Luis Anton Bueso" w:date="2019-03-25T13:16:00Z"/>
        </w:rPr>
      </w:pPr>
      <w:ins w:id="2047" w:author="Jose Luis Anton Bueso" w:date="2019-03-25T13:16:00Z">
        <w:r>
          <w:t>Storage Service</w:t>
        </w:r>
      </w:ins>
    </w:p>
    <w:p w14:paraId="03A62CFC" w14:textId="77777777" w:rsidR="00B92646" w:rsidRDefault="00B92646" w:rsidP="00B92646">
      <w:pPr>
        <w:pStyle w:val="Prrafodelista"/>
        <w:numPr>
          <w:ilvl w:val="2"/>
          <w:numId w:val="24"/>
        </w:numPr>
        <w:jc w:val="both"/>
        <w:rPr>
          <w:ins w:id="2048" w:author="Jose Luis Anton Bueso" w:date="2019-03-25T13:16:00Z"/>
        </w:rPr>
      </w:pPr>
      <w:proofErr w:type="spellStart"/>
      <w:ins w:id="2049" w:author="Jose Luis Anton Bueso" w:date="2019-03-25T13:16:00Z">
        <w:r>
          <w:t>IndexSearch</w:t>
        </w:r>
        <w:proofErr w:type="spellEnd"/>
        <w:r>
          <w:t xml:space="preserve"> Service</w:t>
        </w:r>
      </w:ins>
    </w:p>
    <w:p w14:paraId="19188469" w14:textId="77777777" w:rsidR="00B92646" w:rsidRDefault="00B92646" w:rsidP="00B92646">
      <w:pPr>
        <w:pStyle w:val="Prrafodelista"/>
        <w:numPr>
          <w:ilvl w:val="2"/>
          <w:numId w:val="24"/>
        </w:numPr>
        <w:jc w:val="both"/>
        <w:rPr>
          <w:ins w:id="2050" w:author="Jose Luis Anton Bueso" w:date="2019-03-25T13:16:00Z"/>
        </w:rPr>
      </w:pPr>
      <w:ins w:id="2051" w:author="Jose Luis Anton Bueso" w:date="2019-03-25T13:16:00Z">
        <w:r>
          <w:t>Communication Service</w:t>
        </w:r>
      </w:ins>
    </w:p>
    <w:p w14:paraId="6FB43FC6" w14:textId="48E5A39E" w:rsidR="00B92646" w:rsidRDefault="00FF0CB1" w:rsidP="00B92646">
      <w:pPr>
        <w:pStyle w:val="Prrafodelista"/>
        <w:numPr>
          <w:ilvl w:val="1"/>
          <w:numId w:val="24"/>
        </w:numPr>
        <w:jc w:val="both"/>
        <w:rPr>
          <w:ins w:id="2052" w:author="Jose Luis Anton Bueso" w:date="2019-03-25T13:17:00Z"/>
        </w:rPr>
      </w:pPr>
      <w:ins w:id="2053" w:author="Jose Luis Anton Bueso" w:date="2019-03-25T12:35:00Z">
        <w:r>
          <w:t>Data Reporting Topic structured in 4 partitions</w:t>
        </w:r>
      </w:ins>
      <w:ins w:id="2054" w:author="Jose Luis Anton Bueso" w:date="2019-03-25T13:17:00Z">
        <w:r w:rsidR="00B92646">
          <w:t>. This topic will have as subscribers the following services</w:t>
        </w:r>
      </w:ins>
    </w:p>
    <w:p w14:paraId="70FF8E3B" w14:textId="77777777" w:rsidR="00B92646" w:rsidRDefault="00B92646" w:rsidP="00B92646">
      <w:pPr>
        <w:pStyle w:val="Prrafodelista"/>
        <w:numPr>
          <w:ilvl w:val="2"/>
          <w:numId w:val="24"/>
        </w:numPr>
        <w:jc w:val="both"/>
        <w:rPr>
          <w:ins w:id="2055" w:author="Jose Luis Anton Bueso" w:date="2019-03-25T13:17:00Z"/>
        </w:rPr>
      </w:pPr>
      <w:ins w:id="2056" w:author="Jose Luis Anton Bueso" w:date="2019-03-25T13:17:00Z">
        <w:r>
          <w:t>Dataflow Service</w:t>
        </w:r>
      </w:ins>
    </w:p>
    <w:p w14:paraId="17005EA7" w14:textId="77777777" w:rsidR="00B92646" w:rsidRDefault="00B92646" w:rsidP="00B92646">
      <w:pPr>
        <w:pStyle w:val="Prrafodelista"/>
        <w:numPr>
          <w:ilvl w:val="2"/>
          <w:numId w:val="24"/>
        </w:numPr>
        <w:jc w:val="both"/>
        <w:rPr>
          <w:ins w:id="2057" w:author="Jose Luis Anton Bueso" w:date="2019-03-25T13:17:00Z"/>
        </w:rPr>
      </w:pPr>
      <w:ins w:id="2058" w:author="Jose Luis Anton Bueso" w:date="2019-03-25T13:17:00Z">
        <w:r>
          <w:t>Dataset Service</w:t>
        </w:r>
      </w:ins>
    </w:p>
    <w:p w14:paraId="043BF1D5" w14:textId="77777777" w:rsidR="00B92646" w:rsidRDefault="00B92646" w:rsidP="00B92646">
      <w:pPr>
        <w:pStyle w:val="Prrafodelista"/>
        <w:numPr>
          <w:ilvl w:val="2"/>
          <w:numId w:val="24"/>
        </w:numPr>
        <w:jc w:val="both"/>
        <w:rPr>
          <w:ins w:id="2059" w:author="Jose Luis Anton Bueso" w:date="2019-03-25T13:17:00Z"/>
        </w:rPr>
      </w:pPr>
      <w:ins w:id="2060" w:author="Jose Luis Anton Bueso" w:date="2019-03-25T13:17:00Z">
        <w:r>
          <w:t>Harvester Service</w:t>
        </w:r>
      </w:ins>
    </w:p>
    <w:p w14:paraId="0AB91E99" w14:textId="77777777" w:rsidR="00B92646" w:rsidRDefault="00B92646" w:rsidP="00B92646">
      <w:pPr>
        <w:pStyle w:val="Prrafodelista"/>
        <w:numPr>
          <w:ilvl w:val="2"/>
          <w:numId w:val="24"/>
        </w:numPr>
        <w:jc w:val="both"/>
        <w:rPr>
          <w:ins w:id="2061" w:author="Jose Luis Anton Bueso" w:date="2019-03-25T13:17:00Z"/>
        </w:rPr>
      </w:pPr>
      <w:ins w:id="2062" w:author="Jose Luis Anton Bueso" w:date="2019-03-25T13:17:00Z">
        <w:r>
          <w:t>Validation Service</w:t>
        </w:r>
      </w:ins>
    </w:p>
    <w:p w14:paraId="7AD7791E" w14:textId="77777777" w:rsidR="00B92646" w:rsidRDefault="00B92646" w:rsidP="00B92646">
      <w:pPr>
        <w:pStyle w:val="Prrafodelista"/>
        <w:numPr>
          <w:ilvl w:val="2"/>
          <w:numId w:val="24"/>
        </w:numPr>
        <w:jc w:val="both"/>
        <w:rPr>
          <w:ins w:id="2063" w:author="Jose Luis Anton Bueso" w:date="2019-03-25T13:17:00Z"/>
        </w:rPr>
      </w:pPr>
      <w:ins w:id="2064" w:author="Jose Luis Anton Bueso" w:date="2019-03-25T13:17:00Z">
        <w:r>
          <w:t>Communication Service</w:t>
        </w:r>
      </w:ins>
    </w:p>
    <w:p w14:paraId="374E742D" w14:textId="77777777" w:rsidR="00B92646" w:rsidRDefault="00B92646" w:rsidP="00B92646">
      <w:pPr>
        <w:pStyle w:val="Prrafodelista"/>
        <w:numPr>
          <w:ilvl w:val="2"/>
          <w:numId w:val="24"/>
        </w:numPr>
        <w:jc w:val="both"/>
        <w:rPr>
          <w:ins w:id="2065" w:author="Jose Luis Anton Bueso" w:date="2019-03-25T13:17:00Z"/>
        </w:rPr>
      </w:pPr>
      <w:proofErr w:type="spellStart"/>
      <w:ins w:id="2066" w:author="Jose Luis Anton Bueso" w:date="2019-03-25T13:17:00Z">
        <w:r>
          <w:t>IndexSearch</w:t>
        </w:r>
        <w:proofErr w:type="spellEnd"/>
        <w:r>
          <w:t xml:space="preserve"> Service</w:t>
        </w:r>
      </w:ins>
    </w:p>
    <w:p w14:paraId="1F2073F6" w14:textId="46A112A1" w:rsidR="004F5A46" w:rsidRDefault="004F5A46">
      <w:pPr>
        <w:pStyle w:val="Prrafodelista"/>
        <w:numPr>
          <w:ilvl w:val="0"/>
          <w:numId w:val="24"/>
        </w:numPr>
        <w:jc w:val="both"/>
        <w:rPr>
          <w:ins w:id="2067" w:author="Jose Luis Anton Bueso" w:date="2019-03-25T12:51:00Z"/>
        </w:rPr>
        <w:pPrChange w:id="2068" w:author="Jose Luis Anton Bueso" w:date="2019-03-25T12:51:00Z">
          <w:pPr>
            <w:pStyle w:val="Ttulo4"/>
          </w:pPr>
        </w:pPrChange>
      </w:pPr>
      <w:ins w:id="2069" w:author="Jose Luis Anton Bueso" w:date="2019-03-25T12:51:00Z">
        <w:r>
          <w:t xml:space="preserve">There will be </w:t>
        </w:r>
      </w:ins>
      <w:ins w:id="2070" w:author="Jose Luis Anton Bueso" w:date="2019-03-25T13:13:00Z">
        <w:r w:rsidR="00B92646">
          <w:t>one</w:t>
        </w:r>
      </w:ins>
      <w:ins w:id="2071" w:author="Jose Luis Anton Bueso" w:date="2019-03-25T12:51:00Z">
        <w:r w:rsidR="00B92646">
          <w:t xml:space="preserve"> Consumer Group</w:t>
        </w:r>
      </w:ins>
      <w:ins w:id="2072" w:author="Jose Luis Anton Bueso" w:date="2019-03-25T13:14:00Z">
        <w:r w:rsidR="00B92646">
          <w:t xml:space="preserve"> per Service. This is due to the fact that there will be several instances of a single service running at the same time.</w:t>
        </w:r>
      </w:ins>
    </w:p>
    <w:p w14:paraId="26765D82" w14:textId="50EE161D" w:rsidR="00FF0CB1" w:rsidRDefault="00FF0CB1">
      <w:pPr>
        <w:jc w:val="both"/>
        <w:rPr>
          <w:ins w:id="2073" w:author="Jose Luis Anton Bueso" w:date="2019-03-25T13:17:00Z"/>
        </w:rPr>
        <w:pPrChange w:id="2074" w:author="Jose Luis Anton Bueso" w:date="2019-03-25T12:35:00Z">
          <w:pPr>
            <w:pStyle w:val="Ttulo4"/>
          </w:pPr>
        </w:pPrChange>
      </w:pPr>
    </w:p>
    <w:p w14:paraId="58D33B3D" w14:textId="77777777" w:rsidR="00B92646" w:rsidRDefault="00B92646">
      <w:pPr>
        <w:jc w:val="both"/>
        <w:rPr>
          <w:ins w:id="2075" w:author="Jose Luis Anton Bueso" w:date="2019-03-25T12:30:00Z"/>
        </w:rPr>
        <w:pPrChange w:id="2076" w:author="Jose Luis Anton Bueso" w:date="2019-03-25T12:35:00Z">
          <w:pPr>
            <w:pStyle w:val="Ttulo4"/>
          </w:pPr>
        </w:pPrChange>
      </w:pPr>
    </w:p>
    <w:p w14:paraId="26169866" w14:textId="30CB6C56" w:rsidR="00A63992" w:rsidRDefault="00A63992" w:rsidP="00A63992">
      <w:pPr>
        <w:pStyle w:val="Ttulo4"/>
        <w:rPr>
          <w:ins w:id="2077" w:author="Jose Luis Anton Bueso" w:date="2019-03-20T17:26:00Z"/>
        </w:rPr>
      </w:pPr>
      <w:proofErr w:type="spellStart"/>
      <w:ins w:id="2078" w:author="Jose Luis Anton Bueso" w:date="2019-03-20T17:26:00Z">
        <w:r>
          <w:t>IndexSearch</w:t>
        </w:r>
        <w:proofErr w:type="spellEnd"/>
        <w:r>
          <w:t xml:space="preserve"> </w:t>
        </w:r>
        <w:r w:rsidRPr="00C62213">
          <w:t>Deployment Model</w:t>
        </w:r>
      </w:ins>
    </w:p>
    <w:p w14:paraId="67A8F49B" w14:textId="3B0AFE7B" w:rsidR="003D1606" w:rsidRDefault="00A63992">
      <w:pPr>
        <w:jc w:val="both"/>
        <w:rPr>
          <w:ins w:id="2079" w:author="Jose Luis Anton Bueso" w:date="2019-03-20T17:41:00Z"/>
          <w:lang w:eastAsia="en-IE"/>
        </w:rPr>
        <w:pPrChange w:id="2080" w:author="Jose Luis Anton Bueso" w:date="2019-03-20T12:42:00Z">
          <w:pPr/>
        </w:pPrChange>
      </w:pPr>
      <w:proofErr w:type="spellStart"/>
      <w:ins w:id="2081" w:author="Jose Luis Anton Bueso" w:date="2019-03-20T17:26:00Z">
        <w:r>
          <w:rPr>
            <w:lang w:eastAsia="en-IE"/>
          </w:rPr>
          <w:t>IndexSearch</w:t>
        </w:r>
        <w:proofErr w:type="spellEnd"/>
        <w:r>
          <w:rPr>
            <w:lang w:eastAsia="en-IE"/>
          </w:rPr>
          <w:t xml:space="preserve"> Service engine will be based on </w:t>
        </w:r>
        <w:proofErr w:type="spellStart"/>
        <w:r>
          <w:rPr>
            <w:lang w:eastAsia="en-IE"/>
          </w:rPr>
          <w:t>ElasticSearch</w:t>
        </w:r>
        <w:proofErr w:type="spellEnd"/>
        <w:r>
          <w:rPr>
            <w:lang w:eastAsia="en-IE"/>
          </w:rPr>
          <w:t xml:space="preserve"> analytic tool.</w:t>
        </w:r>
      </w:ins>
      <w:ins w:id="2082" w:author="Jose Luis Anton Bueso" w:date="2019-03-20T17:27:00Z">
        <w:r w:rsidR="0091765B">
          <w:rPr>
            <w:lang w:eastAsia="en-IE"/>
          </w:rPr>
          <w:t xml:space="preserve"> </w:t>
        </w:r>
        <w:proofErr w:type="spellStart"/>
        <w:r w:rsidR="0091765B">
          <w:rPr>
            <w:lang w:eastAsia="en-IE"/>
          </w:rPr>
          <w:t>IndexSearch</w:t>
        </w:r>
        <w:proofErr w:type="spellEnd"/>
        <w:r w:rsidR="0091765B">
          <w:rPr>
            <w:lang w:eastAsia="en-IE"/>
          </w:rPr>
          <w:t xml:space="preserve"> Service will get the events from Kafka Event Bus and will process it before indexing it into </w:t>
        </w:r>
        <w:proofErr w:type="spellStart"/>
        <w:r w:rsidR="0091765B">
          <w:rPr>
            <w:lang w:eastAsia="en-IE"/>
          </w:rPr>
          <w:t>ElasticSearch</w:t>
        </w:r>
      </w:ins>
      <w:proofErr w:type="spellEnd"/>
      <w:ins w:id="2083" w:author="Jose Luis Anton Bueso" w:date="2019-03-20T17:41:00Z">
        <w:r w:rsidR="001874B9">
          <w:rPr>
            <w:lang w:eastAsia="en-IE"/>
          </w:rPr>
          <w:t xml:space="preserve">. </w:t>
        </w:r>
      </w:ins>
    </w:p>
    <w:p w14:paraId="2FD18742" w14:textId="4D65B5B4" w:rsidR="001874B9" w:rsidRDefault="001874B9">
      <w:pPr>
        <w:jc w:val="both"/>
        <w:rPr>
          <w:ins w:id="2084" w:author="Jose Luis Anton Bueso" w:date="2019-03-20T17:36:00Z"/>
          <w:lang w:eastAsia="en-IE"/>
        </w:rPr>
        <w:pPrChange w:id="2085" w:author="Jose Luis Anton Bueso" w:date="2019-03-20T12:42:00Z">
          <w:pPr/>
        </w:pPrChange>
      </w:pPr>
      <w:ins w:id="2086" w:author="Jose Luis Anton Bueso" w:date="2019-03-20T17:42:00Z">
        <w:r>
          <w:rPr>
            <w:lang w:eastAsia="en-IE"/>
          </w:rPr>
          <w:t xml:space="preserve">User will be able to query </w:t>
        </w:r>
        <w:proofErr w:type="spellStart"/>
        <w:r>
          <w:rPr>
            <w:lang w:eastAsia="en-IE"/>
          </w:rPr>
          <w:t>ElasticSearch</w:t>
        </w:r>
        <w:proofErr w:type="spellEnd"/>
        <w:r>
          <w:rPr>
            <w:lang w:eastAsia="en-IE"/>
          </w:rPr>
          <w:t xml:space="preserve"> through the </w:t>
        </w:r>
        <w:proofErr w:type="spellStart"/>
        <w:r>
          <w:rPr>
            <w:lang w:eastAsia="en-IE"/>
          </w:rPr>
          <w:t>FrontEnd</w:t>
        </w:r>
        <w:proofErr w:type="spellEnd"/>
        <w:r>
          <w:rPr>
            <w:lang w:eastAsia="en-IE"/>
          </w:rPr>
          <w:t xml:space="preserve"> Microservice that will expose a screen for this regard.</w:t>
        </w:r>
      </w:ins>
    </w:p>
    <w:p w14:paraId="5A0D6376" w14:textId="75D89A80" w:rsidR="001874B9" w:rsidRDefault="00922095">
      <w:pPr>
        <w:jc w:val="center"/>
        <w:rPr>
          <w:ins w:id="2087" w:author="Jose Luis Anton Bueso" w:date="2019-04-03T09:47:00Z"/>
          <w:lang w:eastAsia="en-IE"/>
        </w:rPr>
        <w:pPrChange w:id="2088" w:author="Jose Luis Anton Bueso" w:date="2019-03-20T17:36:00Z">
          <w:pPr/>
        </w:pPrChange>
      </w:pPr>
      <w:ins w:id="2089" w:author="Jose Luis Anton Bueso" w:date="2019-03-22T13:47:00Z">
        <w:r>
          <w:rPr>
            <w:lang w:eastAsia="en-IE"/>
          </w:rPr>
          <w:pict w14:anchorId="15B5A7CE">
            <v:shape id="_x0000_i1031" type="#_x0000_t75" style="width:473.3pt;height:261.1pt">
              <v:imagedata r:id="rId57" o:title="IndexSearchDeploymentModel"/>
            </v:shape>
          </w:pict>
        </w:r>
      </w:ins>
    </w:p>
    <w:p w14:paraId="11AC1A1D" w14:textId="19B9A93D" w:rsidR="005138CB" w:rsidRPr="005138CB" w:rsidRDefault="005138CB">
      <w:pPr>
        <w:jc w:val="both"/>
        <w:rPr>
          <w:ins w:id="2090" w:author="Jose Luis Anton Bueso" w:date="2019-03-20T17:41:00Z"/>
          <w:lang w:eastAsia="en-IE"/>
        </w:rPr>
        <w:pPrChange w:id="2091" w:author="Jose Luis Anton Bueso" w:date="2019-04-03T09:47:00Z">
          <w:pPr/>
        </w:pPrChange>
      </w:pPr>
      <w:proofErr w:type="spellStart"/>
      <w:ins w:id="2092" w:author="Jose Luis Anton Bueso" w:date="2019-04-03T09:47:00Z">
        <w:r>
          <w:rPr>
            <w:lang w:eastAsia="en-IE"/>
          </w:rPr>
          <w:t>ElasticSearch</w:t>
        </w:r>
        <w:proofErr w:type="spellEnd"/>
        <w:r>
          <w:rPr>
            <w:lang w:eastAsia="en-IE"/>
          </w:rPr>
          <w:t xml:space="preserve"> will be deployed as Docker Container in Rancher</w:t>
        </w:r>
      </w:ins>
      <w:ins w:id="2093" w:author="Jose Luis Anton Bueso" w:date="2019-04-03T09:49:00Z">
        <w:r w:rsidR="00C70F5B">
          <w:rPr>
            <w:lang w:eastAsia="en-IE"/>
          </w:rPr>
          <w:t xml:space="preserve">. There will be 3 nodes of </w:t>
        </w:r>
        <w:proofErr w:type="spellStart"/>
        <w:r w:rsidR="00C70F5B">
          <w:rPr>
            <w:lang w:eastAsia="en-IE"/>
          </w:rPr>
          <w:t>ElasticSearch</w:t>
        </w:r>
        <w:proofErr w:type="spellEnd"/>
        <w:r w:rsidR="00C70F5B">
          <w:rPr>
            <w:lang w:eastAsia="en-IE"/>
          </w:rPr>
          <w:t xml:space="preserve"> and in order to avoid “</w:t>
        </w:r>
        <w:r w:rsidR="00C70F5B">
          <w:rPr>
            <w:i/>
            <w:lang w:eastAsia="en-IE"/>
          </w:rPr>
          <w:t>split-brain</w:t>
        </w:r>
        <w:r w:rsidR="00C70F5B">
          <w:rPr>
            <w:lang w:eastAsia="en-IE"/>
          </w:rPr>
          <w:t xml:space="preserve">” problem, property </w:t>
        </w:r>
        <w:proofErr w:type="spellStart"/>
        <w:proofErr w:type="gramStart"/>
        <w:r w:rsidR="00C70F5B" w:rsidRPr="00C70F5B">
          <w:rPr>
            <w:lang w:eastAsia="en-IE"/>
          </w:rPr>
          <w:t>discovery.zen.minimum</w:t>
        </w:r>
        <w:proofErr w:type="gramEnd"/>
        <w:r w:rsidR="00C70F5B" w:rsidRPr="00C70F5B">
          <w:rPr>
            <w:lang w:eastAsia="en-IE"/>
          </w:rPr>
          <w:t>_master_nodes</w:t>
        </w:r>
        <w:proofErr w:type="spellEnd"/>
        <w:r w:rsidR="00C70F5B">
          <w:rPr>
            <w:lang w:eastAsia="en-IE"/>
          </w:rPr>
          <w:t xml:space="preserve"> will be set to</w:t>
        </w:r>
        <w:r w:rsidR="00C70F5B" w:rsidRPr="00C70F5B">
          <w:rPr>
            <w:lang w:eastAsia="en-IE"/>
          </w:rPr>
          <w:t xml:space="preserve"> (Nodes / 2) + 1</w:t>
        </w:r>
        <w:r w:rsidR="00C70F5B">
          <w:rPr>
            <w:lang w:eastAsia="en-IE"/>
          </w:rPr>
          <w:t>, that means, 2</w:t>
        </w:r>
      </w:ins>
    </w:p>
    <w:p w14:paraId="290F48F1" w14:textId="2149C995" w:rsidR="00F03EE5" w:rsidRDefault="00F03EE5" w:rsidP="00F03EE5">
      <w:pPr>
        <w:pStyle w:val="Ttulo4"/>
        <w:rPr>
          <w:ins w:id="2094" w:author="Jose Luis Anton Bueso" w:date="2019-03-27T08:24:00Z"/>
        </w:rPr>
      </w:pPr>
      <w:ins w:id="2095" w:author="Jose Luis Anton Bueso" w:date="2019-03-27T08:23:00Z">
        <w:r>
          <w:t>INSPIRE Harvester</w:t>
        </w:r>
        <w:r w:rsidRPr="00F03EE5">
          <w:t xml:space="preserve"> </w:t>
        </w:r>
        <w:r w:rsidRPr="00C62213">
          <w:t>Deployment Model</w:t>
        </w:r>
      </w:ins>
    </w:p>
    <w:p w14:paraId="47B7C776" w14:textId="38F6DFD1" w:rsidR="00F03EE5" w:rsidRDefault="000A0B94">
      <w:pPr>
        <w:jc w:val="both"/>
        <w:rPr>
          <w:ins w:id="2096" w:author="Jose Luis Anton Bueso" w:date="2019-03-27T13:32:00Z"/>
        </w:rPr>
        <w:pPrChange w:id="2097" w:author="Jose Luis Anton Bueso" w:date="2019-03-27T09:12:00Z">
          <w:pPr>
            <w:pStyle w:val="Ttulo4"/>
          </w:pPr>
        </w:pPrChange>
      </w:pPr>
      <w:ins w:id="2098" w:author="Jose Luis Anton Bueso" w:date="2019-03-27T09:10:00Z">
        <w:r>
          <w:t>INSPIRE Harvester Microservices will download information in several format (</w:t>
        </w:r>
        <w:proofErr w:type="spellStart"/>
        <w:r>
          <w:t>geoJSON</w:t>
        </w:r>
        <w:proofErr w:type="spellEnd"/>
        <w:r>
          <w:t xml:space="preserve">, </w:t>
        </w:r>
        <w:proofErr w:type="spellStart"/>
        <w:r>
          <w:t>ShapeFile</w:t>
        </w:r>
        <w:proofErr w:type="spellEnd"/>
        <w:r>
          <w:t xml:space="preserve">, Atom feed, GML…) </w:t>
        </w:r>
      </w:ins>
      <w:ins w:id="2099" w:author="Jose Luis Anton Bueso" w:date="2019-03-27T09:11:00Z">
        <w:r>
          <w:t xml:space="preserve">from different Dataset Download Services. Once the information is downloaded it is transformed into a format understandable by Dataset Microservice and published in Kafka Event Bus. </w:t>
        </w:r>
      </w:ins>
      <w:ins w:id="2100" w:author="Jose Luis Anton Bueso" w:date="2019-03-27T09:12:00Z">
        <w:r>
          <w:t>This information will be taken by Dataset Microservice and added to the corresponding dataset.</w:t>
        </w:r>
      </w:ins>
    </w:p>
    <w:p w14:paraId="71F51DAE" w14:textId="3BD0F391" w:rsidR="004D5D35" w:rsidRDefault="004D5D35">
      <w:pPr>
        <w:jc w:val="both"/>
        <w:rPr>
          <w:ins w:id="2101" w:author="Jose Luis Anton Bueso" w:date="2019-03-27T08:24:00Z"/>
        </w:rPr>
        <w:pPrChange w:id="2102" w:author="Jose Luis Anton Bueso" w:date="2019-03-27T09:12:00Z">
          <w:pPr>
            <w:pStyle w:val="Ttulo4"/>
          </w:pPr>
        </w:pPrChange>
      </w:pPr>
      <w:ins w:id="2103" w:author="Jose Luis Anton Bueso" w:date="2019-03-27T13:33:00Z">
        <w:r>
          <w:t xml:space="preserve">It is not foreseen that this service is accessible from outside of </w:t>
        </w:r>
        <w:proofErr w:type="spellStart"/>
        <w:r>
          <w:t>Reportnet</w:t>
        </w:r>
        <w:proofErr w:type="spellEnd"/>
        <w:r>
          <w:t xml:space="preserve"> 3.0 but the infrastructure will allow it (API-</w:t>
        </w:r>
        <w:proofErr w:type="spellStart"/>
        <w:r>
          <w:t>Gatway</w:t>
        </w:r>
        <w:proofErr w:type="spellEnd"/>
        <w:r>
          <w:t xml:space="preserve"> will be able to redirect requests to INSPIRE Harvester microservice) if it turns necessary</w:t>
        </w:r>
      </w:ins>
      <w:ins w:id="2104" w:author="Jose Luis Anton Bueso" w:date="2019-03-27T13:34:00Z">
        <w:r>
          <w:t xml:space="preserve"> at any point.</w:t>
        </w:r>
      </w:ins>
    </w:p>
    <w:p w14:paraId="1B740CAB" w14:textId="01F08947" w:rsidR="00F03EE5" w:rsidRDefault="00F03EE5">
      <w:pPr>
        <w:jc w:val="center"/>
        <w:rPr>
          <w:ins w:id="2105" w:author="Jose Luis Anton Bueso" w:date="2019-03-27T08:24:00Z"/>
        </w:rPr>
        <w:pPrChange w:id="2106" w:author="Jose Luis Anton Bueso" w:date="2019-03-27T08:24:00Z">
          <w:pPr>
            <w:pStyle w:val="Ttulo4"/>
          </w:pPr>
        </w:pPrChange>
      </w:pPr>
    </w:p>
    <w:p w14:paraId="36130276" w14:textId="48E8BE05" w:rsidR="00F03EE5" w:rsidRDefault="00922095">
      <w:pPr>
        <w:jc w:val="center"/>
        <w:rPr>
          <w:ins w:id="2107" w:author="Jose Luis Anton Bueso" w:date="2019-04-01T10:52:00Z"/>
        </w:rPr>
        <w:pPrChange w:id="2108" w:author="Jose Luis Anton Bueso" w:date="2019-03-27T13:47:00Z">
          <w:pPr>
            <w:pStyle w:val="Ttulo4"/>
          </w:pPr>
        </w:pPrChange>
      </w:pPr>
      <w:ins w:id="2109" w:author="Jose Luis Anton Bueso" w:date="2019-03-27T13:47:00Z">
        <w:r>
          <w:lastRenderedPageBreak/>
          <w:pict w14:anchorId="3E3D1235">
            <v:shape id="_x0000_i1032" type="#_x0000_t75" style="width:313.65pt;height:383.15pt">
              <v:imagedata r:id="rId58" o:title="InspireDeploymentModel"/>
            </v:shape>
          </w:pict>
        </w:r>
      </w:ins>
    </w:p>
    <w:p w14:paraId="60D01F83" w14:textId="44BED5F6" w:rsidR="002E69FC" w:rsidRDefault="00BD388A" w:rsidP="002E69FC">
      <w:pPr>
        <w:pStyle w:val="Ttulo4"/>
        <w:rPr>
          <w:ins w:id="2110" w:author="Jose Luis Anton Bueso" w:date="2019-04-01T10:52:00Z"/>
        </w:rPr>
      </w:pPr>
      <w:ins w:id="2111" w:author="Jose Luis Anton Bueso" w:date="2019-04-01T10:52:00Z">
        <w:r>
          <w:t>Record Store S</w:t>
        </w:r>
        <w:r w:rsidR="002E69FC">
          <w:t xml:space="preserve">ervice </w:t>
        </w:r>
        <w:r w:rsidR="002E69FC" w:rsidRPr="00C62213">
          <w:t>Deployment Model</w:t>
        </w:r>
      </w:ins>
    </w:p>
    <w:p w14:paraId="23CEAC65" w14:textId="6B15A71A" w:rsidR="002E69FC" w:rsidRDefault="002E69FC">
      <w:pPr>
        <w:jc w:val="both"/>
        <w:rPr>
          <w:ins w:id="2112" w:author="Jose Luis Anton Bueso" w:date="2019-04-01T10:57:00Z"/>
        </w:rPr>
        <w:pPrChange w:id="2113" w:author="Jose Luis Anton Bueso" w:date="2019-04-01T10:52:00Z">
          <w:pPr>
            <w:pStyle w:val="Ttulo4"/>
          </w:pPr>
        </w:pPrChange>
      </w:pPr>
      <w:ins w:id="2114" w:author="Jose Luis Anton Bueso" w:date="2019-04-01T10:52:00Z">
        <w:r>
          <w:t>This service will be responsible of managing access</w:t>
        </w:r>
      </w:ins>
      <w:ins w:id="2115" w:author="Jose Luis Anton Bueso" w:date="2019-04-01T10:53:00Z">
        <w:r>
          <w:t xml:space="preserve"> to the different datasets</w:t>
        </w:r>
      </w:ins>
      <w:ins w:id="2116" w:author="Jose Luis Anton Bueso" w:date="2019-04-01T10:54:00Z">
        <w:r>
          <w:t xml:space="preserve"> data bases meaning by this: creation, snapshotting, activati</w:t>
        </w:r>
      </w:ins>
      <w:ins w:id="2117" w:author="Jose Luis Anton Bueso" w:date="2019-04-01T10:55:00Z">
        <w:r>
          <w:t>on</w:t>
        </w:r>
      </w:ins>
      <w:ins w:id="2118" w:author="Jose Luis Anton Bueso" w:date="2019-04-01T10:54:00Z">
        <w:r>
          <w:t>/deactivation, backing up</w:t>
        </w:r>
      </w:ins>
      <w:ins w:id="2119" w:author="Jose Luis Anton Bueso" w:date="2019-04-01T10:56:00Z">
        <w:r w:rsidR="00380730">
          <w:t xml:space="preserve">, </w:t>
        </w:r>
      </w:ins>
      <w:ins w:id="2120" w:author="Jose Luis Anton Bueso" w:date="2019-04-01T11:52:00Z">
        <w:r w:rsidR="00EB64CA">
          <w:t xml:space="preserve">data </w:t>
        </w:r>
      </w:ins>
      <w:ins w:id="2121" w:author="Jose Luis Anton Bueso" w:date="2019-04-01T10:56:00Z">
        <w:r w:rsidR="00380730">
          <w:t xml:space="preserve">connection </w:t>
        </w:r>
      </w:ins>
      <w:ins w:id="2122" w:author="Jose Luis Anton Bueso" w:date="2019-04-01T11:52:00Z">
        <w:r w:rsidR="00EB64CA">
          <w:t>providing</w:t>
        </w:r>
      </w:ins>
      <w:ins w:id="2123" w:author="Jose Luis Anton Bueso" w:date="2019-04-01T10:55:00Z">
        <w:r>
          <w:t>…</w:t>
        </w:r>
      </w:ins>
    </w:p>
    <w:p w14:paraId="5F769BFD" w14:textId="6562A1A5" w:rsidR="00380730" w:rsidRDefault="00380730">
      <w:pPr>
        <w:jc w:val="both"/>
        <w:rPr>
          <w:ins w:id="2124" w:author="Jose Luis Anton Bueso" w:date="2019-04-01T10:58:00Z"/>
        </w:rPr>
        <w:pPrChange w:id="2125" w:author="Jose Luis Anton Bueso" w:date="2019-04-01T10:52:00Z">
          <w:pPr>
            <w:pStyle w:val="Ttulo4"/>
          </w:pPr>
        </w:pPrChange>
      </w:pPr>
      <w:ins w:id="2126" w:author="Jose Luis Anton Bueso" w:date="2019-04-01T10:57:00Z">
        <w:r>
          <w:t xml:space="preserve">The </w:t>
        </w:r>
        <w:proofErr w:type="spellStart"/>
        <w:r>
          <w:t>DaaS</w:t>
        </w:r>
        <w:proofErr w:type="spellEnd"/>
        <w:r>
          <w:t xml:space="preserve"> feature will be implemented </w:t>
        </w:r>
      </w:ins>
      <w:ins w:id="2127" w:author="Jose Luis Anton Bueso" w:date="2019-04-01T10:58:00Z">
        <w:r>
          <w:t>based on two basic items:</w:t>
        </w:r>
      </w:ins>
    </w:p>
    <w:p w14:paraId="13E03413" w14:textId="0616357B" w:rsidR="00380730" w:rsidRDefault="00380730">
      <w:pPr>
        <w:pStyle w:val="Prrafodelista"/>
        <w:numPr>
          <w:ilvl w:val="0"/>
          <w:numId w:val="29"/>
        </w:numPr>
        <w:jc w:val="both"/>
        <w:rPr>
          <w:ins w:id="2128" w:author="Jose Luis Anton Bueso" w:date="2019-04-01T11:00:00Z"/>
        </w:rPr>
        <w:pPrChange w:id="2129" w:author="Jose Luis Anton Bueso" w:date="2019-04-01T10:58:00Z">
          <w:pPr>
            <w:pStyle w:val="Ttulo4"/>
          </w:pPr>
        </w:pPrChange>
      </w:pPr>
      <w:ins w:id="2130" w:author="Jose Luis Anton Bueso" w:date="2019-04-01T10:58:00Z">
        <w:r>
          <w:t xml:space="preserve">Crunchy Containers: </w:t>
        </w:r>
      </w:ins>
      <w:ins w:id="2131" w:author="Jose Luis Anton Bueso" w:date="2019-04-01T10:59:00Z">
        <w:r>
          <w:t xml:space="preserve">They are </w:t>
        </w:r>
        <w:proofErr w:type="spellStart"/>
        <w:r>
          <w:t>docker</w:t>
        </w:r>
        <w:proofErr w:type="spellEnd"/>
        <w:r>
          <w:t xml:space="preserve"> images ready to be launched. </w:t>
        </w:r>
      </w:ins>
      <w:ins w:id="2132" w:author="Jose Luis Anton Bueso" w:date="2019-04-01T11:00:00Z">
        <w:r>
          <w:t xml:space="preserve">More information </w:t>
        </w:r>
        <w:r>
          <w:fldChar w:fldCharType="begin"/>
        </w:r>
        <w:r>
          <w:instrText xml:space="preserve"> HYPERLINK "https://crunchydata.github.io/crunchy-containers/stable/" </w:instrText>
        </w:r>
        <w:r>
          <w:fldChar w:fldCharType="separate"/>
        </w:r>
        <w:r w:rsidRPr="00380730">
          <w:rPr>
            <w:rStyle w:val="Hipervnculo"/>
          </w:rPr>
          <w:t>here</w:t>
        </w:r>
        <w:r>
          <w:fldChar w:fldCharType="end"/>
        </w:r>
      </w:ins>
    </w:p>
    <w:p w14:paraId="5AEC3F12" w14:textId="3D375051" w:rsidR="00380730" w:rsidRDefault="00380730">
      <w:pPr>
        <w:pStyle w:val="Prrafodelista"/>
        <w:numPr>
          <w:ilvl w:val="0"/>
          <w:numId w:val="29"/>
        </w:numPr>
        <w:jc w:val="both"/>
        <w:rPr>
          <w:ins w:id="2133" w:author="Jose Luis Anton Bueso" w:date="2019-04-01T11:28:00Z"/>
        </w:rPr>
        <w:pPrChange w:id="2134" w:author="Jose Luis Anton Bueso" w:date="2019-04-01T10:58:00Z">
          <w:pPr>
            <w:pStyle w:val="Ttulo4"/>
          </w:pPr>
        </w:pPrChange>
      </w:pPr>
      <w:ins w:id="2135" w:author="Jose Luis Anton Bueso" w:date="2019-04-01T11:00:00Z">
        <w:r>
          <w:t xml:space="preserve">Docker-Java </w:t>
        </w:r>
        <w:proofErr w:type="spellStart"/>
        <w:r>
          <w:t>api</w:t>
        </w:r>
        <w:proofErr w:type="spellEnd"/>
        <w:r>
          <w:t xml:space="preserve">: Is a java based API that allows to interact with Docker programmatically. </w:t>
        </w:r>
      </w:ins>
      <w:ins w:id="2136" w:author="Jose Luis Anton Bueso" w:date="2019-04-01T11:03:00Z">
        <w:r w:rsidR="00E16AC8">
          <w:t>This API is deployed as a library in the Record Store service</w:t>
        </w:r>
      </w:ins>
      <w:ins w:id="2137" w:author="Jose Luis Anton Bueso" w:date="2019-04-01T11:04:00Z">
        <w:r w:rsidR="00E16AC8">
          <w:t xml:space="preserve">’s </w:t>
        </w:r>
        <w:proofErr w:type="spellStart"/>
        <w:r w:rsidR="00E16AC8">
          <w:t>classpath</w:t>
        </w:r>
      </w:ins>
      <w:proofErr w:type="spellEnd"/>
    </w:p>
    <w:p w14:paraId="0E10FA3D" w14:textId="5592C6E4" w:rsidR="009A5286" w:rsidRDefault="009A5286">
      <w:pPr>
        <w:jc w:val="both"/>
        <w:rPr>
          <w:ins w:id="2138" w:author="Jose Luis Anton Bueso" w:date="2019-04-01T11:51:00Z"/>
        </w:rPr>
        <w:pPrChange w:id="2139" w:author="Jose Luis Anton Bueso" w:date="2019-04-01T11:28:00Z">
          <w:pPr>
            <w:pStyle w:val="Ttulo4"/>
          </w:pPr>
        </w:pPrChange>
      </w:pPr>
      <w:ins w:id="2140" w:author="Jose Luis Anton Bueso" w:date="2019-04-01T11:29:00Z">
        <w:r>
          <w:t xml:space="preserve">These Crunchy Containers comes with tools for making data base dumps as well as backup so it will be necessary to define some folders in the </w:t>
        </w:r>
      </w:ins>
      <w:ins w:id="2141" w:author="Jose Luis Anton Bueso" w:date="2019-04-01T11:30:00Z">
        <w:r>
          <w:t>physical</w:t>
        </w:r>
      </w:ins>
      <w:ins w:id="2142" w:author="Jose Luis Anton Bueso" w:date="2019-04-01T11:29:00Z">
        <w:r>
          <w:t xml:space="preserve"> </w:t>
        </w:r>
      </w:ins>
      <w:ins w:id="2143" w:author="Jose Luis Anton Bueso" w:date="2019-04-01T11:30:00Z">
        <w:r>
          <w:t xml:space="preserve">file system in order to store them avoiding this way data </w:t>
        </w:r>
        <w:proofErr w:type="spellStart"/>
        <w:r>
          <w:t>losts</w:t>
        </w:r>
        <w:proofErr w:type="spellEnd"/>
        <w:r>
          <w:t>.</w:t>
        </w:r>
      </w:ins>
    </w:p>
    <w:p w14:paraId="7AE4F2E3" w14:textId="6520331E" w:rsidR="00EB64CA" w:rsidRDefault="00EB64CA">
      <w:pPr>
        <w:jc w:val="both"/>
        <w:rPr>
          <w:ins w:id="2144" w:author="Jose Luis Anton Bueso" w:date="2019-04-01T11:24:00Z"/>
        </w:rPr>
        <w:pPrChange w:id="2145" w:author="Jose Luis Anton Bueso" w:date="2019-04-01T11:28:00Z">
          <w:pPr>
            <w:pStyle w:val="Ttulo4"/>
          </w:pPr>
        </w:pPrChange>
      </w:pPr>
      <w:ins w:id="2146" w:author="Jose Luis Anton Bueso" w:date="2019-04-01T11:51:00Z">
        <w:r>
          <w:t xml:space="preserve">Finally, Record Store service </w:t>
        </w:r>
      </w:ins>
      <w:ins w:id="2147" w:author="Jose Luis Anton Bueso" w:date="2019-04-01T11:53:00Z">
        <w:r>
          <w:t>will</w:t>
        </w:r>
      </w:ins>
      <w:ins w:id="2148" w:author="Jose Luis Anton Bueso" w:date="2019-04-01T11:51:00Z">
        <w:r>
          <w:t xml:space="preserve"> provide connection data to services that request it but it will not be </w:t>
        </w:r>
      </w:ins>
      <w:ins w:id="2149" w:author="Jose Luis Anton Bueso" w:date="2019-04-01T11:52:00Z">
        <w:r>
          <w:t>managing connection itself</w:t>
        </w:r>
      </w:ins>
      <w:ins w:id="2150" w:author="Jose Luis Anton Bueso" w:date="2019-04-01T11:53:00Z">
        <w:r>
          <w:t>. This way, it will be the client services (</w:t>
        </w:r>
        <w:proofErr w:type="spellStart"/>
        <w:r>
          <w:t>i.e</w:t>
        </w:r>
        <w:proofErr w:type="spellEnd"/>
        <w:r>
          <w:t xml:space="preserve">: Dataset </w:t>
        </w:r>
        <w:proofErr w:type="spellStart"/>
        <w:r>
          <w:t>microservice</w:t>
        </w:r>
        <w:proofErr w:type="spellEnd"/>
        <w:r>
          <w:t>) the ones stablishing connections to the corresponding data base directly using the data retrieved from Record Store service.</w:t>
        </w:r>
      </w:ins>
    </w:p>
    <w:p w14:paraId="347E7E69" w14:textId="47284A2A" w:rsidR="009B7E70" w:rsidRDefault="009B7E70">
      <w:pPr>
        <w:jc w:val="center"/>
        <w:rPr>
          <w:ins w:id="2151" w:author="Jose Luis Anton Bueso" w:date="2019-04-01T11:24:00Z"/>
        </w:rPr>
        <w:pPrChange w:id="2152" w:author="Jose Luis Anton Bueso" w:date="2019-04-01T11:25:00Z">
          <w:pPr>
            <w:pStyle w:val="Ttulo4"/>
          </w:pPr>
        </w:pPrChange>
      </w:pPr>
    </w:p>
    <w:p w14:paraId="6FB21807" w14:textId="21C5A81A" w:rsidR="009B7E70" w:rsidRDefault="00922095">
      <w:pPr>
        <w:jc w:val="center"/>
        <w:rPr>
          <w:ins w:id="2153" w:author="Jose Luis Anton Bueso" w:date="2019-04-01T11:25:00Z"/>
        </w:rPr>
        <w:pPrChange w:id="2154" w:author="Jose Luis Anton Bueso" w:date="2019-04-01T11:25:00Z">
          <w:pPr>
            <w:pStyle w:val="Ttulo4"/>
          </w:pPr>
        </w:pPrChange>
      </w:pPr>
      <w:ins w:id="2155" w:author="Jose Luis Anton Bueso" w:date="2019-04-01T11:54:00Z">
        <w:r>
          <w:lastRenderedPageBreak/>
          <w:pict w14:anchorId="1FE1220F">
            <v:shape id="_x0000_i1033" type="#_x0000_t75" style="width:322.45pt;height:364.4pt">
              <v:imagedata r:id="rId59" o:title="RecordStoreServiceDeployment"/>
            </v:shape>
          </w:pict>
        </w:r>
      </w:ins>
    </w:p>
    <w:p w14:paraId="5F049F2C" w14:textId="5D652F0A" w:rsidR="0064165E" w:rsidRDefault="0064165E" w:rsidP="0064165E">
      <w:pPr>
        <w:pStyle w:val="Ttulo4"/>
        <w:rPr>
          <w:ins w:id="2156" w:author="Jose Luis Anton Bueso" w:date="2019-04-03T10:04:00Z"/>
        </w:rPr>
      </w:pPr>
      <w:proofErr w:type="spellStart"/>
      <w:ins w:id="2157" w:author="Jose Luis Anton Bueso" w:date="2019-04-03T10:04:00Z">
        <w:r>
          <w:t>Zipkin</w:t>
        </w:r>
        <w:proofErr w:type="spellEnd"/>
        <w:r>
          <w:t xml:space="preserve"> </w:t>
        </w:r>
        <w:r w:rsidRPr="00C62213">
          <w:t>Deployment Model</w:t>
        </w:r>
      </w:ins>
    </w:p>
    <w:p w14:paraId="6E513281" w14:textId="5DA2D842" w:rsidR="009B7E70" w:rsidRDefault="0064165E">
      <w:pPr>
        <w:jc w:val="both"/>
        <w:rPr>
          <w:ins w:id="2158" w:author="Jose Luis Anton Bueso" w:date="2019-04-03T10:08:00Z"/>
        </w:rPr>
        <w:pPrChange w:id="2159" w:author="Jose Luis Anton Bueso" w:date="2019-04-03T10:04:00Z">
          <w:pPr>
            <w:pStyle w:val="Ttulo4"/>
          </w:pPr>
        </w:pPrChange>
      </w:pPr>
      <w:proofErr w:type="spellStart"/>
      <w:ins w:id="2160" w:author="Jose Luis Anton Bueso" w:date="2019-04-03T10:04:00Z">
        <w:r>
          <w:t>Zipkin’s</w:t>
        </w:r>
        <w:proofErr w:type="spellEnd"/>
        <w:r>
          <w:t xml:space="preserve"> default configuration is receiving Trace info via HTTP from the microservices and storing it in memory. </w:t>
        </w:r>
      </w:ins>
      <w:ins w:id="2161" w:author="Jose Luis Anton Bueso" w:date="2019-04-03T10:08:00Z">
        <w:r>
          <w:t>For Production purposes it’s necessary to have a more complex schema.</w:t>
        </w:r>
      </w:ins>
    </w:p>
    <w:p w14:paraId="4B4F5690" w14:textId="734B25F4" w:rsidR="0064165E" w:rsidRDefault="0064165E">
      <w:pPr>
        <w:jc w:val="both"/>
        <w:rPr>
          <w:ins w:id="2162" w:author="Jose Luis Anton Bueso" w:date="2019-04-03T10:05:00Z"/>
        </w:rPr>
        <w:pPrChange w:id="2163" w:author="Jose Luis Anton Bueso" w:date="2019-04-03T10:04:00Z">
          <w:pPr>
            <w:pStyle w:val="Ttulo4"/>
          </w:pPr>
        </w:pPrChange>
      </w:pPr>
      <w:ins w:id="2164" w:author="Jose Luis Anton Bueso" w:date="2019-04-03T10:09:00Z">
        <w:r>
          <w:t xml:space="preserve">Though services will not fail if </w:t>
        </w:r>
        <w:proofErr w:type="spellStart"/>
        <w:r>
          <w:t>Zipkin</w:t>
        </w:r>
        <w:proofErr w:type="spellEnd"/>
        <w:r>
          <w:t xml:space="preserve"> is not available, it is necessary</w:t>
        </w:r>
      </w:ins>
      <w:ins w:id="2165" w:author="Jose Luis Anton Bueso" w:date="2019-04-03T10:10:00Z">
        <w:r>
          <w:t xml:space="preserve"> to ensure that trace info will be captured and stored. Due to this, Services will be publishing the trace info via Kafka. </w:t>
        </w:r>
      </w:ins>
      <w:proofErr w:type="spellStart"/>
      <w:ins w:id="2166" w:author="Jose Luis Anton Bueso" w:date="2019-04-03T10:11:00Z">
        <w:r>
          <w:t>Zipkin</w:t>
        </w:r>
        <w:proofErr w:type="spellEnd"/>
        <w:r>
          <w:t xml:space="preserve"> will be consuming this event asynchronously</w:t>
        </w:r>
      </w:ins>
      <w:ins w:id="2167" w:author="Jose Luis Anton Bueso" w:date="2019-04-03T10:17:00Z">
        <w:r w:rsidR="007419F4">
          <w:t xml:space="preserve"> (polling Kafka)</w:t>
        </w:r>
      </w:ins>
      <w:ins w:id="2168" w:author="Jose Luis Anton Bueso" w:date="2019-04-03T10:11:00Z">
        <w:r>
          <w:t>. Once this event is consume</w:t>
        </w:r>
      </w:ins>
      <w:ins w:id="2169" w:author="Jose Luis Anton Bueso" w:date="2019-04-03T10:14:00Z">
        <w:r w:rsidR="00845075">
          <w:t>d, the retrieved tracing info</w:t>
        </w:r>
      </w:ins>
      <w:ins w:id="2170" w:author="Jose Luis Anton Bueso" w:date="2019-04-03T10:11:00Z">
        <w:r>
          <w:t xml:space="preserve"> will be</w:t>
        </w:r>
      </w:ins>
      <w:ins w:id="2171" w:author="Jose Luis Anton Bueso" w:date="2019-04-03T10:14:00Z">
        <w:r w:rsidR="00845075">
          <w:t xml:space="preserve"> indexed and</w:t>
        </w:r>
      </w:ins>
      <w:ins w:id="2172" w:author="Jose Luis Anton Bueso" w:date="2019-04-03T10:11:00Z">
        <w:r>
          <w:t xml:space="preserve"> stored in </w:t>
        </w:r>
        <w:proofErr w:type="spellStart"/>
        <w:r>
          <w:t>ElasticSearch</w:t>
        </w:r>
        <w:proofErr w:type="spellEnd"/>
        <w:r>
          <w:t>, so it will be available to be queried whenever it is necessary.</w:t>
        </w:r>
      </w:ins>
    </w:p>
    <w:p w14:paraId="754C30B7" w14:textId="6EF30DA8" w:rsidR="0064165E" w:rsidRDefault="00922095">
      <w:pPr>
        <w:jc w:val="center"/>
        <w:rPr>
          <w:ins w:id="2173" w:author="Jose Luis Anton Bueso" w:date="2019-04-03T12:11:00Z"/>
        </w:rPr>
        <w:pPrChange w:id="2174" w:author="Jose Luis Anton Bueso" w:date="2019-04-03T10:07:00Z">
          <w:pPr>
            <w:pStyle w:val="Ttulo4"/>
          </w:pPr>
        </w:pPrChange>
      </w:pPr>
      <w:ins w:id="2175" w:author="Jose Luis Anton Bueso" w:date="2019-04-03T10:05:00Z">
        <w:r>
          <w:pict w14:anchorId="66E364F6">
            <v:shape id="_x0000_i1034" type="#_x0000_t75" style="width:221pt;height:188.45pt">
              <v:imagedata r:id="rId60" o:title="zipkinDeploymentModel"/>
            </v:shape>
          </w:pict>
        </w:r>
      </w:ins>
    </w:p>
    <w:p w14:paraId="1BE32090" w14:textId="1BCE9DC9" w:rsidR="00133B3A" w:rsidRDefault="00133B3A" w:rsidP="00133B3A">
      <w:pPr>
        <w:pStyle w:val="Ttulo4"/>
        <w:rPr>
          <w:ins w:id="2176" w:author="Jose Luis Anton Bueso" w:date="2019-04-03T12:11:00Z"/>
        </w:rPr>
      </w:pPr>
      <w:proofErr w:type="spellStart"/>
      <w:ins w:id="2177" w:author="Jose Luis Anton Bueso" w:date="2019-04-03T12:11:00Z">
        <w:r>
          <w:lastRenderedPageBreak/>
          <w:t>Redis</w:t>
        </w:r>
        <w:proofErr w:type="spellEnd"/>
        <w:r>
          <w:t xml:space="preserve"> </w:t>
        </w:r>
        <w:r w:rsidRPr="00C62213">
          <w:t>Deployment Model</w:t>
        </w:r>
      </w:ins>
    </w:p>
    <w:p w14:paraId="7D5FCEC7" w14:textId="2543C67D" w:rsidR="00133B3A" w:rsidRDefault="00133B3A">
      <w:pPr>
        <w:jc w:val="both"/>
        <w:rPr>
          <w:ins w:id="2178" w:author="Jose Luis Anton Bueso" w:date="2019-04-03T12:11:00Z"/>
        </w:rPr>
        <w:pPrChange w:id="2179" w:author="Jose Luis Anton Bueso" w:date="2019-04-03T12:11:00Z">
          <w:pPr>
            <w:pStyle w:val="Ttulo4"/>
          </w:pPr>
        </w:pPrChange>
      </w:pPr>
      <w:proofErr w:type="spellStart"/>
      <w:ins w:id="2180" w:author="Jose Luis Anton Bueso" w:date="2019-04-03T12:11:00Z">
        <w:r>
          <w:t>Redis</w:t>
        </w:r>
        <w:proofErr w:type="spellEnd"/>
        <w:r>
          <w:t xml:space="preserve"> will be deployed to be used as a Distributed cache so any service will have access to it in Read and Write mode meaning by this that they will be able to publish data to be cached as well as retrieving those data.</w:t>
        </w:r>
      </w:ins>
    </w:p>
    <w:p w14:paraId="342280DA" w14:textId="6AEAD7CF" w:rsidR="00133B3A" w:rsidRDefault="00922095">
      <w:pPr>
        <w:jc w:val="center"/>
        <w:rPr>
          <w:ins w:id="2181" w:author="Jose Luis Anton Bueso" w:date="2019-04-15T17:05:00Z"/>
        </w:rPr>
        <w:pPrChange w:id="2182" w:author="Jose Luis Anton Bueso" w:date="2019-04-03T12:13:00Z">
          <w:pPr>
            <w:pStyle w:val="Ttulo4"/>
          </w:pPr>
        </w:pPrChange>
      </w:pPr>
      <w:ins w:id="2183" w:author="Jose Luis Anton Bueso" w:date="2019-04-03T12:13:00Z">
        <w:r>
          <w:pict w14:anchorId="30E6AFAD">
            <v:shape id="_x0000_i1035" type="#_x0000_t75" style="width:257.95pt;height:182.2pt">
              <v:imagedata r:id="rId61" o:title="RedisDeploymentModel"/>
            </v:shape>
          </w:pict>
        </w:r>
      </w:ins>
    </w:p>
    <w:p w14:paraId="3E3BDB75" w14:textId="2A2E9779" w:rsidR="00A6077B" w:rsidRDefault="00A6077B">
      <w:pPr>
        <w:pStyle w:val="Ttulo4"/>
        <w:rPr>
          <w:ins w:id="2184" w:author="Jose Luis Anton Bueso" w:date="2019-04-15T17:08:00Z"/>
        </w:rPr>
      </w:pPr>
      <w:ins w:id="2185" w:author="Jose Luis Anton Bueso" w:date="2019-04-15T17:05:00Z">
        <w:r>
          <w:t xml:space="preserve">Drools </w:t>
        </w:r>
        <w:r w:rsidRPr="00C62213">
          <w:t>Depl</w:t>
        </w:r>
      </w:ins>
      <w:ins w:id="2186" w:author="Jose Luis Anton Bueso" w:date="2019-04-15T17:07:00Z">
        <w:r w:rsidRPr="00C62213">
          <w:t>oyment Model</w:t>
        </w:r>
        <w:r>
          <w:t xml:space="preserve"> </w:t>
        </w:r>
      </w:ins>
    </w:p>
    <w:p w14:paraId="7F05D9D7" w14:textId="0853C6E7" w:rsidR="0015547E" w:rsidRDefault="00A6077B">
      <w:pPr>
        <w:jc w:val="both"/>
        <w:rPr>
          <w:ins w:id="2187" w:author="Jose Luis Anton Bueso" w:date="2019-04-15T17:17:00Z"/>
        </w:rPr>
        <w:pPrChange w:id="2188" w:author="Jose Luis Anton Bueso" w:date="2019-05-16T11:01:00Z">
          <w:pPr>
            <w:pStyle w:val="Ttulo4"/>
          </w:pPr>
        </w:pPrChange>
      </w:pPr>
      <w:ins w:id="2189" w:author="Jose Luis Anton Bueso" w:date="2019-04-15T17:08:00Z">
        <w:r>
          <w:t xml:space="preserve">Drools will be </w:t>
        </w:r>
      </w:ins>
      <w:ins w:id="2190" w:author="Jose Luis Anton Bueso" w:date="2019-05-16T11:01:00Z">
        <w:r w:rsidR="002B31C2">
          <w:t>deployed as Library in Validation Microservice, so no extra server will be set up for this regard</w:t>
        </w:r>
      </w:ins>
      <w:ins w:id="2191" w:author="Jose Luis Anton Bueso" w:date="2019-04-15T17:11:00Z">
        <w:r w:rsidR="0015547E">
          <w:t>.</w:t>
        </w:r>
      </w:ins>
      <w:ins w:id="2192" w:author="Jose Luis Anton Bueso" w:date="2019-05-16T11:01:00Z">
        <w:r w:rsidR="002B31C2">
          <w:t xml:space="preserve"> Escalation will be done according to the needs as any other Microservice. </w:t>
        </w:r>
      </w:ins>
      <w:ins w:id="2193" w:author="Jose Luis Anton Bueso" w:date="2019-05-16T11:02:00Z">
        <w:r w:rsidR="002B31C2">
          <w:t xml:space="preserve">Rules will be stored in </w:t>
        </w:r>
        <w:proofErr w:type="spellStart"/>
        <w:r w:rsidR="002B31C2">
          <w:t>Metabase</w:t>
        </w:r>
      </w:ins>
      <w:proofErr w:type="spellEnd"/>
    </w:p>
    <w:p w14:paraId="228ED8D1" w14:textId="415063D8" w:rsidR="00456887" w:rsidRDefault="00456887" w:rsidP="00456887">
      <w:pPr>
        <w:pStyle w:val="Ttulo4"/>
        <w:rPr>
          <w:ins w:id="2194" w:author="Jose Luis Anton Bueso" w:date="2019-04-24T12:57:00Z"/>
        </w:rPr>
      </w:pPr>
      <w:ins w:id="2195" w:author="Jose Luis Anton Bueso" w:date="2019-04-24T12:50:00Z">
        <w:r>
          <w:t xml:space="preserve">Apache Jack Rabbit </w:t>
        </w:r>
        <w:r w:rsidRPr="00C62213">
          <w:t>Deployment Model</w:t>
        </w:r>
        <w:r>
          <w:t xml:space="preserve"> </w:t>
        </w:r>
      </w:ins>
    </w:p>
    <w:p w14:paraId="44133F58" w14:textId="708DFC1A" w:rsidR="00050805" w:rsidRDefault="00050805">
      <w:pPr>
        <w:jc w:val="both"/>
        <w:rPr>
          <w:ins w:id="2196" w:author="Jose Luis Anton Bueso" w:date="2019-04-24T13:02:00Z"/>
        </w:rPr>
        <w:pPrChange w:id="2197" w:author="Jose Luis Anton Bueso" w:date="2019-04-24T13:02:00Z">
          <w:pPr>
            <w:pStyle w:val="Ttulo4"/>
          </w:pPr>
        </w:pPrChange>
      </w:pPr>
      <w:ins w:id="2198" w:author="Jose Luis Anton Bueso" w:date="2019-04-24T12:57:00Z">
        <w:r>
          <w:t>Jack</w:t>
        </w:r>
      </w:ins>
      <w:ins w:id="2199" w:author="Jose Luis Anton Bueso" w:date="2019-04-24T12:58:00Z">
        <w:r>
          <w:t xml:space="preserve"> Rabbit</w:t>
        </w:r>
      </w:ins>
      <w:ins w:id="2200" w:author="Jose Luis Anton Bueso" w:date="2019-05-16T11:02:00Z">
        <w:r w:rsidR="002B31C2">
          <w:t xml:space="preserve"> Oak</w:t>
        </w:r>
      </w:ins>
      <w:ins w:id="2201" w:author="Jose Luis Anton Bueso" w:date="2019-04-24T12:58:00Z">
        <w:r>
          <w:t xml:space="preserve"> will be deployed as </w:t>
        </w:r>
      </w:ins>
      <w:ins w:id="2202" w:author="Jose Luis Anton Bueso" w:date="2019-05-16T11:02:00Z">
        <w:r w:rsidR="002B31C2">
          <w:t xml:space="preserve">a Library in the </w:t>
        </w:r>
        <w:proofErr w:type="spellStart"/>
        <w:r w:rsidR="002B31C2">
          <w:t>DocumentStore</w:t>
        </w:r>
        <w:proofErr w:type="spellEnd"/>
        <w:r w:rsidR="002B31C2">
          <w:t xml:space="preserve"> Service</w:t>
        </w:r>
      </w:ins>
      <w:ins w:id="2203" w:author="Jose Luis Anton Bueso" w:date="2019-05-16T11:03:00Z">
        <w:r w:rsidR="002B31C2">
          <w:t>. Escalation will be done according to the needs as any other Microservice.</w:t>
        </w:r>
      </w:ins>
    </w:p>
    <w:p w14:paraId="23162424" w14:textId="5E8F58D2" w:rsidR="000232DE" w:rsidRDefault="000232DE" w:rsidP="000232DE">
      <w:pPr>
        <w:pStyle w:val="Ttulo4"/>
        <w:rPr>
          <w:ins w:id="2204" w:author="Jose Luis Anton Bueso" w:date="2019-08-06T10:55:00Z"/>
        </w:rPr>
      </w:pPr>
      <w:proofErr w:type="spellStart"/>
      <w:ins w:id="2205" w:author="Jose Luis Anton Bueso" w:date="2019-08-06T10:55:00Z">
        <w:r>
          <w:t>Keycloak</w:t>
        </w:r>
        <w:proofErr w:type="spellEnd"/>
        <w:r>
          <w:t xml:space="preserve"> </w:t>
        </w:r>
        <w:r w:rsidRPr="00C62213">
          <w:t>Deployment Model</w:t>
        </w:r>
        <w:r>
          <w:t xml:space="preserve"> </w:t>
        </w:r>
      </w:ins>
    </w:p>
    <w:p w14:paraId="058970AF" w14:textId="2BB43F58" w:rsidR="00050805" w:rsidRDefault="000232DE">
      <w:pPr>
        <w:jc w:val="both"/>
        <w:rPr>
          <w:ins w:id="2206" w:author="Jose Luis Anton Bueso" w:date="2019-08-06T11:49:00Z"/>
        </w:rPr>
        <w:pPrChange w:id="2207" w:author="Jose Luis Anton Bueso" w:date="2019-04-24T13:02:00Z">
          <w:pPr>
            <w:pStyle w:val="Ttulo4"/>
          </w:pPr>
        </w:pPrChange>
      </w:pPr>
      <w:proofErr w:type="spellStart"/>
      <w:ins w:id="2208" w:author="Jose Luis Anton Bueso" w:date="2019-08-06T10:55:00Z">
        <w:r>
          <w:t>Keycloak</w:t>
        </w:r>
        <w:proofErr w:type="spellEnd"/>
        <w:r>
          <w:t xml:space="preserve"> will be deplo</w:t>
        </w:r>
      </w:ins>
      <w:ins w:id="2209" w:author="Jose Luis Anton Bueso" w:date="2019-08-06T10:56:00Z">
        <w:r>
          <w:t>y</w:t>
        </w:r>
      </w:ins>
      <w:ins w:id="2210" w:author="Jose Luis Anton Bueso" w:date="2019-08-06T10:55:00Z">
        <w:r>
          <w:t>ed</w:t>
        </w:r>
      </w:ins>
      <w:ins w:id="2211" w:author="Jose Luis Anton Bueso" w:date="2019-08-06T10:56:00Z">
        <w:r>
          <w:t xml:space="preserve"> </w:t>
        </w:r>
      </w:ins>
      <w:ins w:id="2212" w:author="Jose Luis Anton Bueso" w:date="2019-08-06T11:38:00Z">
        <w:r w:rsidR="00AE0152">
          <w:t xml:space="preserve">as an independent service inside Rancher </w:t>
        </w:r>
      </w:ins>
      <w:ins w:id="2213" w:author="Jose Luis Anton Bueso" w:date="2019-08-06T10:56:00Z">
        <w:r>
          <w:t xml:space="preserve">in such way that it will be able to connect with </w:t>
        </w:r>
        <w:proofErr w:type="spellStart"/>
        <w:r>
          <w:t>EULogin</w:t>
        </w:r>
        <w:proofErr w:type="spellEnd"/>
        <w:r>
          <w:t xml:space="preserve"> f</w:t>
        </w:r>
        <w:r w:rsidR="00AE0152">
          <w:t>or user authentication purposes</w:t>
        </w:r>
      </w:ins>
      <w:ins w:id="2214" w:author="Jose Luis Anton Bueso" w:date="2019-08-06T11:37:00Z">
        <w:r w:rsidR="00AE0152">
          <w:t xml:space="preserve">. </w:t>
        </w:r>
      </w:ins>
      <w:ins w:id="2215" w:author="Jose Luis Anton Bueso" w:date="2020-06-29T16:34:00Z">
        <w:r w:rsidR="00164F7B">
          <w:t xml:space="preserve">Interaction between </w:t>
        </w:r>
        <w:proofErr w:type="spellStart"/>
        <w:r w:rsidR="00164F7B">
          <w:t>Keycloak</w:t>
        </w:r>
        <w:proofErr w:type="spellEnd"/>
        <w:r w:rsidR="00164F7B">
          <w:t xml:space="preserve"> and </w:t>
        </w:r>
        <w:proofErr w:type="spellStart"/>
        <w:r w:rsidR="00164F7B">
          <w:t>EUlogin</w:t>
        </w:r>
        <w:proofErr w:type="spellEnd"/>
        <w:r w:rsidR="00164F7B">
          <w:t xml:space="preserve"> will be done via </w:t>
        </w:r>
        <w:proofErr w:type="spellStart"/>
        <w:r w:rsidR="00164F7B">
          <w:t>OpenId</w:t>
        </w:r>
        <w:proofErr w:type="spellEnd"/>
        <w:r w:rsidR="00164F7B">
          <w:t xml:space="preserve">. </w:t>
        </w:r>
      </w:ins>
      <w:proofErr w:type="spellStart"/>
      <w:ins w:id="2216" w:author="Jose Luis Anton Bueso" w:date="2019-08-06T11:38:00Z">
        <w:r w:rsidR="00AE0152">
          <w:t>Reportnet’s</w:t>
        </w:r>
        <w:proofErr w:type="spellEnd"/>
        <w:r w:rsidR="00AE0152">
          <w:t xml:space="preserve"> UMS will be able to invoke it via Rest Services in order to implement de User </w:t>
        </w:r>
        <w:proofErr w:type="spellStart"/>
        <w:r w:rsidR="00AE0152">
          <w:t>Managemn</w:t>
        </w:r>
        <w:proofErr w:type="spellEnd"/>
        <w:r w:rsidR="00AE0152">
          <w:t xml:space="preserve"> Logic required by </w:t>
        </w:r>
        <w:proofErr w:type="spellStart"/>
        <w:r w:rsidR="00AE0152">
          <w:t>Reportnet</w:t>
        </w:r>
        <w:proofErr w:type="spellEnd"/>
        <w:r w:rsidR="00AE0152">
          <w:t xml:space="preserve"> 3.0</w:t>
        </w:r>
      </w:ins>
    </w:p>
    <w:p w14:paraId="19874062" w14:textId="77777777" w:rsidR="003B5C86" w:rsidRPr="00AD7F09" w:rsidRDefault="003B5C86">
      <w:pPr>
        <w:jc w:val="both"/>
        <w:rPr>
          <w:ins w:id="2217" w:author="Jose Luis Anton Bueso" w:date="2019-04-24T12:50:00Z"/>
        </w:rPr>
        <w:pPrChange w:id="2218" w:author="Jose Luis Anton Bueso" w:date="2019-04-24T13:02:00Z">
          <w:pPr>
            <w:pStyle w:val="Ttulo4"/>
          </w:pPr>
        </w:pPrChange>
      </w:pPr>
    </w:p>
    <w:p w14:paraId="243D6DFC" w14:textId="37E42E46" w:rsidR="00456887" w:rsidRPr="00F30333" w:rsidRDefault="003478B7">
      <w:pPr>
        <w:jc w:val="center"/>
        <w:rPr>
          <w:ins w:id="2219" w:author="Jose Luis Anton Bueso" w:date="2019-03-27T08:23:00Z"/>
        </w:rPr>
        <w:pPrChange w:id="2220" w:author="Jose Luis Anton Bueso" w:date="2019-04-03T12:13:00Z">
          <w:pPr>
            <w:pStyle w:val="Ttulo4"/>
          </w:pPr>
        </w:pPrChange>
      </w:pPr>
      <w:ins w:id="2221" w:author="Jose Luis Anton Bueso" w:date="2020-06-29T16:19:00Z">
        <w:r>
          <w:lastRenderedPageBreak/>
          <w:pict w14:anchorId="69A60F06">
            <v:shape id="_x0000_i1047" type="#_x0000_t75" style="width:473.95pt;height:262.35pt">
              <v:imagedata r:id="rId62" o:title="KeycloakDeploymentModel"/>
            </v:shape>
          </w:pict>
        </w:r>
      </w:ins>
    </w:p>
    <w:p w14:paraId="32A0E3B8" w14:textId="352395EA" w:rsidR="001338EC" w:rsidRPr="001338EC" w:rsidDel="001338EC" w:rsidRDefault="001338EC">
      <w:pPr>
        <w:jc w:val="both"/>
        <w:rPr>
          <w:del w:id="2222" w:author="Jose Luis Anton Bueso" w:date="2019-03-20T12:41:00Z"/>
          <w:lang w:eastAsia="en-IE"/>
        </w:rPr>
        <w:pPrChange w:id="2223" w:author="Jose Luis Anton Bueso" w:date="2019-03-20T12:37:00Z">
          <w:pPr/>
        </w:pPrChange>
      </w:pPr>
      <w:bookmarkStart w:id="2224" w:name="_Toc11075446"/>
      <w:bookmarkStart w:id="2225" w:name="_Toc11075551"/>
      <w:bookmarkEnd w:id="2224"/>
      <w:bookmarkEnd w:id="2225"/>
    </w:p>
    <w:p w14:paraId="3D8C66C3" w14:textId="3CB91B4A" w:rsidR="005473D9" w:rsidRDefault="005473D9" w:rsidP="005473D9">
      <w:pPr>
        <w:pStyle w:val="Ttulo3"/>
      </w:pPr>
      <w:bookmarkStart w:id="2226" w:name="_Toc3534820"/>
      <w:bookmarkStart w:id="2227" w:name="_Toc11075552"/>
      <w:r w:rsidRPr="00C62213">
        <w:t xml:space="preserve">Development </w:t>
      </w:r>
      <w:r>
        <w:t>E</w:t>
      </w:r>
      <w:r w:rsidRPr="00C62213">
        <w:t xml:space="preserve">nvironment </w:t>
      </w:r>
      <w:r>
        <w:t>S</w:t>
      </w:r>
      <w:r w:rsidRPr="00C62213">
        <w:t>pecifications</w:t>
      </w:r>
      <w:bookmarkEnd w:id="2226"/>
      <w:bookmarkEnd w:id="2227"/>
    </w:p>
    <w:p w14:paraId="2458B53C" w14:textId="59174ED8" w:rsidR="005473D9" w:rsidRPr="005473D9" w:rsidRDefault="005473D9" w:rsidP="005473D9">
      <w:r>
        <w:t>TBC</w:t>
      </w:r>
    </w:p>
    <w:p w14:paraId="4E4F2746" w14:textId="77777777" w:rsidR="005473D9" w:rsidRPr="00D4051D" w:rsidRDefault="005473D9" w:rsidP="005473D9">
      <w:pPr>
        <w:rPr>
          <w:lang w:eastAsia="en-IE"/>
        </w:rPr>
      </w:pPr>
      <w:r>
        <w:rPr>
          <w:lang w:eastAsia="en-IE"/>
        </w:rPr>
        <w:t>Based on the standards that are going to be implemented as well as the already existing infrastructure, the development Environment should be set up as follows:</w:t>
      </w:r>
    </w:p>
    <w:p w14:paraId="4DA27980" w14:textId="77777777" w:rsidR="005473D9" w:rsidRDefault="005473D9" w:rsidP="00D453AE">
      <w:pPr>
        <w:pStyle w:val="Prrafodelista"/>
        <w:numPr>
          <w:ilvl w:val="0"/>
          <w:numId w:val="16"/>
        </w:numPr>
        <w:suppressAutoHyphens w:val="0"/>
        <w:spacing w:before="0" w:after="100" w:afterAutospacing="1" w:line="240" w:lineRule="auto"/>
        <w:ind w:right="108"/>
        <w:jc w:val="both"/>
        <w:rPr>
          <w:lang w:eastAsia="en-IE"/>
        </w:rPr>
      </w:pPr>
      <w:r>
        <w:rPr>
          <w:lang w:eastAsia="en-IE"/>
        </w:rPr>
        <w:t>Code Repository: Git</w:t>
      </w:r>
    </w:p>
    <w:p w14:paraId="6D1C11DE" w14:textId="77777777" w:rsidR="005473D9" w:rsidRDefault="005473D9" w:rsidP="00D453AE">
      <w:pPr>
        <w:pStyle w:val="Prrafodelista"/>
        <w:numPr>
          <w:ilvl w:val="0"/>
          <w:numId w:val="16"/>
        </w:numPr>
        <w:suppressAutoHyphens w:val="0"/>
        <w:spacing w:before="0" w:after="100" w:afterAutospacing="1" w:line="240" w:lineRule="auto"/>
        <w:ind w:right="108"/>
        <w:jc w:val="both"/>
        <w:rPr>
          <w:lang w:eastAsia="en-IE"/>
        </w:rPr>
      </w:pPr>
      <w:r>
        <w:rPr>
          <w:lang w:eastAsia="en-IE"/>
        </w:rPr>
        <w:t>Build: Maven</w:t>
      </w:r>
    </w:p>
    <w:p w14:paraId="68E660D7" w14:textId="77777777" w:rsidR="005473D9" w:rsidRDefault="005473D9" w:rsidP="00D453AE">
      <w:pPr>
        <w:pStyle w:val="Prrafodelista"/>
        <w:numPr>
          <w:ilvl w:val="0"/>
          <w:numId w:val="16"/>
        </w:numPr>
        <w:suppressAutoHyphens w:val="0"/>
        <w:spacing w:before="0" w:after="100" w:afterAutospacing="1" w:line="240" w:lineRule="auto"/>
        <w:ind w:right="108"/>
        <w:jc w:val="both"/>
        <w:rPr>
          <w:lang w:eastAsia="en-IE"/>
        </w:rPr>
      </w:pPr>
      <w:r>
        <w:rPr>
          <w:lang w:eastAsia="en-IE"/>
        </w:rPr>
        <w:t>IDE: Eclipse</w:t>
      </w:r>
      <w:r w:rsidRPr="002B2441">
        <w:t>, IntelliJ</w:t>
      </w:r>
    </w:p>
    <w:p w14:paraId="691E0739" w14:textId="77777777" w:rsidR="005473D9" w:rsidRDefault="005473D9" w:rsidP="00D453AE">
      <w:pPr>
        <w:pStyle w:val="Prrafodelista"/>
        <w:numPr>
          <w:ilvl w:val="0"/>
          <w:numId w:val="16"/>
        </w:numPr>
        <w:suppressAutoHyphens w:val="0"/>
        <w:spacing w:before="0" w:after="100" w:afterAutospacing="1" w:line="240" w:lineRule="auto"/>
        <w:ind w:right="108"/>
        <w:jc w:val="both"/>
        <w:rPr>
          <w:lang w:eastAsia="en-IE"/>
        </w:rPr>
      </w:pPr>
      <w:r>
        <w:rPr>
          <w:lang w:eastAsia="en-IE"/>
        </w:rPr>
        <w:t>CI: Jenkins.</w:t>
      </w:r>
    </w:p>
    <w:p w14:paraId="4007FDDC" w14:textId="0F160513" w:rsidR="005473D9" w:rsidRDefault="005473D9" w:rsidP="00D453AE">
      <w:pPr>
        <w:pStyle w:val="Prrafodelista"/>
        <w:numPr>
          <w:ilvl w:val="0"/>
          <w:numId w:val="16"/>
        </w:numPr>
        <w:suppressAutoHyphens w:val="0"/>
        <w:spacing w:before="0" w:after="100" w:afterAutospacing="1" w:line="240" w:lineRule="auto"/>
        <w:ind w:right="108"/>
        <w:jc w:val="both"/>
        <w:rPr>
          <w:lang w:eastAsia="en-IE"/>
        </w:rPr>
      </w:pPr>
      <w:r>
        <w:rPr>
          <w:lang w:eastAsia="en-IE"/>
        </w:rPr>
        <w:t xml:space="preserve">Test: JUnit, </w:t>
      </w:r>
      <w:proofErr w:type="spellStart"/>
      <w:r>
        <w:rPr>
          <w:lang w:eastAsia="en-IE"/>
        </w:rPr>
        <w:t>Mockito</w:t>
      </w:r>
      <w:proofErr w:type="spellEnd"/>
      <w:r>
        <w:rPr>
          <w:lang w:eastAsia="en-IE"/>
        </w:rPr>
        <w:t>, ARC/Postman</w:t>
      </w:r>
      <w:ins w:id="2228" w:author="Jose Luis Anton Bueso" w:date="2020-06-29T16:35:00Z">
        <w:r w:rsidR="006D3BE6">
          <w:rPr>
            <w:lang w:eastAsia="en-IE"/>
          </w:rPr>
          <w:t>, Gatling, Cypress</w:t>
        </w:r>
      </w:ins>
    </w:p>
    <w:p w14:paraId="0DA2A6D5" w14:textId="77777777" w:rsidR="005473D9" w:rsidRDefault="005473D9" w:rsidP="00D453AE">
      <w:pPr>
        <w:pStyle w:val="Prrafodelista"/>
        <w:numPr>
          <w:ilvl w:val="0"/>
          <w:numId w:val="16"/>
        </w:numPr>
        <w:suppressAutoHyphens w:val="0"/>
        <w:spacing w:before="0" w:after="100" w:afterAutospacing="1" w:line="240" w:lineRule="auto"/>
        <w:ind w:right="108"/>
        <w:jc w:val="both"/>
        <w:rPr>
          <w:lang w:eastAsia="en-IE"/>
        </w:rPr>
      </w:pPr>
      <w:r>
        <w:rPr>
          <w:lang w:eastAsia="en-IE"/>
        </w:rPr>
        <w:t xml:space="preserve">Issues &amp; Tasks: </w:t>
      </w:r>
      <w:proofErr w:type="spellStart"/>
      <w:r>
        <w:rPr>
          <w:lang w:eastAsia="en-IE"/>
        </w:rPr>
        <w:t>Taskman</w:t>
      </w:r>
      <w:proofErr w:type="spellEnd"/>
      <w:r>
        <w:rPr>
          <w:lang w:eastAsia="en-IE"/>
        </w:rPr>
        <w:t>.</w:t>
      </w:r>
    </w:p>
    <w:p w14:paraId="33E6FEEA" w14:textId="77777777" w:rsidR="005473D9" w:rsidRDefault="005473D9" w:rsidP="00D453AE">
      <w:pPr>
        <w:pStyle w:val="Prrafodelista"/>
        <w:numPr>
          <w:ilvl w:val="0"/>
          <w:numId w:val="16"/>
        </w:numPr>
        <w:suppressAutoHyphens w:val="0"/>
        <w:spacing w:before="0" w:after="100" w:afterAutospacing="1" w:line="240" w:lineRule="auto"/>
        <w:ind w:right="108"/>
        <w:jc w:val="both"/>
        <w:rPr>
          <w:lang w:eastAsia="en-IE"/>
        </w:rPr>
      </w:pPr>
      <w:r>
        <w:rPr>
          <w:lang w:eastAsia="en-IE"/>
        </w:rPr>
        <w:t xml:space="preserve">Code Quality: Sonar, </w:t>
      </w:r>
      <w:proofErr w:type="spellStart"/>
      <w:r>
        <w:rPr>
          <w:lang w:eastAsia="en-IE"/>
        </w:rPr>
        <w:t>Checkstyle</w:t>
      </w:r>
      <w:proofErr w:type="spellEnd"/>
      <w:r>
        <w:rPr>
          <w:lang w:eastAsia="en-IE"/>
        </w:rPr>
        <w:t xml:space="preserve">, </w:t>
      </w:r>
      <w:proofErr w:type="spellStart"/>
      <w:r>
        <w:rPr>
          <w:lang w:eastAsia="en-IE"/>
        </w:rPr>
        <w:t>FindBugs</w:t>
      </w:r>
      <w:proofErr w:type="spellEnd"/>
      <w:r>
        <w:rPr>
          <w:lang w:eastAsia="en-IE"/>
        </w:rPr>
        <w:t>, PMD.</w:t>
      </w:r>
    </w:p>
    <w:p w14:paraId="3FCE2010" w14:textId="77777777" w:rsidR="005473D9" w:rsidRDefault="005473D9" w:rsidP="00D453AE">
      <w:pPr>
        <w:pStyle w:val="Prrafodelista"/>
        <w:numPr>
          <w:ilvl w:val="0"/>
          <w:numId w:val="16"/>
        </w:numPr>
        <w:suppressAutoHyphens w:val="0"/>
        <w:spacing w:before="0" w:after="100" w:afterAutospacing="1" w:line="240" w:lineRule="auto"/>
        <w:ind w:right="108"/>
        <w:jc w:val="both"/>
        <w:rPr>
          <w:lang w:eastAsia="en-IE"/>
        </w:rPr>
      </w:pPr>
      <w:r>
        <w:rPr>
          <w:lang w:eastAsia="en-IE"/>
        </w:rPr>
        <w:t xml:space="preserve">Performance: </w:t>
      </w:r>
      <w:proofErr w:type="spellStart"/>
      <w:r>
        <w:rPr>
          <w:lang w:eastAsia="en-IE"/>
        </w:rPr>
        <w:t>JMeter</w:t>
      </w:r>
      <w:proofErr w:type="spellEnd"/>
    </w:p>
    <w:p w14:paraId="3AE6D00C" w14:textId="0D171D8F" w:rsidR="005473D9" w:rsidRDefault="005473D9" w:rsidP="005473D9">
      <w:pPr>
        <w:pStyle w:val="Ttulo3"/>
        <w:jc w:val="both"/>
      </w:pPr>
      <w:bookmarkStart w:id="2229" w:name="_Toc3534821"/>
      <w:bookmarkStart w:id="2230" w:name="_Toc11075553"/>
      <w:r w:rsidRPr="00C62213">
        <w:t>Deployment Options</w:t>
      </w:r>
      <w:bookmarkEnd w:id="2229"/>
      <w:bookmarkEnd w:id="2230"/>
    </w:p>
    <w:p w14:paraId="4AD5A195" w14:textId="442D9C62" w:rsidR="005473D9" w:rsidRPr="005473D9" w:rsidRDefault="005473D9" w:rsidP="005473D9">
      <w:r>
        <w:t>TBC</w:t>
      </w:r>
    </w:p>
    <w:p w14:paraId="43C83C7E" w14:textId="77777777" w:rsidR="005473D9" w:rsidRPr="00C62213" w:rsidRDefault="005473D9" w:rsidP="005473D9">
      <w:pPr>
        <w:pStyle w:val="Ttulo2"/>
        <w:jc w:val="both"/>
      </w:pPr>
      <w:bookmarkStart w:id="2231" w:name="Sizes"/>
      <w:bookmarkStart w:id="2232" w:name="_Toc323310627"/>
      <w:bookmarkStart w:id="2233" w:name="_Toc323562781"/>
      <w:bookmarkStart w:id="2234" w:name="_Toc323310628"/>
      <w:bookmarkStart w:id="2235" w:name="_Toc323562782"/>
      <w:bookmarkStart w:id="2236" w:name="_Toc323310629"/>
      <w:bookmarkStart w:id="2237" w:name="_Toc323562783"/>
      <w:bookmarkStart w:id="2238" w:name="_Toc323310630"/>
      <w:bookmarkStart w:id="2239" w:name="_Toc323562784"/>
      <w:bookmarkStart w:id="2240" w:name="_Toc323310631"/>
      <w:bookmarkStart w:id="2241" w:name="_Toc323562785"/>
      <w:bookmarkStart w:id="2242" w:name="_Toc326233910"/>
      <w:bookmarkStart w:id="2243" w:name="_Toc3534822"/>
      <w:bookmarkStart w:id="2244" w:name="_Toc11075554"/>
      <w:bookmarkEnd w:id="2231"/>
      <w:bookmarkEnd w:id="2232"/>
      <w:bookmarkEnd w:id="2233"/>
      <w:bookmarkEnd w:id="2234"/>
      <w:bookmarkEnd w:id="2235"/>
      <w:bookmarkEnd w:id="2236"/>
      <w:bookmarkEnd w:id="2237"/>
      <w:bookmarkEnd w:id="2238"/>
      <w:bookmarkEnd w:id="2239"/>
      <w:bookmarkEnd w:id="2240"/>
      <w:bookmarkEnd w:id="2241"/>
      <w:r w:rsidRPr="00C62213">
        <w:t>P</w:t>
      </w:r>
      <w:bookmarkEnd w:id="2242"/>
      <w:r>
        <w:t>rocess view</w:t>
      </w:r>
      <w:bookmarkEnd w:id="2243"/>
      <w:bookmarkEnd w:id="2244"/>
    </w:p>
    <w:p w14:paraId="73C58955" w14:textId="77777777" w:rsidR="005473D9" w:rsidRPr="00C62213" w:rsidRDefault="005473D9" w:rsidP="005473D9">
      <w:pPr>
        <w:pStyle w:val="Cita"/>
        <w:jc w:val="both"/>
      </w:pPr>
      <w:r>
        <w:t xml:space="preserve">The process view shows </w:t>
      </w:r>
      <w:r w:rsidRPr="00C62213">
        <w:t xml:space="preserve">what the system does at a high level. This can be used to highlight aspects such as </w:t>
      </w:r>
      <w:r w:rsidRPr="003C05D4">
        <w:t>parallelism,</w:t>
      </w:r>
      <w:r w:rsidRPr="00CF5FCD">
        <w:t xml:space="preserve"> concurrency</w:t>
      </w:r>
      <w:r w:rsidRPr="00C62213">
        <w:t>, where processes fork or join, etc</w:t>
      </w:r>
      <w:r>
        <w:t>.</w:t>
      </w:r>
      <w:r w:rsidRPr="00C62213">
        <w:t xml:space="preserve"> if the system is implementing or automating a business process.</w:t>
      </w:r>
    </w:p>
    <w:p w14:paraId="7C3280BB" w14:textId="1D0E61AA" w:rsidR="005473D9" w:rsidRDefault="005473D9" w:rsidP="005473D9">
      <w:pPr>
        <w:pStyle w:val="Cita"/>
        <w:jc w:val="both"/>
      </w:pPr>
      <w:r w:rsidRPr="003C05D4">
        <w:t>Within this section</w:t>
      </w:r>
      <w:r w:rsidRPr="00026650">
        <w:rPr>
          <w:color w:val="FF0000"/>
        </w:rPr>
        <w:t xml:space="preserve"> </w:t>
      </w:r>
      <w:r>
        <w:t>a</w:t>
      </w:r>
      <w:r w:rsidRPr="00C62213">
        <w:t xml:space="preserve"> UML activity diagram </w:t>
      </w:r>
      <w:r>
        <w:t>should be provided</w:t>
      </w:r>
      <w:r w:rsidRPr="00C62213">
        <w:t xml:space="preserve">. It </w:t>
      </w:r>
      <w:r w:rsidRPr="003C05D4">
        <w:t>should</w:t>
      </w:r>
      <w:r w:rsidRPr="00026650">
        <w:rPr>
          <w:color w:val="FF0000"/>
        </w:rPr>
        <w:t xml:space="preserve"> </w:t>
      </w:r>
      <w:r w:rsidRPr="00C62213">
        <w:t>show</w:t>
      </w:r>
      <w:r w:rsidRPr="00026650">
        <w:rPr>
          <w:strike/>
          <w:color w:val="FF0000"/>
        </w:rPr>
        <w:t xml:space="preserve"> </w:t>
      </w:r>
      <w:r w:rsidRPr="00C62213">
        <w:t xml:space="preserve">the </w:t>
      </w:r>
      <w:r>
        <w:t>main</w:t>
      </w:r>
      <w:r w:rsidRPr="00C62213">
        <w:t xml:space="preserve"> steps in the process(es), some of which are performed concurrently. </w:t>
      </w:r>
      <w:r w:rsidRPr="003C05D4">
        <w:t>For</w:t>
      </w:r>
      <w:r>
        <w:t xml:space="preserve"> </w:t>
      </w:r>
      <w:hyperlink r:id="rId63" w:history="1">
        <w:r w:rsidRPr="000770E8">
          <w:rPr>
            <w:rStyle w:val="Hipervnculo"/>
          </w:rPr>
          <w:t>Example</w:t>
        </w:r>
      </w:hyperlink>
    </w:p>
    <w:p w14:paraId="388173B4" w14:textId="77777777" w:rsidR="005473D9" w:rsidRDefault="005473D9" w:rsidP="005473D9">
      <w:pPr>
        <w:pStyle w:val="Cita"/>
        <w:jc w:val="both"/>
      </w:pPr>
      <w:r>
        <w:rPr>
          <w:lang w:val="es-ES" w:eastAsia="es-ES"/>
        </w:rPr>
        <w:lastRenderedPageBreak/>
        <w:drawing>
          <wp:inline distT="0" distB="0" distL="0" distR="0" wp14:anchorId="59409E46" wp14:editId="1F04D420">
            <wp:extent cx="2989991" cy="1153460"/>
            <wp:effectExtent l="0" t="0" r="127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4"/>
                    <a:srcRect l="28860" t="32830" r="30032" b="38978"/>
                    <a:stretch/>
                  </pic:blipFill>
                  <pic:spPr bwMode="auto">
                    <a:xfrm>
                      <a:off x="0" y="0"/>
                      <a:ext cx="3001136" cy="1157759"/>
                    </a:xfrm>
                    <a:prstGeom prst="rect">
                      <a:avLst/>
                    </a:prstGeom>
                    <a:ln>
                      <a:noFill/>
                    </a:ln>
                    <a:extLst>
                      <a:ext uri="{53640926-AAD7-44D8-BBD7-CCE9431645EC}">
                        <a14:shadowObscured xmlns:a14="http://schemas.microsoft.com/office/drawing/2010/main"/>
                      </a:ext>
                    </a:extLst>
                  </pic:spPr>
                </pic:pic>
              </a:graphicData>
            </a:graphic>
          </wp:inline>
        </w:drawing>
      </w:r>
    </w:p>
    <w:p w14:paraId="569316A5" w14:textId="59CA6CD2" w:rsidR="005473D9" w:rsidRDefault="005473D9" w:rsidP="005473D9">
      <w:pPr>
        <w:pStyle w:val="Ttulo2"/>
        <w:jc w:val="both"/>
      </w:pPr>
      <w:bookmarkStart w:id="2245" w:name="_Toc326233911"/>
      <w:bookmarkStart w:id="2246" w:name="_Toc3534823"/>
      <w:bookmarkStart w:id="2247" w:name="_Toc11075555"/>
      <w:r>
        <w:t>R</w:t>
      </w:r>
      <w:bookmarkEnd w:id="2245"/>
      <w:r>
        <w:t>isks</w:t>
      </w:r>
      <w:bookmarkEnd w:id="2246"/>
      <w:bookmarkEnd w:id="2247"/>
    </w:p>
    <w:p w14:paraId="45BD9DDD" w14:textId="476ED8F9" w:rsidR="005473D9" w:rsidRPr="005473D9" w:rsidRDefault="005473D9" w:rsidP="005473D9">
      <w:r>
        <w:t>TBC – Maybe better to add a link to TASKMAN</w:t>
      </w:r>
    </w:p>
    <w:p w14:paraId="0529E52B" w14:textId="53C01BCF" w:rsidR="005473D9" w:rsidRPr="004A16F5" w:rsidRDefault="005473D9" w:rsidP="005473D9">
      <w:pPr>
        <w:pStyle w:val="Cita"/>
        <w:jc w:val="both"/>
      </w:pPr>
      <w:r w:rsidRPr="00C62213">
        <w:t xml:space="preserve">In this </w:t>
      </w:r>
      <w:r w:rsidRPr="003C05D4">
        <w:t>section</w:t>
      </w:r>
      <w:r w:rsidRPr="00C62213">
        <w:t xml:space="preserve"> we </w:t>
      </w:r>
      <w:r>
        <w:t>should</w:t>
      </w:r>
      <w:r w:rsidRPr="00C62213">
        <w:t xml:space="preserve"> specify the potential risks related to various factors (hardware, software, external factors) and what we can do</w:t>
      </w:r>
      <w:r>
        <w:t xml:space="preserve"> </w:t>
      </w:r>
      <w:r w:rsidRPr="003C05D4">
        <w:t>to</w:t>
      </w:r>
      <w:r w:rsidRPr="00C62213">
        <w:t xml:space="preserve"> minimi</w:t>
      </w:r>
      <w:r w:rsidRPr="003C05D4">
        <w:t>s</w:t>
      </w:r>
      <w:r w:rsidRPr="00C62213">
        <w:t>ing these risks. Risks and</w:t>
      </w:r>
      <w:r>
        <w:t xml:space="preserve"> </w:t>
      </w:r>
      <w:r w:rsidRPr="003C05D4">
        <w:t>Mitigation</w:t>
      </w:r>
      <w:r w:rsidRPr="00C62213">
        <w:t xml:space="preserve"> Plans </w:t>
      </w:r>
      <w:r>
        <w:t>should</w:t>
      </w:r>
      <w:r w:rsidRPr="00C62213">
        <w:t xml:space="preserve"> be listed and described.</w:t>
      </w:r>
    </w:p>
    <w:tbl>
      <w:tblPr>
        <w:tblStyle w:val="Tablaconcuadrcula"/>
        <w:tblW w:w="0" w:type="auto"/>
        <w:tblLayout w:type="fixed"/>
        <w:tblLook w:val="04A0" w:firstRow="1" w:lastRow="0" w:firstColumn="1" w:lastColumn="0" w:noHBand="0" w:noVBand="1"/>
      </w:tblPr>
      <w:tblGrid>
        <w:gridCol w:w="945"/>
        <w:gridCol w:w="3274"/>
        <w:gridCol w:w="1418"/>
        <w:gridCol w:w="4217"/>
      </w:tblGrid>
      <w:tr w:rsidR="005473D9" w:rsidRPr="00341940" w14:paraId="0DA77441" w14:textId="77777777" w:rsidTr="005473D9">
        <w:tc>
          <w:tcPr>
            <w:tcW w:w="945" w:type="dxa"/>
            <w:shd w:val="clear" w:color="auto" w:fill="F2F2F2" w:themeFill="background1" w:themeFillShade="F2"/>
            <w:vAlign w:val="center"/>
          </w:tcPr>
          <w:p w14:paraId="3349689B" w14:textId="77777777" w:rsidR="005473D9" w:rsidRPr="00341940" w:rsidRDefault="005473D9" w:rsidP="005473D9">
            <w:pPr>
              <w:jc w:val="both"/>
              <w:rPr>
                <w:b/>
              </w:rPr>
            </w:pPr>
            <w:r w:rsidRPr="00341940">
              <w:rPr>
                <w:b/>
              </w:rPr>
              <w:t>ID</w:t>
            </w:r>
          </w:p>
        </w:tc>
        <w:tc>
          <w:tcPr>
            <w:tcW w:w="3274" w:type="dxa"/>
            <w:shd w:val="clear" w:color="auto" w:fill="F2F2F2" w:themeFill="background1" w:themeFillShade="F2"/>
            <w:vAlign w:val="center"/>
          </w:tcPr>
          <w:p w14:paraId="223ECED0" w14:textId="77777777" w:rsidR="005473D9" w:rsidRPr="00341940" w:rsidRDefault="005473D9" w:rsidP="005473D9">
            <w:pPr>
              <w:jc w:val="both"/>
              <w:rPr>
                <w:b/>
              </w:rPr>
            </w:pPr>
            <w:r w:rsidRPr="00341940">
              <w:rPr>
                <w:b/>
              </w:rPr>
              <w:t>Description</w:t>
            </w:r>
          </w:p>
        </w:tc>
        <w:tc>
          <w:tcPr>
            <w:tcW w:w="1418" w:type="dxa"/>
            <w:shd w:val="clear" w:color="auto" w:fill="F2F2F2" w:themeFill="background1" w:themeFillShade="F2"/>
            <w:vAlign w:val="center"/>
          </w:tcPr>
          <w:p w14:paraId="5E90C67F" w14:textId="77777777" w:rsidR="005473D9" w:rsidRPr="00341940" w:rsidRDefault="005473D9" w:rsidP="005473D9">
            <w:pPr>
              <w:jc w:val="both"/>
              <w:rPr>
                <w:b/>
              </w:rPr>
            </w:pPr>
            <w:r>
              <w:rPr>
                <w:b/>
              </w:rPr>
              <w:t>Severity</w:t>
            </w:r>
          </w:p>
        </w:tc>
        <w:tc>
          <w:tcPr>
            <w:tcW w:w="4217" w:type="dxa"/>
            <w:shd w:val="clear" w:color="auto" w:fill="F2F2F2" w:themeFill="background1" w:themeFillShade="F2"/>
            <w:vAlign w:val="center"/>
          </w:tcPr>
          <w:p w14:paraId="731BD42B" w14:textId="77777777" w:rsidR="005473D9" w:rsidRPr="00341940" w:rsidRDefault="005473D9" w:rsidP="005473D9">
            <w:pPr>
              <w:jc w:val="both"/>
              <w:rPr>
                <w:b/>
              </w:rPr>
            </w:pPr>
            <w:r w:rsidRPr="00341940">
              <w:rPr>
                <w:b/>
              </w:rPr>
              <w:t>Mitigation Plan</w:t>
            </w:r>
          </w:p>
        </w:tc>
      </w:tr>
      <w:tr w:rsidR="005473D9" w14:paraId="1DC002D5" w14:textId="77777777" w:rsidTr="005473D9">
        <w:tc>
          <w:tcPr>
            <w:tcW w:w="945" w:type="dxa"/>
            <w:vAlign w:val="center"/>
          </w:tcPr>
          <w:p w14:paraId="6C239430" w14:textId="77777777" w:rsidR="005473D9" w:rsidRDefault="005473D9" w:rsidP="005473D9">
            <w:pPr>
              <w:jc w:val="both"/>
            </w:pPr>
            <w:r>
              <w:t>RISK01</w:t>
            </w:r>
          </w:p>
        </w:tc>
        <w:tc>
          <w:tcPr>
            <w:tcW w:w="3274" w:type="dxa"/>
            <w:vAlign w:val="center"/>
          </w:tcPr>
          <w:p w14:paraId="2BF8E695" w14:textId="77777777" w:rsidR="005473D9" w:rsidRDefault="005473D9" w:rsidP="005473D9">
            <w:pPr>
              <w:jc w:val="both"/>
            </w:pPr>
          </w:p>
        </w:tc>
        <w:sdt>
          <w:sdtPr>
            <w:alias w:val="Risk Severity"/>
            <w:tag w:val="Risk Severity"/>
            <w:id w:val="-1338227814"/>
            <w:placeholder>
              <w:docPart w:val="9FBFA07EFC8944C8B71AAF01D25610D2"/>
            </w:placeholder>
            <w:showingPlcHdr/>
            <w:comboBox>
              <w:listItem w:value="Choose an item."/>
              <w:listItem w:displayText="H (High)" w:value="H"/>
              <w:listItem w:displayText="M (Medium)" w:value="M"/>
              <w:listItem w:displayText="L (Low)" w:value="L"/>
            </w:comboBox>
          </w:sdtPr>
          <w:sdtContent>
            <w:tc>
              <w:tcPr>
                <w:tcW w:w="1418" w:type="dxa"/>
                <w:vAlign w:val="center"/>
              </w:tcPr>
              <w:p w14:paraId="06B2A066" w14:textId="77777777" w:rsidR="005473D9" w:rsidRDefault="005473D9" w:rsidP="005473D9">
                <w:pPr>
                  <w:jc w:val="both"/>
                </w:pPr>
                <w:r w:rsidRPr="008651A3">
                  <w:rPr>
                    <w:rStyle w:val="Textodelmarcadordeposicin"/>
                  </w:rPr>
                  <w:t>Choose an item.</w:t>
                </w:r>
              </w:p>
            </w:tc>
          </w:sdtContent>
        </w:sdt>
        <w:tc>
          <w:tcPr>
            <w:tcW w:w="4217" w:type="dxa"/>
            <w:vAlign w:val="center"/>
          </w:tcPr>
          <w:p w14:paraId="0DC01A5C" w14:textId="77777777" w:rsidR="005473D9" w:rsidRDefault="005473D9" w:rsidP="005473D9">
            <w:pPr>
              <w:jc w:val="both"/>
            </w:pPr>
          </w:p>
        </w:tc>
      </w:tr>
      <w:tr w:rsidR="005473D9" w14:paraId="5C128D1F" w14:textId="77777777" w:rsidTr="005473D9">
        <w:tc>
          <w:tcPr>
            <w:tcW w:w="945" w:type="dxa"/>
            <w:vAlign w:val="center"/>
          </w:tcPr>
          <w:p w14:paraId="6A395CD3" w14:textId="77777777" w:rsidR="005473D9" w:rsidRDefault="005473D9" w:rsidP="005473D9">
            <w:pPr>
              <w:jc w:val="both"/>
            </w:pPr>
            <w:r>
              <w:t>RISK02</w:t>
            </w:r>
          </w:p>
        </w:tc>
        <w:tc>
          <w:tcPr>
            <w:tcW w:w="3274" w:type="dxa"/>
            <w:vAlign w:val="center"/>
          </w:tcPr>
          <w:p w14:paraId="35AAF461" w14:textId="77777777" w:rsidR="005473D9" w:rsidRDefault="005473D9" w:rsidP="005473D9">
            <w:pPr>
              <w:jc w:val="both"/>
            </w:pPr>
          </w:p>
        </w:tc>
        <w:tc>
          <w:tcPr>
            <w:tcW w:w="1418" w:type="dxa"/>
            <w:vAlign w:val="center"/>
          </w:tcPr>
          <w:p w14:paraId="7A6DEC06" w14:textId="77777777" w:rsidR="005473D9" w:rsidRDefault="00922095" w:rsidP="005473D9">
            <w:pPr>
              <w:jc w:val="both"/>
            </w:pPr>
            <w:sdt>
              <w:sdtPr>
                <w:alias w:val="Risk Severity"/>
                <w:tag w:val="Risk Severity"/>
                <w:id w:val="582811766"/>
                <w:placeholder>
                  <w:docPart w:val="009415130BDE4513A3B42E82CAA3F16F"/>
                </w:placeholder>
                <w:showingPlcHdr/>
                <w:comboBox>
                  <w:listItem w:value="Choose an item."/>
                  <w:listItem w:displayText="H (High)" w:value="H"/>
                  <w:listItem w:displayText="M (Medium)" w:value="M"/>
                  <w:listItem w:displayText="L (Low)" w:value="L"/>
                </w:comboBox>
              </w:sdtPr>
              <w:sdtContent>
                <w:r w:rsidR="005473D9" w:rsidRPr="008651A3">
                  <w:rPr>
                    <w:rStyle w:val="Textodelmarcadordeposicin"/>
                  </w:rPr>
                  <w:t>Choose an item.</w:t>
                </w:r>
              </w:sdtContent>
            </w:sdt>
          </w:p>
        </w:tc>
        <w:tc>
          <w:tcPr>
            <w:tcW w:w="4217" w:type="dxa"/>
            <w:vAlign w:val="center"/>
          </w:tcPr>
          <w:p w14:paraId="6604AA9F" w14:textId="77777777" w:rsidR="005473D9" w:rsidRDefault="005473D9" w:rsidP="005473D9">
            <w:pPr>
              <w:jc w:val="both"/>
            </w:pPr>
          </w:p>
        </w:tc>
      </w:tr>
      <w:tr w:rsidR="005473D9" w14:paraId="067157B7" w14:textId="77777777" w:rsidTr="005473D9">
        <w:tc>
          <w:tcPr>
            <w:tcW w:w="945" w:type="dxa"/>
            <w:vAlign w:val="center"/>
          </w:tcPr>
          <w:p w14:paraId="4EBCC5AA" w14:textId="77777777" w:rsidR="005473D9" w:rsidRDefault="005473D9" w:rsidP="005473D9">
            <w:pPr>
              <w:jc w:val="both"/>
            </w:pPr>
            <w:r>
              <w:t>RISK03</w:t>
            </w:r>
          </w:p>
        </w:tc>
        <w:tc>
          <w:tcPr>
            <w:tcW w:w="3274" w:type="dxa"/>
            <w:vAlign w:val="center"/>
          </w:tcPr>
          <w:p w14:paraId="3AF7D7B6" w14:textId="77777777" w:rsidR="005473D9" w:rsidRDefault="005473D9" w:rsidP="005473D9">
            <w:pPr>
              <w:jc w:val="both"/>
            </w:pPr>
          </w:p>
        </w:tc>
        <w:tc>
          <w:tcPr>
            <w:tcW w:w="1418" w:type="dxa"/>
            <w:vAlign w:val="center"/>
          </w:tcPr>
          <w:p w14:paraId="511B297F" w14:textId="77777777" w:rsidR="005473D9" w:rsidRDefault="00922095" w:rsidP="005473D9">
            <w:pPr>
              <w:jc w:val="both"/>
            </w:pPr>
            <w:sdt>
              <w:sdtPr>
                <w:alias w:val="Risk Severity"/>
                <w:tag w:val="Risk Severity"/>
                <w:id w:val="-2052366425"/>
                <w:placeholder>
                  <w:docPart w:val="72E7B048949742C1A4CD554829DE5010"/>
                </w:placeholder>
                <w:showingPlcHdr/>
                <w:comboBox>
                  <w:listItem w:value="Choose an item."/>
                  <w:listItem w:displayText="H (High)" w:value="H"/>
                  <w:listItem w:displayText="M (Medium)" w:value="M"/>
                  <w:listItem w:displayText="L (Low)" w:value="L"/>
                </w:comboBox>
              </w:sdtPr>
              <w:sdtContent>
                <w:r w:rsidR="005473D9" w:rsidRPr="008651A3">
                  <w:rPr>
                    <w:rStyle w:val="Textodelmarcadordeposicin"/>
                  </w:rPr>
                  <w:t>Choose an item.</w:t>
                </w:r>
              </w:sdtContent>
            </w:sdt>
          </w:p>
        </w:tc>
        <w:tc>
          <w:tcPr>
            <w:tcW w:w="4217" w:type="dxa"/>
            <w:vAlign w:val="center"/>
          </w:tcPr>
          <w:p w14:paraId="1A13D8D0" w14:textId="77777777" w:rsidR="005473D9" w:rsidRDefault="005473D9" w:rsidP="005473D9">
            <w:pPr>
              <w:jc w:val="both"/>
            </w:pPr>
          </w:p>
        </w:tc>
      </w:tr>
      <w:tr w:rsidR="005473D9" w14:paraId="4E993B6B" w14:textId="77777777" w:rsidTr="005473D9">
        <w:trPr>
          <w:trHeight w:val="71"/>
        </w:trPr>
        <w:tc>
          <w:tcPr>
            <w:tcW w:w="945" w:type="dxa"/>
            <w:vAlign w:val="center"/>
          </w:tcPr>
          <w:p w14:paraId="453ECB24" w14:textId="77777777" w:rsidR="005473D9" w:rsidRDefault="005473D9" w:rsidP="005473D9">
            <w:pPr>
              <w:jc w:val="both"/>
            </w:pPr>
            <w:r>
              <w:t>RISK04</w:t>
            </w:r>
          </w:p>
        </w:tc>
        <w:tc>
          <w:tcPr>
            <w:tcW w:w="3274" w:type="dxa"/>
            <w:vAlign w:val="center"/>
          </w:tcPr>
          <w:p w14:paraId="1503FEBF" w14:textId="77777777" w:rsidR="005473D9" w:rsidRDefault="005473D9" w:rsidP="005473D9">
            <w:pPr>
              <w:jc w:val="both"/>
            </w:pPr>
          </w:p>
        </w:tc>
        <w:sdt>
          <w:sdtPr>
            <w:alias w:val="Risk Severity"/>
            <w:tag w:val="Risk Severity"/>
            <w:id w:val="1573160638"/>
            <w:placeholder>
              <w:docPart w:val="0B5D6A03CF7242D0AADACA96AB8749AB"/>
            </w:placeholder>
            <w:showingPlcHdr/>
            <w:comboBox>
              <w:listItem w:value="Choose an item."/>
              <w:listItem w:displayText="H (High)" w:value="H"/>
              <w:listItem w:displayText="M (Medium)" w:value="M"/>
              <w:listItem w:displayText="L (Low)" w:value="L"/>
            </w:comboBox>
          </w:sdtPr>
          <w:sdtContent>
            <w:tc>
              <w:tcPr>
                <w:tcW w:w="1418" w:type="dxa"/>
                <w:vAlign w:val="center"/>
              </w:tcPr>
              <w:p w14:paraId="5550909F" w14:textId="77777777" w:rsidR="005473D9" w:rsidRDefault="005473D9" w:rsidP="005473D9">
                <w:pPr>
                  <w:jc w:val="both"/>
                </w:pPr>
                <w:r w:rsidRPr="008651A3">
                  <w:rPr>
                    <w:rStyle w:val="Textodelmarcadordeposicin"/>
                  </w:rPr>
                  <w:t>Choose an item.</w:t>
                </w:r>
              </w:p>
            </w:tc>
          </w:sdtContent>
        </w:sdt>
        <w:tc>
          <w:tcPr>
            <w:tcW w:w="4217" w:type="dxa"/>
            <w:vAlign w:val="center"/>
          </w:tcPr>
          <w:p w14:paraId="0EC8F630" w14:textId="77777777" w:rsidR="005473D9" w:rsidRDefault="005473D9" w:rsidP="005473D9">
            <w:pPr>
              <w:jc w:val="both"/>
            </w:pPr>
          </w:p>
        </w:tc>
      </w:tr>
    </w:tbl>
    <w:p w14:paraId="46D52512" w14:textId="66AD5DEB" w:rsidR="005473D9" w:rsidRDefault="005473D9" w:rsidP="005473D9">
      <w:pPr>
        <w:rPr>
          <w:lang w:val="en-IE" w:eastAsia="en-IE"/>
        </w:rPr>
      </w:pPr>
    </w:p>
    <w:p w14:paraId="23F8F736" w14:textId="77777777" w:rsidR="005473D9" w:rsidRDefault="005473D9">
      <w:pPr>
        <w:widowControl/>
        <w:spacing w:after="0" w:line="240" w:lineRule="auto"/>
        <w:rPr>
          <w:lang w:val="en-IE" w:eastAsia="en-IE"/>
        </w:rPr>
      </w:pPr>
      <w:r>
        <w:rPr>
          <w:lang w:val="en-IE" w:eastAsia="en-IE"/>
        </w:rPr>
        <w:br w:type="page"/>
      </w:r>
    </w:p>
    <w:p w14:paraId="6F0212D7" w14:textId="77777777" w:rsidR="005473D9" w:rsidRPr="005473D9" w:rsidRDefault="005473D9" w:rsidP="005473D9">
      <w:pPr>
        <w:pStyle w:val="Ttulo1"/>
      </w:pPr>
      <w:bookmarkStart w:id="2248" w:name="_Toc3534824"/>
      <w:bookmarkStart w:id="2249" w:name="_Toc11075556"/>
      <w:r w:rsidRPr="005473D9">
        <w:lastRenderedPageBreak/>
        <w:t>System Architecture Design (SAD)</w:t>
      </w:r>
      <w:bookmarkEnd w:id="2248"/>
      <w:bookmarkEnd w:id="2249"/>
    </w:p>
    <w:p w14:paraId="3D99A60F" w14:textId="77777777" w:rsidR="005473D9" w:rsidRPr="00C62213" w:rsidRDefault="005473D9" w:rsidP="005473D9">
      <w:pPr>
        <w:pStyle w:val="Cita"/>
        <w:jc w:val="both"/>
        <w:rPr>
          <w:b/>
          <w:bCs/>
        </w:rPr>
      </w:pPr>
      <w:r w:rsidRPr="00C62213">
        <w:t>This part describes the physical architecture of the system, using a number of different architectural views to depict different aspects of the system.</w:t>
      </w:r>
    </w:p>
    <w:p w14:paraId="4A847347" w14:textId="77777777" w:rsidR="005473D9" w:rsidRPr="005473D9" w:rsidRDefault="005473D9" w:rsidP="005473D9">
      <w:pPr>
        <w:pStyle w:val="Ttulo2"/>
        <w:jc w:val="both"/>
      </w:pPr>
      <w:bookmarkStart w:id="2250" w:name="_Toc326255707"/>
      <w:bookmarkStart w:id="2251" w:name="_Toc326256009"/>
      <w:bookmarkStart w:id="2252" w:name="_Toc3534825"/>
      <w:bookmarkStart w:id="2253" w:name="_Toc11075557"/>
      <w:r w:rsidRPr="005473D9">
        <w:t>Information View</w:t>
      </w:r>
      <w:bookmarkEnd w:id="2250"/>
      <w:bookmarkEnd w:id="2251"/>
      <w:bookmarkEnd w:id="2252"/>
      <w:bookmarkEnd w:id="2253"/>
    </w:p>
    <w:p w14:paraId="56473EDD" w14:textId="77777777" w:rsidR="005473D9" w:rsidRPr="00C62213" w:rsidRDefault="005473D9" w:rsidP="005473D9">
      <w:pPr>
        <w:pStyle w:val="Cita"/>
        <w:jc w:val="both"/>
      </w:pPr>
      <w:bookmarkStart w:id="2254" w:name="_Toc323562792"/>
      <w:bookmarkStart w:id="2255" w:name="_Toc323310638"/>
      <w:bookmarkStart w:id="2256" w:name="_Toc323562793"/>
      <w:bookmarkStart w:id="2257" w:name="_Toc326255708"/>
      <w:bookmarkStart w:id="2258" w:name="_Toc326256010"/>
      <w:bookmarkEnd w:id="2254"/>
      <w:bookmarkEnd w:id="2255"/>
      <w:bookmarkEnd w:id="2256"/>
      <w:r w:rsidRPr="00C62213">
        <w:t>This</w:t>
      </w:r>
      <w:r>
        <w:t xml:space="preserve"> </w:t>
      </w:r>
      <w:r w:rsidRPr="00BC3F32">
        <w:t>section</w:t>
      </w:r>
      <w:r w:rsidRPr="00C62213">
        <w:t xml:space="preserve"> describes the way that the architectu</w:t>
      </w:r>
      <w:r>
        <w:t>re stores, manipulates, manages</w:t>
      </w:r>
      <w:r w:rsidRPr="00C62213">
        <w:t xml:space="preserve"> and distributes information.</w:t>
      </w:r>
    </w:p>
    <w:p w14:paraId="0643767C" w14:textId="77777777" w:rsidR="005473D9" w:rsidRPr="00C62213" w:rsidRDefault="005473D9" w:rsidP="005473D9">
      <w:pPr>
        <w:pStyle w:val="Cita"/>
        <w:jc w:val="both"/>
      </w:pPr>
      <w:r w:rsidRPr="00BC3F32">
        <w:t>The Information View sections, are suggested as follows:</w:t>
      </w:r>
    </w:p>
    <w:p w14:paraId="6525307C" w14:textId="77777777" w:rsidR="005473D9" w:rsidRPr="00C62213" w:rsidRDefault="005473D9" w:rsidP="005473D9">
      <w:pPr>
        <w:pStyle w:val="QuoteList"/>
        <w:jc w:val="both"/>
      </w:pPr>
      <w:r w:rsidRPr="00C62213">
        <w:t>Logical Data Model</w:t>
      </w:r>
    </w:p>
    <w:p w14:paraId="5EC20326" w14:textId="77777777" w:rsidR="005473D9" w:rsidRPr="00C62213" w:rsidRDefault="005473D9" w:rsidP="005473D9">
      <w:pPr>
        <w:pStyle w:val="QuoteList"/>
        <w:jc w:val="both"/>
      </w:pPr>
      <w:r w:rsidRPr="00C62213">
        <w:t>Information Flow</w:t>
      </w:r>
    </w:p>
    <w:p w14:paraId="53FFBD8B" w14:textId="77777777" w:rsidR="005473D9" w:rsidRPr="00C62213" w:rsidRDefault="005473D9" w:rsidP="005473D9">
      <w:pPr>
        <w:pStyle w:val="QuoteList"/>
        <w:jc w:val="both"/>
      </w:pPr>
      <w:r w:rsidRPr="00C62213">
        <w:t>Status Diagram</w:t>
      </w:r>
    </w:p>
    <w:p w14:paraId="15175730" w14:textId="77777777" w:rsidR="005473D9" w:rsidRPr="00C62213" w:rsidRDefault="005473D9" w:rsidP="005473D9">
      <w:pPr>
        <w:pStyle w:val="QuoteList"/>
        <w:jc w:val="both"/>
      </w:pPr>
      <w:r w:rsidRPr="00C62213">
        <w:t>Transaction Management</w:t>
      </w:r>
    </w:p>
    <w:p w14:paraId="3B78902C" w14:textId="77777777" w:rsidR="005473D9" w:rsidRDefault="005473D9" w:rsidP="005473D9">
      <w:pPr>
        <w:pStyle w:val="QuoteList"/>
        <w:jc w:val="both"/>
      </w:pPr>
      <w:r w:rsidRPr="00C62213">
        <w:t>Archives and Data Retention</w:t>
      </w:r>
    </w:p>
    <w:p w14:paraId="1B3FC99E" w14:textId="77777777" w:rsidR="005473D9" w:rsidRDefault="005473D9" w:rsidP="005473D9">
      <w:pPr>
        <w:pStyle w:val="Ttulo3"/>
      </w:pPr>
      <w:bookmarkStart w:id="2259" w:name="_Toc3534826"/>
      <w:bookmarkStart w:id="2260" w:name="_Toc11075558"/>
      <w:r w:rsidRPr="00B233ED">
        <w:t>Logical Data Model</w:t>
      </w:r>
      <w:bookmarkEnd w:id="2257"/>
      <w:bookmarkEnd w:id="2258"/>
      <w:r>
        <w:t xml:space="preserve"> (LDM)</w:t>
      </w:r>
      <w:bookmarkEnd w:id="2259"/>
      <w:bookmarkEnd w:id="2260"/>
    </w:p>
    <w:p w14:paraId="79267FDF" w14:textId="77777777" w:rsidR="005473D9" w:rsidRDefault="005473D9" w:rsidP="005473D9">
      <w:pPr>
        <w:pStyle w:val="Cita"/>
        <w:jc w:val="both"/>
      </w:pPr>
      <w:bookmarkStart w:id="2261" w:name="_Toc326255709"/>
      <w:bookmarkStart w:id="2262" w:name="_Toc326256011"/>
      <w:r w:rsidRPr="00BC3F32">
        <w:t>The</w:t>
      </w:r>
      <w:r>
        <w:t xml:space="preserve"> representation of an organisation's data </w:t>
      </w:r>
      <w:r w:rsidRPr="00BC3F32">
        <w:t xml:space="preserve">should be </w:t>
      </w:r>
      <w:r>
        <w:t>organis</w:t>
      </w:r>
      <w:r w:rsidRPr="00C62213">
        <w:t>ed in terms of entities and relationships</w:t>
      </w:r>
      <w:r>
        <w:t xml:space="preserve">. </w:t>
      </w:r>
      <w:r w:rsidRPr="00BC3F32">
        <w:t>This should be</w:t>
      </w:r>
      <w:r w:rsidRPr="00ED3C44">
        <w:rPr>
          <w:color w:val="FF0000"/>
        </w:rPr>
        <w:t xml:space="preserve"> </w:t>
      </w:r>
      <w:r w:rsidRPr="00C62213">
        <w:t>independent of any particular data management technology. Only the core entities should be represented</w:t>
      </w:r>
      <w:r>
        <w:t xml:space="preserve"> and a UML Logical Data Model should be provided.</w:t>
      </w:r>
    </w:p>
    <w:p w14:paraId="5504872B" w14:textId="77777777" w:rsidR="005473D9" w:rsidRPr="00ED3C44" w:rsidRDefault="005473D9" w:rsidP="005473D9">
      <w:pPr>
        <w:pStyle w:val="Cita"/>
        <w:jc w:val="both"/>
      </w:pPr>
      <w:r w:rsidRPr="00892055">
        <w:t xml:space="preserve">The </w:t>
      </w:r>
      <w:r>
        <w:t>LDM sections, are required as follows</w:t>
      </w:r>
      <w:r w:rsidRPr="006A22FC">
        <w:t>:</w:t>
      </w:r>
    </w:p>
    <w:p w14:paraId="29C271E3" w14:textId="77777777" w:rsidR="005473D9" w:rsidRPr="004D1E4F" w:rsidRDefault="005473D9" w:rsidP="005473D9">
      <w:pPr>
        <w:pStyle w:val="QuoteList"/>
        <w:jc w:val="both"/>
      </w:pPr>
      <w:r w:rsidRPr="004D1E4F">
        <w:t>Diagram(s) extracted from</w:t>
      </w:r>
      <w:r>
        <w:t xml:space="preserve"> the</w:t>
      </w:r>
      <w:r w:rsidRPr="004D1E4F">
        <w:t xml:space="preserve"> logical dat</w:t>
      </w:r>
      <w:r>
        <w:t>a</w:t>
      </w:r>
      <w:r w:rsidRPr="004D1E4F">
        <w:t xml:space="preserve"> model document.</w:t>
      </w:r>
    </w:p>
    <w:p w14:paraId="2397CF35" w14:textId="77777777" w:rsidR="005473D9" w:rsidRPr="00731AF8" w:rsidRDefault="005473D9" w:rsidP="005473D9">
      <w:pPr>
        <w:pStyle w:val="QuoteList"/>
        <w:jc w:val="both"/>
      </w:pPr>
      <w:r w:rsidRPr="004D1E4F">
        <w:t>A reference to the logical data model document (including the version number)</w:t>
      </w:r>
    </w:p>
    <w:p w14:paraId="11F4F182" w14:textId="77777777" w:rsidR="005473D9" w:rsidRDefault="005473D9" w:rsidP="005473D9">
      <w:pPr>
        <w:pStyle w:val="Ttulo3"/>
        <w:tabs>
          <w:tab w:val="num" w:pos="153"/>
        </w:tabs>
      </w:pPr>
      <w:bookmarkStart w:id="2263" w:name="_Toc3534827"/>
      <w:bookmarkStart w:id="2264" w:name="_Toc11075559"/>
      <w:r>
        <w:t>Information Flow</w:t>
      </w:r>
      <w:bookmarkEnd w:id="2261"/>
      <w:bookmarkEnd w:id="2262"/>
      <w:bookmarkEnd w:id="2263"/>
      <w:bookmarkEnd w:id="2264"/>
    </w:p>
    <w:p w14:paraId="7CE1C61D" w14:textId="77777777" w:rsidR="005473D9" w:rsidRPr="002C717A" w:rsidRDefault="005473D9" w:rsidP="005473D9">
      <w:pPr>
        <w:pStyle w:val="Cita"/>
        <w:jc w:val="both"/>
        <w:rPr>
          <w:rFonts w:eastAsiaTheme="majorEastAsia"/>
        </w:rPr>
      </w:pPr>
      <w:bookmarkStart w:id="2265" w:name="_Toc326255710"/>
      <w:bookmarkStart w:id="2266" w:name="_Toc326256012"/>
      <w:r>
        <w:rPr>
          <w:rFonts w:eastAsiaTheme="majorEastAsia"/>
        </w:rPr>
        <w:t xml:space="preserve">A UML Flow Diagram should be provided showing </w:t>
      </w:r>
      <w:r w:rsidRPr="00B233ED">
        <w:rPr>
          <w:rFonts w:eastAsiaTheme="majorEastAsia"/>
        </w:rPr>
        <w:t>wher</w:t>
      </w:r>
      <w:r>
        <w:rPr>
          <w:rFonts w:eastAsiaTheme="majorEastAsia"/>
        </w:rPr>
        <w:t xml:space="preserve">e </w:t>
      </w:r>
      <w:r w:rsidRPr="00BC3F32">
        <w:rPr>
          <w:rFonts w:eastAsiaTheme="majorEastAsia"/>
        </w:rPr>
        <w:t>the</w:t>
      </w:r>
      <w:r>
        <w:rPr>
          <w:rFonts w:eastAsiaTheme="majorEastAsia"/>
        </w:rPr>
        <w:t xml:space="preserve"> data </w:t>
      </w:r>
      <w:r w:rsidRPr="00BC3F32">
        <w:rPr>
          <w:rFonts w:eastAsiaTheme="majorEastAsia"/>
        </w:rPr>
        <w:t>is</w:t>
      </w:r>
      <w:r w:rsidRPr="00ED3C44">
        <w:rPr>
          <w:rFonts w:eastAsiaTheme="majorEastAsia"/>
          <w:color w:val="FF0000"/>
        </w:rPr>
        <w:t xml:space="preserve"> </w:t>
      </w:r>
      <w:r>
        <w:rPr>
          <w:rFonts w:eastAsiaTheme="majorEastAsia"/>
        </w:rPr>
        <w:t>created/destroyed, w</w:t>
      </w:r>
      <w:r w:rsidRPr="00B233ED">
        <w:rPr>
          <w:rFonts w:eastAsiaTheme="majorEastAsia"/>
        </w:rPr>
        <w:t>her</w:t>
      </w:r>
      <w:r>
        <w:rPr>
          <w:rFonts w:eastAsiaTheme="majorEastAsia"/>
        </w:rPr>
        <w:t xml:space="preserve">e </w:t>
      </w:r>
      <w:r w:rsidRPr="00BC3F32">
        <w:rPr>
          <w:rFonts w:eastAsiaTheme="majorEastAsia"/>
        </w:rPr>
        <w:t>the</w:t>
      </w:r>
      <w:r>
        <w:rPr>
          <w:rFonts w:eastAsiaTheme="majorEastAsia"/>
        </w:rPr>
        <w:t xml:space="preserve"> data </w:t>
      </w:r>
      <w:r w:rsidRPr="00BC3F32">
        <w:rPr>
          <w:rFonts w:eastAsiaTheme="majorEastAsia"/>
        </w:rPr>
        <w:t>is</w:t>
      </w:r>
      <w:r>
        <w:rPr>
          <w:rFonts w:eastAsiaTheme="majorEastAsia"/>
        </w:rPr>
        <w:t xml:space="preserve"> accessed/modified and</w:t>
      </w:r>
      <w:r w:rsidRPr="00B233ED">
        <w:rPr>
          <w:rFonts w:eastAsiaTheme="majorEastAsia"/>
        </w:rPr>
        <w:t xml:space="preserve"> </w:t>
      </w:r>
      <w:r>
        <w:rPr>
          <w:rFonts w:eastAsiaTheme="majorEastAsia"/>
        </w:rPr>
        <w:t>h</w:t>
      </w:r>
      <w:r w:rsidRPr="00B233ED">
        <w:rPr>
          <w:rFonts w:eastAsiaTheme="majorEastAsia"/>
        </w:rPr>
        <w:t>ow individual data</w:t>
      </w:r>
      <w:r>
        <w:rPr>
          <w:rFonts w:eastAsiaTheme="majorEastAsia"/>
          <w:strike/>
          <w:color w:val="FF0000"/>
        </w:rPr>
        <w:t xml:space="preserve"> </w:t>
      </w:r>
      <w:r w:rsidRPr="00B233ED">
        <w:rPr>
          <w:rFonts w:eastAsiaTheme="majorEastAsia"/>
        </w:rPr>
        <w:t>items changes</w:t>
      </w:r>
      <w:r>
        <w:rPr>
          <w:rFonts w:eastAsiaTheme="majorEastAsia"/>
        </w:rPr>
        <w:t xml:space="preserve"> as they move around the system.</w:t>
      </w:r>
    </w:p>
    <w:p w14:paraId="7C7A4815" w14:textId="77777777" w:rsidR="005473D9" w:rsidRDefault="005473D9" w:rsidP="005473D9">
      <w:pPr>
        <w:pStyle w:val="Ttulo3"/>
        <w:tabs>
          <w:tab w:val="num" w:pos="153"/>
        </w:tabs>
      </w:pPr>
      <w:bookmarkStart w:id="2267" w:name="_Toc3534828"/>
      <w:bookmarkStart w:id="2268" w:name="_Toc11075560"/>
      <w:r w:rsidRPr="00B233ED">
        <w:t>Status Diagram</w:t>
      </w:r>
      <w:bookmarkEnd w:id="2265"/>
      <w:bookmarkEnd w:id="2266"/>
      <w:bookmarkEnd w:id="2267"/>
      <w:bookmarkEnd w:id="2268"/>
    </w:p>
    <w:p w14:paraId="7A2C5013" w14:textId="77777777" w:rsidR="005473D9" w:rsidRPr="002C717A" w:rsidRDefault="005473D9" w:rsidP="005473D9">
      <w:pPr>
        <w:pStyle w:val="Cita"/>
        <w:jc w:val="both"/>
      </w:pPr>
      <w:bookmarkStart w:id="2269" w:name="_Toc326255711"/>
      <w:bookmarkStart w:id="2270" w:name="_Toc326256013"/>
      <w:r>
        <w:t>A UML Status Diagram should be provided defining</w:t>
      </w:r>
      <w:r w:rsidRPr="002C717A">
        <w:t xml:space="preserve"> the </w:t>
      </w:r>
      <w:r w:rsidRPr="00BC3F32">
        <w:t>possible</w:t>
      </w:r>
      <w:r>
        <w:t xml:space="preserve"> </w:t>
      </w:r>
      <w:r w:rsidRPr="002C717A">
        <w:t xml:space="preserve">set of states that each functional element of the system can be in at </w:t>
      </w:r>
      <w:r w:rsidRPr="005227E0">
        <w:t>runtime, the</w:t>
      </w:r>
      <w:r w:rsidRPr="002C717A">
        <w:t xml:space="preserve"> set of valid t</w:t>
      </w:r>
      <w:r>
        <w:t>ransitions between those states</w:t>
      </w:r>
      <w:r w:rsidRPr="002C717A">
        <w:t xml:space="preserve"> and the causes and effects of the interstate transitions.</w:t>
      </w:r>
    </w:p>
    <w:p w14:paraId="1108F240" w14:textId="77777777" w:rsidR="005473D9" w:rsidRDefault="005473D9" w:rsidP="005473D9">
      <w:pPr>
        <w:pStyle w:val="Ttulo3"/>
        <w:tabs>
          <w:tab w:val="num" w:pos="153"/>
        </w:tabs>
      </w:pPr>
      <w:bookmarkStart w:id="2271" w:name="_Toc3534829"/>
      <w:bookmarkStart w:id="2272" w:name="_Toc11075561"/>
      <w:r w:rsidRPr="00B233ED">
        <w:t>Transaction Management</w:t>
      </w:r>
      <w:bookmarkEnd w:id="2269"/>
      <w:bookmarkEnd w:id="2270"/>
      <w:bookmarkEnd w:id="2271"/>
      <w:bookmarkEnd w:id="2272"/>
    </w:p>
    <w:p w14:paraId="1F4232C8" w14:textId="77777777" w:rsidR="005473D9" w:rsidRPr="002C717A" w:rsidRDefault="005473D9" w:rsidP="005473D9">
      <w:pPr>
        <w:pStyle w:val="Cita"/>
        <w:jc w:val="both"/>
        <w:rPr>
          <w:rFonts w:eastAsiaTheme="majorEastAsia"/>
        </w:rPr>
      </w:pPr>
      <w:bookmarkStart w:id="2273" w:name="_Toc326255712"/>
      <w:bookmarkStart w:id="2274" w:name="_Toc326256014"/>
      <w:r w:rsidRPr="00BC3F32">
        <w:rPr>
          <w:rFonts w:eastAsiaTheme="majorEastAsia"/>
        </w:rPr>
        <w:t xml:space="preserve">This section should </w:t>
      </w:r>
      <w:r>
        <w:rPr>
          <w:rFonts w:eastAsiaTheme="majorEastAsia"/>
        </w:rPr>
        <w:t xml:space="preserve">define </w:t>
      </w:r>
      <w:r w:rsidRPr="00BC3F32">
        <w:rPr>
          <w:rFonts w:eastAsiaTheme="majorEastAsia"/>
        </w:rPr>
        <w:t>the</w:t>
      </w:r>
      <w:r w:rsidRPr="004638A4">
        <w:rPr>
          <w:rFonts w:eastAsiaTheme="majorEastAsia"/>
          <w:color w:val="FF0000"/>
        </w:rPr>
        <w:t xml:space="preserve"> </w:t>
      </w:r>
      <w:r>
        <w:rPr>
          <w:rFonts w:eastAsiaTheme="majorEastAsia"/>
        </w:rPr>
        <w:t>transaction management technique (two-</w:t>
      </w:r>
      <w:r w:rsidRPr="005227E0">
        <w:rPr>
          <w:rFonts w:eastAsiaTheme="majorEastAsia"/>
        </w:rPr>
        <w:t>phase commit,</w:t>
      </w:r>
      <w:r>
        <w:rPr>
          <w:rFonts w:eastAsiaTheme="majorEastAsia"/>
        </w:rPr>
        <w:t xml:space="preserve"> </w:t>
      </w:r>
      <w:r w:rsidRPr="00B233ED">
        <w:rPr>
          <w:rFonts w:eastAsiaTheme="majorEastAsia"/>
        </w:rPr>
        <w:t>compensating transactions</w:t>
      </w:r>
      <w:r>
        <w:rPr>
          <w:rFonts w:eastAsiaTheme="majorEastAsia"/>
        </w:rPr>
        <w:t xml:space="preserve">, etc.) </w:t>
      </w:r>
      <w:r w:rsidRPr="00BC3F32">
        <w:rPr>
          <w:rFonts w:eastAsiaTheme="majorEastAsia"/>
        </w:rPr>
        <w:t>which will</w:t>
      </w:r>
      <w:r w:rsidRPr="004638A4">
        <w:rPr>
          <w:rFonts w:eastAsiaTheme="majorEastAsia"/>
          <w:color w:val="FF0000"/>
        </w:rPr>
        <w:t xml:space="preserve"> </w:t>
      </w:r>
      <w:r>
        <w:rPr>
          <w:rFonts w:eastAsiaTheme="majorEastAsia"/>
        </w:rPr>
        <w:t>be used. A rationale should be provided.</w:t>
      </w:r>
    </w:p>
    <w:p w14:paraId="49A2D89B" w14:textId="77777777" w:rsidR="005473D9" w:rsidRDefault="005473D9" w:rsidP="005473D9">
      <w:pPr>
        <w:pStyle w:val="Ttulo3"/>
        <w:tabs>
          <w:tab w:val="num" w:pos="153"/>
        </w:tabs>
      </w:pPr>
      <w:bookmarkStart w:id="2275" w:name="_Toc3534830"/>
      <w:bookmarkStart w:id="2276" w:name="_Toc11075562"/>
      <w:r w:rsidRPr="00B233ED">
        <w:t>Archives and Data Retention</w:t>
      </w:r>
      <w:bookmarkEnd w:id="2273"/>
      <w:bookmarkEnd w:id="2274"/>
      <w:bookmarkEnd w:id="2275"/>
      <w:bookmarkEnd w:id="2276"/>
    </w:p>
    <w:p w14:paraId="075C83C2" w14:textId="77777777" w:rsidR="005473D9" w:rsidRPr="002C717A" w:rsidRDefault="005473D9" w:rsidP="005473D9">
      <w:pPr>
        <w:pStyle w:val="Cita"/>
        <w:jc w:val="both"/>
        <w:rPr>
          <w:rFonts w:eastAsiaTheme="majorEastAsia"/>
        </w:rPr>
      </w:pPr>
      <w:bookmarkStart w:id="2277" w:name="_Toc326233914"/>
      <w:bookmarkStart w:id="2278" w:name="_Toc326255713"/>
      <w:bookmarkStart w:id="2279" w:name="_Toc326256015"/>
      <w:r w:rsidRPr="005227E0">
        <w:rPr>
          <w:rFonts w:eastAsiaTheme="majorEastAsia"/>
        </w:rPr>
        <w:t>This section should</w:t>
      </w:r>
      <w:r w:rsidRPr="004638A4">
        <w:rPr>
          <w:rFonts w:eastAsiaTheme="majorEastAsia"/>
          <w:color w:val="FF0000"/>
        </w:rPr>
        <w:t xml:space="preserve"> </w:t>
      </w:r>
      <w:r>
        <w:rPr>
          <w:rFonts w:eastAsiaTheme="majorEastAsia"/>
        </w:rPr>
        <w:t xml:space="preserve">define the archiving and data retention strategy. </w:t>
      </w:r>
    </w:p>
    <w:p w14:paraId="03376DF7" w14:textId="77777777" w:rsidR="005473D9" w:rsidRDefault="005473D9" w:rsidP="005473D9">
      <w:pPr>
        <w:pStyle w:val="Ttulo2"/>
      </w:pPr>
      <w:bookmarkStart w:id="2280" w:name="_Toc3534831"/>
      <w:bookmarkStart w:id="2281" w:name="_Toc11075563"/>
      <w:r w:rsidRPr="00B233ED">
        <w:t>C</w:t>
      </w:r>
      <w:bookmarkEnd w:id="2277"/>
      <w:bookmarkEnd w:id="2278"/>
      <w:bookmarkEnd w:id="2279"/>
      <w:r>
        <w:t>oncurrency view</w:t>
      </w:r>
      <w:bookmarkEnd w:id="2280"/>
      <w:bookmarkEnd w:id="2281"/>
    </w:p>
    <w:p w14:paraId="008250F6" w14:textId="77777777" w:rsidR="005473D9" w:rsidRPr="00B233ED" w:rsidRDefault="005473D9" w:rsidP="005473D9">
      <w:pPr>
        <w:pStyle w:val="Cita"/>
        <w:jc w:val="both"/>
        <w:rPr>
          <w:rFonts w:eastAsiaTheme="majorEastAsia"/>
        </w:rPr>
      </w:pPr>
      <w:bookmarkStart w:id="2282" w:name="_Toc326255714"/>
      <w:bookmarkStart w:id="2283" w:name="_Toc326256016"/>
      <w:r w:rsidRPr="00B233ED">
        <w:rPr>
          <w:rFonts w:eastAsiaTheme="majorEastAsia"/>
        </w:rPr>
        <w:t>Optional</w:t>
      </w:r>
      <w:r>
        <w:rPr>
          <w:rFonts w:eastAsiaTheme="majorEastAsia"/>
        </w:rPr>
        <w:t xml:space="preserve"> </w:t>
      </w:r>
      <w:r w:rsidRPr="000A0F05">
        <w:rPr>
          <w:rFonts w:eastAsiaTheme="majorEastAsia"/>
        </w:rPr>
        <w:t>section</w:t>
      </w:r>
    </w:p>
    <w:p w14:paraId="226891A3" w14:textId="77777777" w:rsidR="005473D9" w:rsidRPr="00B233ED" w:rsidRDefault="005473D9" w:rsidP="005473D9">
      <w:pPr>
        <w:pStyle w:val="Cita"/>
        <w:jc w:val="both"/>
        <w:rPr>
          <w:rFonts w:eastAsiaTheme="majorEastAsia"/>
        </w:rPr>
      </w:pPr>
      <w:r w:rsidRPr="00B233ED">
        <w:rPr>
          <w:rFonts w:eastAsiaTheme="majorEastAsia"/>
        </w:rPr>
        <w:lastRenderedPageBreak/>
        <w:t>This</w:t>
      </w:r>
      <w:r>
        <w:rPr>
          <w:rFonts w:eastAsiaTheme="majorEastAsia"/>
        </w:rPr>
        <w:t xml:space="preserve"> </w:t>
      </w:r>
      <w:r w:rsidRPr="000A0F05">
        <w:rPr>
          <w:rFonts w:eastAsiaTheme="majorEastAsia"/>
        </w:rPr>
        <w:t>section</w:t>
      </w:r>
      <w:r w:rsidRPr="004638A4">
        <w:rPr>
          <w:rFonts w:eastAsiaTheme="majorEastAsia"/>
          <w:color w:val="FF0000"/>
        </w:rPr>
        <w:t xml:space="preserve"> </w:t>
      </w:r>
      <w:r w:rsidRPr="00B233ED">
        <w:rPr>
          <w:rFonts w:eastAsiaTheme="majorEastAsia"/>
        </w:rPr>
        <w:t xml:space="preserve">describes the </w:t>
      </w:r>
      <w:r w:rsidRPr="000A0F05">
        <w:rPr>
          <w:rFonts w:eastAsiaTheme="majorEastAsia"/>
        </w:rPr>
        <w:t>concurrency</w:t>
      </w:r>
      <w:r w:rsidRPr="00B233ED">
        <w:rPr>
          <w:rFonts w:eastAsiaTheme="majorEastAsia"/>
        </w:rPr>
        <w:t xml:space="preserve"> structure of the system, mapping functional elements to </w:t>
      </w:r>
      <w:r w:rsidRPr="000A0F05">
        <w:rPr>
          <w:rFonts w:eastAsiaTheme="majorEastAsia"/>
        </w:rPr>
        <w:t>concurrency</w:t>
      </w:r>
      <w:r w:rsidRPr="00B233ED">
        <w:rPr>
          <w:rFonts w:eastAsiaTheme="majorEastAsia"/>
        </w:rPr>
        <w:t xml:space="preserve"> units to clearly identify the parts of the system that can execute </w:t>
      </w:r>
      <w:r w:rsidRPr="000A0F05">
        <w:rPr>
          <w:rFonts w:eastAsiaTheme="majorEastAsia"/>
        </w:rPr>
        <w:t>concurrently</w:t>
      </w:r>
      <w:r w:rsidRPr="00B233ED">
        <w:rPr>
          <w:rFonts w:eastAsiaTheme="majorEastAsia"/>
        </w:rPr>
        <w:t>, and shows how this is coordinated and controlled.</w:t>
      </w:r>
    </w:p>
    <w:p w14:paraId="20A7E165" w14:textId="77777777" w:rsidR="005473D9" w:rsidRPr="004638A4" w:rsidRDefault="005473D9" w:rsidP="005473D9">
      <w:pPr>
        <w:pStyle w:val="Cita"/>
        <w:jc w:val="both"/>
        <w:rPr>
          <w:rFonts w:eastAsiaTheme="majorEastAsia"/>
        </w:rPr>
      </w:pPr>
      <w:r w:rsidRPr="00892055">
        <w:t>The</w:t>
      </w:r>
      <w:r>
        <w:t xml:space="preserve"> Concurrency View</w:t>
      </w:r>
      <w:r w:rsidRPr="00892055">
        <w:t xml:space="preserve"> </w:t>
      </w:r>
      <w:r w:rsidRPr="006A22FC">
        <w:t>section</w:t>
      </w:r>
      <w:r>
        <w:t>s</w:t>
      </w:r>
      <w:r w:rsidRPr="006A22FC">
        <w:t>, are suggested as follows:</w:t>
      </w:r>
    </w:p>
    <w:p w14:paraId="637E9573" w14:textId="77777777" w:rsidR="005473D9" w:rsidRPr="00B233ED" w:rsidRDefault="005473D9" w:rsidP="005473D9">
      <w:pPr>
        <w:pStyle w:val="QuoteList"/>
        <w:jc w:val="both"/>
        <w:rPr>
          <w:rFonts w:eastAsiaTheme="majorEastAsia"/>
        </w:rPr>
      </w:pPr>
      <w:r w:rsidRPr="00B233ED">
        <w:rPr>
          <w:rFonts w:eastAsiaTheme="majorEastAsia"/>
        </w:rPr>
        <w:t xml:space="preserve">Synchronization and Integrity </w:t>
      </w:r>
      <w:r w:rsidRPr="000A0F05">
        <w:rPr>
          <w:rFonts w:eastAsiaTheme="majorEastAsia"/>
          <w:highlight w:val="yellow"/>
        </w:rPr>
        <w:t>(</w:t>
      </w:r>
      <w:r>
        <w:rPr>
          <w:rFonts w:eastAsiaTheme="majorEastAsia"/>
          <w:highlight w:val="yellow"/>
        </w:rPr>
        <w:t>when applicable</w:t>
      </w:r>
      <w:r w:rsidRPr="000A0F05">
        <w:rPr>
          <w:rFonts w:eastAsiaTheme="majorEastAsia"/>
          <w:highlight w:val="yellow"/>
        </w:rPr>
        <w:t>)</w:t>
      </w:r>
    </w:p>
    <w:p w14:paraId="0A38565A" w14:textId="77777777" w:rsidR="005473D9" w:rsidRPr="002C717A" w:rsidRDefault="005473D9" w:rsidP="005473D9">
      <w:pPr>
        <w:pStyle w:val="QuoteList"/>
        <w:jc w:val="both"/>
        <w:rPr>
          <w:rFonts w:eastAsiaTheme="majorEastAsia"/>
        </w:rPr>
      </w:pPr>
      <w:r w:rsidRPr="00B233ED">
        <w:rPr>
          <w:rFonts w:eastAsiaTheme="majorEastAsia"/>
        </w:rPr>
        <w:t>Re</w:t>
      </w:r>
      <w:r>
        <w:rPr>
          <w:rFonts w:eastAsiaTheme="majorEastAsia"/>
        </w:rPr>
        <w:t>-</w:t>
      </w:r>
      <w:r w:rsidRPr="00B233ED">
        <w:rPr>
          <w:rFonts w:eastAsiaTheme="majorEastAsia"/>
        </w:rPr>
        <w:t>entr</w:t>
      </w:r>
      <w:r>
        <w:rPr>
          <w:rFonts w:eastAsiaTheme="majorEastAsia"/>
        </w:rPr>
        <w:t>a</w:t>
      </w:r>
      <w:r w:rsidRPr="00B233ED">
        <w:rPr>
          <w:rFonts w:eastAsiaTheme="majorEastAsia"/>
        </w:rPr>
        <w:t xml:space="preserve">ncy </w:t>
      </w:r>
      <w:r w:rsidRPr="000A0F05">
        <w:rPr>
          <w:rFonts w:eastAsiaTheme="majorEastAsia"/>
          <w:highlight w:val="yellow"/>
        </w:rPr>
        <w:t>(</w:t>
      </w:r>
      <w:r>
        <w:rPr>
          <w:rFonts w:eastAsiaTheme="majorEastAsia"/>
          <w:highlight w:val="yellow"/>
        </w:rPr>
        <w:t>when applicable</w:t>
      </w:r>
      <w:r w:rsidRPr="000A0F05">
        <w:rPr>
          <w:rFonts w:eastAsiaTheme="majorEastAsia"/>
          <w:highlight w:val="yellow"/>
        </w:rPr>
        <w:t>)</w:t>
      </w:r>
    </w:p>
    <w:p w14:paraId="2E557657" w14:textId="77777777" w:rsidR="005473D9" w:rsidRDefault="005473D9" w:rsidP="005473D9">
      <w:pPr>
        <w:pStyle w:val="Ttulo3"/>
      </w:pPr>
      <w:bookmarkStart w:id="2284" w:name="_Toc3534832"/>
      <w:bookmarkStart w:id="2285" w:name="_Toc11075564"/>
      <w:r w:rsidRPr="00B233ED">
        <w:t>Synchronization and Integrity</w:t>
      </w:r>
      <w:bookmarkEnd w:id="2282"/>
      <w:bookmarkEnd w:id="2283"/>
      <w:bookmarkEnd w:id="2284"/>
      <w:bookmarkEnd w:id="2285"/>
    </w:p>
    <w:p w14:paraId="1FA9B190" w14:textId="77777777" w:rsidR="005473D9" w:rsidRDefault="005473D9" w:rsidP="005473D9">
      <w:pPr>
        <w:pStyle w:val="Cita"/>
        <w:jc w:val="both"/>
      </w:pPr>
      <w:bookmarkStart w:id="2286" w:name="_Toc326255715"/>
      <w:bookmarkStart w:id="2287" w:name="_Toc326256017"/>
      <w:r w:rsidRPr="000A0F05">
        <w:t xml:space="preserve">This section should address </w:t>
      </w:r>
      <w:r w:rsidRPr="005227E0">
        <w:t>how concurrent activity will be coordinated so that the system operates correctly and maintains the integrity of the data within it.</w:t>
      </w:r>
    </w:p>
    <w:p w14:paraId="4C0D9F81" w14:textId="77777777" w:rsidR="005473D9" w:rsidRPr="000A0F05" w:rsidRDefault="005473D9" w:rsidP="005473D9">
      <w:pPr>
        <w:pStyle w:val="Ttulo3"/>
        <w:tabs>
          <w:tab w:val="num" w:pos="153"/>
        </w:tabs>
      </w:pPr>
      <w:bookmarkStart w:id="2288" w:name="_Toc3534833"/>
      <w:bookmarkStart w:id="2289" w:name="_Toc11075565"/>
      <w:bookmarkEnd w:id="2286"/>
      <w:bookmarkEnd w:id="2287"/>
      <w:r w:rsidRPr="000A0F05">
        <w:t>Re-entrancy</w:t>
      </w:r>
      <w:bookmarkEnd w:id="2288"/>
      <w:bookmarkEnd w:id="2289"/>
    </w:p>
    <w:p w14:paraId="41ACE890" w14:textId="77777777" w:rsidR="005473D9" w:rsidRPr="00C62213" w:rsidRDefault="005473D9" w:rsidP="005473D9">
      <w:pPr>
        <w:pStyle w:val="Cita"/>
        <w:jc w:val="both"/>
        <w:rPr>
          <w:b/>
          <w:bCs/>
        </w:rPr>
      </w:pPr>
      <w:r>
        <w:t>Re-entra</w:t>
      </w:r>
      <w:r w:rsidRPr="00C62213">
        <w:t>ncy refers to the ability of a software element to operate correctly when used concurrently by more than one processing thread.</w:t>
      </w:r>
    </w:p>
    <w:p w14:paraId="2162A7D8" w14:textId="77777777" w:rsidR="005473D9" w:rsidRDefault="005473D9" w:rsidP="005473D9">
      <w:pPr>
        <w:pStyle w:val="Ttulo2"/>
      </w:pPr>
      <w:bookmarkStart w:id="2290" w:name="_Toc326233915"/>
      <w:bookmarkStart w:id="2291" w:name="_Toc326255716"/>
      <w:bookmarkStart w:id="2292" w:name="_Toc326256018"/>
      <w:bookmarkStart w:id="2293" w:name="_Toc3534834"/>
      <w:bookmarkStart w:id="2294" w:name="_Toc11075566"/>
      <w:r w:rsidRPr="00B233ED">
        <w:t>T</w:t>
      </w:r>
      <w:bookmarkEnd w:id="2290"/>
      <w:bookmarkEnd w:id="2291"/>
      <w:bookmarkEnd w:id="2292"/>
      <w:r>
        <w:t>echnology view</w:t>
      </w:r>
      <w:bookmarkEnd w:id="2293"/>
      <w:bookmarkEnd w:id="2294"/>
    </w:p>
    <w:p w14:paraId="60CDC08A" w14:textId="77777777" w:rsidR="005473D9" w:rsidRDefault="005473D9" w:rsidP="005473D9">
      <w:pPr>
        <w:pStyle w:val="Cita"/>
        <w:jc w:val="both"/>
        <w:rPr>
          <w:color w:val="FF0000"/>
        </w:rPr>
      </w:pPr>
      <w:bookmarkStart w:id="2295" w:name="_Toc326255717"/>
      <w:bookmarkStart w:id="2296" w:name="_Toc326256019"/>
      <w:r w:rsidRPr="00C62213">
        <w:t xml:space="preserve">Technology dependencies are usually captured on a node-by-node basis in simple tabular form. </w:t>
      </w:r>
      <w:r w:rsidRPr="004638A4">
        <w:rPr>
          <w:color w:val="FF0000"/>
        </w:rPr>
        <w:t xml:space="preserve"> </w:t>
      </w:r>
    </w:p>
    <w:p w14:paraId="50605B61" w14:textId="77777777" w:rsidR="005473D9" w:rsidRPr="00C62213" w:rsidRDefault="005473D9" w:rsidP="005473D9">
      <w:pPr>
        <w:pStyle w:val="Cita"/>
        <w:jc w:val="both"/>
      </w:pPr>
      <w:r w:rsidRPr="000A0F05">
        <w:t>The Technology View sections, are suggested as follows:</w:t>
      </w:r>
    </w:p>
    <w:p w14:paraId="1B9E6BA3" w14:textId="77777777" w:rsidR="005473D9" w:rsidRPr="00C62213" w:rsidRDefault="005473D9" w:rsidP="005473D9">
      <w:pPr>
        <w:pStyle w:val="QuoteList"/>
        <w:jc w:val="both"/>
      </w:pPr>
      <w:r w:rsidRPr="00C62213">
        <w:t>Presentation tier</w:t>
      </w:r>
    </w:p>
    <w:p w14:paraId="27940610" w14:textId="77777777" w:rsidR="005473D9" w:rsidRPr="00C62213" w:rsidRDefault="005473D9" w:rsidP="005473D9">
      <w:pPr>
        <w:pStyle w:val="QuoteList"/>
        <w:jc w:val="both"/>
      </w:pPr>
      <w:r w:rsidRPr="00C62213">
        <w:t>Service tier</w:t>
      </w:r>
    </w:p>
    <w:p w14:paraId="74B94FFA" w14:textId="77777777" w:rsidR="005473D9" w:rsidRPr="00C62213" w:rsidRDefault="005473D9" w:rsidP="005473D9">
      <w:pPr>
        <w:pStyle w:val="QuoteList"/>
        <w:jc w:val="both"/>
      </w:pPr>
      <w:r w:rsidRPr="00C62213">
        <w:t>Information tier</w:t>
      </w:r>
    </w:p>
    <w:p w14:paraId="043E248F" w14:textId="77777777" w:rsidR="005473D9" w:rsidRPr="00C62213" w:rsidRDefault="005473D9" w:rsidP="005473D9">
      <w:pPr>
        <w:pStyle w:val="QuoteList"/>
        <w:jc w:val="both"/>
      </w:pPr>
      <w:r w:rsidRPr="00C62213">
        <w:t>External Dependencies</w:t>
      </w:r>
    </w:p>
    <w:p w14:paraId="5F0D2371" w14:textId="77777777" w:rsidR="005473D9" w:rsidRPr="00C62213" w:rsidRDefault="005473D9" w:rsidP="005473D9">
      <w:pPr>
        <w:pStyle w:val="QuoteList"/>
        <w:jc w:val="both"/>
      </w:pPr>
      <w:r w:rsidRPr="00C62213">
        <w:t>Internal Modules Reuse</w:t>
      </w:r>
    </w:p>
    <w:p w14:paraId="16158750" w14:textId="77777777" w:rsidR="005473D9" w:rsidRPr="00C62213" w:rsidRDefault="005473D9" w:rsidP="005473D9">
      <w:pPr>
        <w:pStyle w:val="QuoteList"/>
        <w:jc w:val="both"/>
      </w:pPr>
      <w:r w:rsidRPr="00C62213">
        <w:t>Environment specification</w:t>
      </w:r>
    </w:p>
    <w:p w14:paraId="52F4B2B2" w14:textId="77777777" w:rsidR="005473D9" w:rsidRPr="00C62213" w:rsidRDefault="005473D9" w:rsidP="005473D9">
      <w:pPr>
        <w:pStyle w:val="QuoteList"/>
        <w:jc w:val="both"/>
      </w:pPr>
      <w:r w:rsidRPr="00C62213">
        <w:t>Development environment</w:t>
      </w:r>
      <w:r>
        <w:t xml:space="preserve"> </w:t>
      </w:r>
      <w:r w:rsidRPr="000A0F05">
        <w:rPr>
          <w:highlight w:val="yellow"/>
        </w:rPr>
        <w:t>(</w:t>
      </w:r>
      <w:r>
        <w:rPr>
          <w:highlight w:val="yellow"/>
        </w:rPr>
        <w:t>when applicable</w:t>
      </w:r>
      <w:r w:rsidRPr="000A0F05">
        <w:rPr>
          <w:highlight w:val="yellow"/>
        </w:rPr>
        <w:t>)</w:t>
      </w:r>
    </w:p>
    <w:p w14:paraId="10783E11" w14:textId="77777777" w:rsidR="005473D9" w:rsidRPr="00C62213" w:rsidRDefault="005473D9" w:rsidP="005473D9">
      <w:pPr>
        <w:pStyle w:val="QuoteList"/>
        <w:jc w:val="both"/>
      </w:pPr>
      <w:r w:rsidRPr="00C62213">
        <w:t>Technology Selection</w:t>
      </w:r>
    </w:p>
    <w:p w14:paraId="6FF1DF20" w14:textId="77777777" w:rsidR="005473D9" w:rsidRPr="002C717A" w:rsidRDefault="005473D9" w:rsidP="005473D9">
      <w:pPr>
        <w:pStyle w:val="QuoteList"/>
        <w:jc w:val="both"/>
        <w:rPr>
          <w:rFonts w:eastAsiaTheme="majorEastAsia"/>
        </w:rPr>
      </w:pPr>
      <w:r w:rsidRPr="00C62213">
        <w:t>Third-party Software License Overview</w:t>
      </w:r>
    </w:p>
    <w:p w14:paraId="2D09BD5F" w14:textId="74EF39B0" w:rsidR="005473D9" w:rsidRDefault="005473D9" w:rsidP="005473D9">
      <w:pPr>
        <w:pStyle w:val="Ttulo3"/>
      </w:pPr>
      <w:bookmarkStart w:id="2297" w:name="_Toc3534835"/>
      <w:bookmarkStart w:id="2298" w:name="_Toc11075567"/>
      <w:r w:rsidRPr="00B233ED">
        <w:t>Presentation tier</w:t>
      </w:r>
      <w:bookmarkEnd w:id="2295"/>
      <w:bookmarkEnd w:id="2296"/>
      <w:bookmarkEnd w:id="2297"/>
      <w:bookmarkEnd w:id="2298"/>
    </w:p>
    <w:p w14:paraId="1884FD04" w14:textId="3035ED55" w:rsidR="005473D9" w:rsidRPr="005473D9" w:rsidRDefault="005473D9" w:rsidP="005473D9">
      <w:r>
        <w:t>TBC</w:t>
      </w:r>
    </w:p>
    <w:p w14:paraId="69B2AAF8" w14:textId="46396CB0" w:rsidR="005473D9" w:rsidRDefault="005473D9" w:rsidP="005473D9">
      <w:pPr>
        <w:pStyle w:val="Ttulo3"/>
      </w:pPr>
      <w:bookmarkStart w:id="2299" w:name="_Toc326255718"/>
      <w:bookmarkStart w:id="2300" w:name="_Toc326256020"/>
      <w:bookmarkStart w:id="2301" w:name="_Toc3534836"/>
      <w:bookmarkStart w:id="2302" w:name="_Toc11075568"/>
      <w:r w:rsidRPr="00B233ED">
        <w:t>Service tier</w:t>
      </w:r>
      <w:bookmarkEnd w:id="2299"/>
      <w:bookmarkEnd w:id="2300"/>
      <w:bookmarkEnd w:id="2301"/>
      <w:bookmarkEnd w:id="2302"/>
    </w:p>
    <w:p w14:paraId="240B7242" w14:textId="1220C424" w:rsidR="005473D9" w:rsidRPr="005473D9" w:rsidRDefault="005473D9" w:rsidP="005473D9">
      <w:r>
        <w:t>TBC</w:t>
      </w:r>
    </w:p>
    <w:p w14:paraId="0655D48C" w14:textId="36454E4E" w:rsidR="005473D9" w:rsidRDefault="005473D9" w:rsidP="005473D9">
      <w:pPr>
        <w:pStyle w:val="Ttulo3"/>
      </w:pPr>
      <w:bookmarkStart w:id="2303" w:name="_Toc326255719"/>
      <w:bookmarkStart w:id="2304" w:name="_Toc326256021"/>
      <w:bookmarkStart w:id="2305" w:name="_Toc3534837"/>
      <w:bookmarkStart w:id="2306" w:name="_Toc11075569"/>
      <w:r w:rsidRPr="00B233ED">
        <w:t>Information tier</w:t>
      </w:r>
      <w:bookmarkEnd w:id="2303"/>
      <w:bookmarkEnd w:id="2304"/>
      <w:bookmarkEnd w:id="2305"/>
      <w:bookmarkEnd w:id="2306"/>
    </w:p>
    <w:p w14:paraId="1BD9CAAC" w14:textId="63CE0320" w:rsidR="005473D9" w:rsidRPr="005473D9" w:rsidRDefault="005473D9" w:rsidP="005473D9">
      <w:r>
        <w:t>TBC</w:t>
      </w:r>
    </w:p>
    <w:p w14:paraId="25C7BA48" w14:textId="2D32F9B8" w:rsidR="005473D9" w:rsidRDefault="005473D9" w:rsidP="005473D9">
      <w:pPr>
        <w:pStyle w:val="Ttulo3"/>
      </w:pPr>
      <w:bookmarkStart w:id="2307" w:name="_Toc326255720"/>
      <w:bookmarkStart w:id="2308" w:name="_Toc326256022"/>
      <w:bookmarkStart w:id="2309" w:name="_Toc3534838"/>
      <w:bookmarkStart w:id="2310" w:name="_Toc11075570"/>
      <w:r w:rsidRPr="00B233ED">
        <w:t>External Dependencies</w:t>
      </w:r>
      <w:bookmarkEnd w:id="2307"/>
      <w:bookmarkEnd w:id="2308"/>
      <w:bookmarkEnd w:id="2309"/>
      <w:bookmarkEnd w:id="2310"/>
    </w:p>
    <w:p w14:paraId="17A2CD3B" w14:textId="73F6D206" w:rsidR="005473D9" w:rsidRPr="005473D9" w:rsidRDefault="005473D9" w:rsidP="005473D9">
      <w:r>
        <w:t>TBC</w:t>
      </w:r>
    </w:p>
    <w:p w14:paraId="7A421134" w14:textId="4137527C" w:rsidR="005473D9" w:rsidRDefault="005473D9" w:rsidP="005473D9">
      <w:pPr>
        <w:pStyle w:val="Ttulo3"/>
      </w:pPr>
      <w:bookmarkStart w:id="2311" w:name="_Toc326255721"/>
      <w:bookmarkStart w:id="2312" w:name="_Toc326256023"/>
      <w:bookmarkStart w:id="2313" w:name="_Toc3534839"/>
      <w:bookmarkStart w:id="2314" w:name="_Toc11075571"/>
      <w:r w:rsidRPr="00B233ED">
        <w:t>Internal Modules Reuse</w:t>
      </w:r>
      <w:bookmarkEnd w:id="2311"/>
      <w:bookmarkEnd w:id="2312"/>
      <w:bookmarkEnd w:id="2313"/>
      <w:bookmarkEnd w:id="2314"/>
    </w:p>
    <w:p w14:paraId="0264416F" w14:textId="4DC52D0C" w:rsidR="005473D9" w:rsidRDefault="005473D9" w:rsidP="005473D9">
      <w:pPr>
        <w:rPr>
          <w:ins w:id="2315" w:author="Jose Luis Anton Bueso" w:date="2019-07-04T10:49:00Z"/>
        </w:rPr>
      </w:pPr>
      <w:del w:id="2316" w:author="Jose Luis Anton Bueso" w:date="2019-07-04T10:49:00Z">
        <w:r w:rsidDel="00557AA8">
          <w:delText>TBC</w:delText>
        </w:r>
      </w:del>
      <w:ins w:id="2317" w:author="Jose Luis Anton Bueso" w:date="2019-07-04T10:49:00Z">
        <w:r w:rsidR="00557AA8">
          <w:t xml:space="preserve">COMMON-INTERFACES: Is a library where all the </w:t>
        </w:r>
      </w:ins>
      <w:ins w:id="2318" w:author="Jose Luis Anton Bueso" w:date="2019-07-04T10:51:00Z">
        <w:r w:rsidR="00557AA8">
          <w:t xml:space="preserve">public </w:t>
        </w:r>
      </w:ins>
      <w:ins w:id="2319" w:author="Jose Luis Anton Bueso" w:date="2019-07-04T10:49:00Z">
        <w:r w:rsidR="00557AA8">
          <w:t>interfaces</w:t>
        </w:r>
      </w:ins>
      <w:ins w:id="2320" w:author="Jose Luis Anton Bueso" w:date="2019-07-04T10:51:00Z">
        <w:r w:rsidR="00557AA8">
          <w:t xml:space="preserve"> implemented by backend microservices </w:t>
        </w:r>
      </w:ins>
      <w:ins w:id="2321" w:author="Jose Luis Anton Bueso" w:date="2019-07-04T10:49:00Z">
        <w:r w:rsidR="00557AA8">
          <w:t>are defined:</w:t>
        </w:r>
      </w:ins>
    </w:p>
    <w:p w14:paraId="64AE5A36" w14:textId="7811C998" w:rsidR="00557AA8" w:rsidRDefault="00557AA8">
      <w:pPr>
        <w:pStyle w:val="Prrafodelista"/>
        <w:numPr>
          <w:ilvl w:val="0"/>
          <w:numId w:val="34"/>
        </w:numPr>
        <w:rPr>
          <w:ins w:id="2322" w:author="Jose Luis Anton Bueso" w:date="2019-07-04T10:50:00Z"/>
        </w:rPr>
        <w:pPrChange w:id="2323" w:author="Jose Luis Anton Bueso" w:date="2019-07-04T10:50:00Z">
          <w:pPr/>
        </w:pPrChange>
      </w:pPr>
      <w:ins w:id="2324" w:author="Jose Luis Anton Bueso" w:date="2019-07-04T10:50:00Z">
        <w:r>
          <w:lastRenderedPageBreak/>
          <w:t xml:space="preserve">Controllers Interfaces and </w:t>
        </w:r>
        <w:proofErr w:type="spellStart"/>
        <w:r>
          <w:t>FeignClients</w:t>
        </w:r>
        <w:proofErr w:type="spellEnd"/>
      </w:ins>
    </w:p>
    <w:p w14:paraId="5D6FD09E" w14:textId="6672B5C3" w:rsidR="00557AA8" w:rsidRDefault="00557AA8">
      <w:pPr>
        <w:pStyle w:val="Prrafodelista"/>
        <w:numPr>
          <w:ilvl w:val="0"/>
          <w:numId w:val="34"/>
        </w:numPr>
        <w:rPr>
          <w:ins w:id="2325" w:author="Jose Luis Anton Bueso" w:date="2019-07-04T10:50:00Z"/>
        </w:rPr>
        <w:pPrChange w:id="2326" w:author="Jose Luis Anton Bueso" w:date="2019-07-04T10:50:00Z">
          <w:pPr/>
        </w:pPrChange>
      </w:pPr>
      <w:ins w:id="2327" w:author="Jose Luis Anton Bueso" w:date="2019-07-04T10:50:00Z">
        <w:r>
          <w:t xml:space="preserve">VO’s and </w:t>
        </w:r>
        <w:proofErr w:type="spellStart"/>
        <w:r>
          <w:t>Enums</w:t>
        </w:r>
        <w:proofErr w:type="spellEnd"/>
        <w:r>
          <w:t xml:space="preserve"> involved in </w:t>
        </w:r>
        <w:proofErr w:type="spellStart"/>
        <w:r>
          <w:t>microservices</w:t>
        </w:r>
        <w:proofErr w:type="spellEnd"/>
        <w:r>
          <w:t xml:space="preserve"> communications</w:t>
        </w:r>
      </w:ins>
    </w:p>
    <w:p w14:paraId="1E90D907" w14:textId="57482BC5" w:rsidR="00557AA8" w:rsidRDefault="00557AA8">
      <w:pPr>
        <w:ind w:left="360"/>
        <w:rPr>
          <w:ins w:id="2328" w:author="Jose Luis Anton Bueso" w:date="2019-07-04T10:52:00Z"/>
        </w:rPr>
        <w:pPrChange w:id="2329" w:author="Jose Luis Anton Bueso" w:date="2019-07-04T10:52:00Z">
          <w:pPr/>
        </w:pPrChange>
      </w:pPr>
    </w:p>
    <w:p w14:paraId="06C404B4" w14:textId="66BC8D85" w:rsidR="00557AA8" w:rsidRDefault="00557AA8">
      <w:pPr>
        <w:ind w:left="360"/>
        <w:rPr>
          <w:ins w:id="2330" w:author="Jose Luis Anton Bueso" w:date="2019-07-04T11:04:00Z"/>
        </w:rPr>
        <w:pPrChange w:id="2331" w:author="Jose Luis Anton Bueso" w:date="2019-07-04T10:52:00Z">
          <w:pPr/>
        </w:pPrChange>
      </w:pPr>
      <w:ins w:id="2332" w:author="Jose Luis Anton Bueso" w:date="2019-07-04T10:52:00Z">
        <w:r>
          <w:t xml:space="preserve">COMMON-UTILITIES: Is a library where </w:t>
        </w:r>
        <w:r w:rsidR="00935345">
          <w:t xml:space="preserve">common utilities used by all the microservices are implemented. </w:t>
        </w:r>
      </w:ins>
      <w:ins w:id="2333" w:author="Jose Luis Anton Bueso" w:date="2019-07-04T11:04:00Z">
        <w:r w:rsidR="00935345">
          <w:t>Among these utilities there are:</w:t>
        </w:r>
      </w:ins>
    </w:p>
    <w:p w14:paraId="6A8E0640" w14:textId="5DB66B5D" w:rsidR="00935345" w:rsidRDefault="00935345">
      <w:pPr>
        <w:pStyle w:val="Prrafodelista"/>
        <w:numPr>
          <w:ilvl w:val="0"/>
          <w:numId w:val="35"/>
        </w:numPr>
        <w:rPr>
          <w:ins w:id="2334" w:author="Jose Luis Anton Bueso" w:date="2019-07-04T11:04:00Z"/>
        </w:rPr>
        <w:pPrChange w:id="2335" w:author="Jose Luis Anton Bueso" w:date="2019-07-04T11:04:00Z">
          <w:pPr/>
        </w:pPrChange>
      </w:pPr>
      <w:ins w:id="2336" w:author="Jose Luis Anton Bueso" w:date="2019-07-04T11:04:00Z">
        <w:r>
          <w:t>Kafka interface utilities</w:t>
        </w:r>
      </w:ins>
    </w:p>
    <w:p w14:paraId="3A41B24A" w14:textId="4263348F" w:rsidR="00935345" w:rsidRDefault="00935345">
      <w:pPr>
        <w:pStyle w:val="Prrafodelista"/>
        <w:numPr>
          <w:ilvl w:val="0"/>
          <w:numId w:val="35"/>
        </w:numPr>
        <w:rPr>
          <w:ins w:id="2337" w:author="Jose Luis Anton Bueso" w:date="2019-07-04T11:04:00Z"/>
        </w:rPr>
        <w:pPrChange w:id="2338" w:author="Jose Luis Anton Bueso" w:date="2019-07-04T11:04:00Z">
          <w:pPr/>
        </w:pPrChange>
      </w:pPr>
      <w:ins w:id="2339" w:author="Jose Luis Anton Bueso" w:date="2019-07-04T11:04:00Z">
        <w:r>
          <w:t>Basic mapper infrastructure</w:t>
        </w:r>
      </w:ins>
    </w:p>
    <w:p w14:paraId="72E434A1" w14:textId="562A4143" w:rsidR="00935345" w:rsidRDefault="00935345">
      <w:pPr>
        <w:pStyle w:val="Prrafodelista"/>
        <w:numPr>
          <w:ilvl w:val="0"/>
          <w:numId w:val="35"/>
        </w:numPr>
        <w:rPr>
          <w:ins w:id="2340" w:author="Jose Luis Anton Bueso" w:date="2019-07-04T11:04:00Z"/>
        </w:rPr>
        <w:pPrChange w:id="2341" w:author="Jose Luis Anton Bueso" w:date="2019-07-04T11:04:00Z">
          <w:pPr/>
        </w:pPrChange>
      </w:pPr>
      <w:ins w:id="2342" w:author="Jose Luis Anton Bueso" w:date="2019-07-04T11:04:00Z">
        <w:r>
          <w:t>Multitenancy rules</w:t>
        </w:r>
      </w:ins>
    </w:p>
    <w:p w14:paraId="2E1682E8" w14:textId="385BE134" w:rsidR="00935345" w:rsidRPr="005473D9" w:rsidRDefault="00935345">
      <w:pPr>
        <w:pStyle w:val="Prrafodelista"/>
        <w:numPr>
          <w:ilvl w:val="0"/>
          <w:numId w:val="35"/>
        </w:numPr>
        <w:pPrChange w:id="2343" w:author="Jose Luis Anton Bueso" w:date="2019-07-04T11:04:00Z">
          <w:pPr/>
        </w:pPrChange>
      </w:pPr>
      <w:ins w:id="2344" w:author="Jose Luis Anton Bueso" w:date="2019-07-04T11:04:00Z">
        <w:r>
          <w:t>Security infrastructure</w:t>
        </w:r>
      </w:ins>
    </w:p>
    <w:p w14:paraId="539AE8CF" w14:textId="77777777" w:rsidR="005473D9" w:rsidRDefault="005473D9" w:rsidP="005473D9">
      <w:pPr>
        <w:pStyle w:val="Ttulo3"/>
      </w:pPr>
      <w:bookmarkStart w:id="2345" w:name="_Toc326255722"/>
      <w:bookmarkStart w:id="2346" w:name="_Toc326256024"/>
      <w:bookmarkStart w:id="2347" w:name="_Toc3534840"/>
      <w:bookmarkStart w:id="2348" w:name="_Toc11075572"/>
      <w:r w:rsidRPr="00B233ED">
        <w:t xml:space="preserve">Environment </w:t>
      </w:r>
      <w:r>
        <w:t>S</w:t>
      </w:r>
      <w:r w:rsidRPr="00B233ED">
        <w:t>pecification</w:t>
      </w:r>
      <w:bookmarkEnd w:id="2345"/>
      <w:bookmarkEnd w:id="2346"/>
      <w:bookmarkEnd w:id="2347"/>
      <w:bookmarkEnd w:id="2348"/>
    </w:p>
    <w:p w14:paraId="78E21CD8" w14:textId="77777777" w:rsidR="005473D9" w:rsidRPr="00B233ED" w:rsidRDefault="005473D9" w:rsidP="005473D9">
      <w:pPr>
        <w:pStyle w:val="Cita"/>
        <w:jc w:val="both"/>
        <w:rPr>
          <w:rFonts w:eastAsiaTheme="majorEastAsia"/>
        </w:rPr>
      </w:pPr>
      <w:bookmarkStart w:id="2349" w:name="_Toc326255723"/>
      <w:bookmarkStart w:id="2350" w:name="_Toc326256025"/>
      <w:r w:rsidRPr="000A0F05">
        <w:rPr>
          <w:rFonts w:eastAsiaTheme="majorEastAsia"/>
        </w:rPr>
        <w:t>In this section,</w:t>
      </w:r>
      <w:r>
        <w:rPr>
          <w:rFonts w:eastAsiaTheme="majorEastAsia"/>
          <w:color w:val="FF0000"/>
        </w:rPr>
        <w:t xml:space="preserve"> </w:t>
      </w:r>
      <w:r w:rsidRPr="00B233ED">
        <w:rPr>
          <w:rFonts w:eastAsiaTheme="majorEastAsia"/>
        </w:rPr>
        <w:t>the set of hardware nodes that are required</w:t>
      </w:r>
      <w:r>
        <w:rPr>
          <w:rFonts w:eastAsiaTheme="majorEastAsia"/>
        </w:rPr>
        <w:t xml:space="preserve"> </w:t>
      </w:r>
      <w:r w:rsidRPr="000A0F05">
        <w:rPr>
          <w:rFonts w:eastAsiaTheme="majorEastAsia"/>
        </w:rPr>
        <w:t>should be described</w:t>
      </w:r>
      <w:r w:rsidRPr="00B233ED">
        <w:rPr>
          <w:rFonts w:eastAsiaTheme="majorEastAsia"/>
        </w:rPr>
        <w:t>, which nodes need to be connected to which other nodes via network (or other) interfaces, and which software elements are hosted on which hardware nodes.</w:t>
      </w:r>
    </w:p>
    <w:p w14:paraId="15798DE5" w14:textId="77777777" w:rsidR="005473D9" w:rsidRPr="00887D3F" w:rsidRDefault="005473D9" w:rsidP="005473D9">
      <w:pPr>
        <w:pStyle w:val="Cita"/>
        <w:jc w:val="both"/>
        <w:rPr>
          <w:rFonts w:eastAsiaTheme="majorEastAsia"/>
        </w:rPr>
      </w:pPr>
      <w:r w:rsidRPr="00B233ED">
        <w:rPr>
          <w:rFonts w:eastAsiaTheme="majorEastAsia"/>
        </w:rPr>
        <w:t xml:space="preserve">Clarify all the dependencies between </w:t>
      </w:r>
      <w:r>
        <w:rPr>
          <w:rFonts w:eastAsiaTheme="majorEastAsia"/>
        </w:rPr>
        <w:t>the</w:t>
      </w:r>
      <w:r w:rsidRPr="00B233ED">
        <w:rPr>
          <w:rFonts w:eastAsiaTheme="majorEastAsia"/>
        </w:rPr>
        <w:t xml:space="preserve"> system and any third-party software products, including operating systems, programming libraries, messaging systems, application servers, databases, data movement products, web servers and so on.</w:t>
      </w:r>
    </w:p>
    <w:p w14:paraId="734554BE" w14:textId="3D2873F5" w:rsidR="005473D9" w:rsidRDefault="005473D9" w:rsidP="005473D9">
      <w:pPr>
        <w:pStyle w:val="Ttulo3"/>
        <w:tabs>
          <w:tab w:val="num" w:pos="153"/>
        </w:tabs>
      </w:pPr>
      <w:bookmarkStart w:id="2351" w:name="_Toc3534841"/>
      <w:bookmarkStart w:id="2352" w:name="_Toc11075573"/>
      <w:r w:rsidRPr="00B233ED">
        <w:t xml:space="preserve">Development </w:t>
      </w:r>
      <w:r>
        <w:t>E</w:t>
      </w:r>
      <w:r w:rsidRPr="00B233ED">
        <w:t>nvironment</w:t>
      </w:r>
      <w:bookmarkEnd w:id="2349"/>
      <w:bookmarkEnd w:id="2350"/>
      <w:bookmarkEnd w:id="2351"/>
      <w:bookmarkEnd w:id="2352"/>
    </w:p>
    <w:p w14:paraId="53F5555F" w14:textId="2A99AD03" w:rsidR="005473D9" w:rsidRPr="005473D9" w:rsidRDefault="005473D9" w:rsidP="005473D9">
      <w:r>
        <w:t>TBC</w:t>
      </w:r>
    </w:p>
    <w:p w14:paraId="45D0F2F6" w14:textId="77777777" w:rsidR="005473D9" w:rsidRDefault="005473D9" w:rsidP="005473D9">
      <w:pPr>
        <w:pStyle w:val="Ttulo3"/>
        <w:tabs>
          <w:tab w:val="num" w:pos="153"/>
        </w:tabs>
      </w:pPr>
      <w:bookmarkStart w:id="2353" w:name="_Toc326255724"/>
      <w:bookmarkStart w:id="2354" w:name="_Toc326256026"/>
      <w:bookmarkStart w:id="2355" w:name="_Toc3534842"/>
      <w:bookmarkStart w:id="2356" w:name="_Toc11075574"/>
      <w:r w:rsidRPr="00B233ED">
        <w:t>Technology Selection</w:t>
      </w:r>
      <w:bookmarkEnd w:id="2353"/>
      <w:bookmarkEnd w:id="2354"/>
      <w:bookmarkEnd w:id="2355"/>
      <w:bookmarkEnd w:id="2356"/>
    </w:p>
    <w:p w14:paraId="7C059D9B" w14:textId="77777777" w:rsidR="005473D9" w:rsidRPr="005473D9" w:rsidRDefault="005473D9" w:rsidP="005473D9">
      <w:pPr>
        <w:pStyle w:val="Ttulo4"/>
      </w:pPr>
      <w:r w:rsidRPr="00B25AC6">
        <w:t>Backend Services</w:t>
      </w:r>
    </w:p>
    <w:tbl>
      <w:tblPr>
        <w:tblStyle w:val="Tabladecuadrcula4-nfasis1"/>
        <w:tblW w:w="9634" w:type="dxa"/>
        <w:tblLook w:val="04A0" w:firstRow="1" w:lastRow="0" w:firstColumn="1" w:lastColumn="0" w:noHBand="0" w:noVBand="1"/>
      </w:tblPr>
      <w:tblGrid>
        <w:gridCol w:w="2831"/>
        <w:gridCol w:w="4535"/>
        <w:gridCol w:w="2268"/>
      </w:tblGrid>
      <w:tr w:rsidR="005473D9" w:rsidRPr="00BC0BB0" w14:paraId="39ADA953" w14:textId="77777777" w:rsidTr="005473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009B65E4" w14:textId="77777777" w:rsidR="005473D9" w:rsidRPr="00BC0BB0" w:rsidRDefault="005473D9" w:rsidP="005473D9">
            <w:pPr>
              <w:spacing w:after="0"/>
              <w:jc w:val="both"/>
            </w:pPr>
            <w:proofErr w:type="spellStart"/>
            <w:r w:rsidRPr="00BC0BB0">
              <w:t>Feature</w:t>
            </w:r>
            <w:proofErr w:type="spellEnd"/>
          </w:p>
        </w:tc>
        <w:tc>
          <w:tcPr>
            <w:tcW w:w="4535" w:type="dxa"/>
          </w:tcPr>
          <w:p w14:paraId="64A07FB8" w14:textId="77777777" w:rsidR="005473D9" w:rsidRPr="00BC0BB0" w:rsidRDefault="005473D9" w:rsidP="005473D9">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Technology</w:t>
            </w:r>
            <w:proofErr w:type="spellEnd"/>
          </w:p>
        </w:tc>
        <w:tc>
          <w:tcPr>
            <w:tcW w:w="2268" w:type="dxa"/>
          </w:tcPr>
          <w:p w14:paraId="7C508FE8" w14:textId="77777777" w:rsidR="005473D9" w:rsidRPr="00BC0BB0" w:rsidRDefault="005473D9" w:rsidP="005473D9">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Version</w:t>
            </w:r>
            <w:proofErr w:type="spellEnd"/>
          </w:p>
        </w:tc>
      </w:tr>
      <w:tr w:rsidR="005473D9" w:rsidRPr="00BC0BB0" w14:paraId="0B539E9A"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56459A4F" w14:textId="77777777" w:rsidR="005473D9" w:rsidRPr="00BC0BB0" w:rsidRDefault="005473D9" w:rsidP="005473D9">
            <w:pPr>
              <w:spacing w:after="0"/>
              <w:jc w:val="both"/>
            </w:pPr>
            <w:proofErr w:type="spellStart"/>
            <w:r w:rsidRPr="00BC0BB0">
              <w:t>Programming</w:t>
            </w:r>
            <w:proofErr w:type="spellEnd"/>
            <w:r w:rsidRPr="00BC0BB0">
              <w:t xml:space="preserve"> </w:t>
            </w:r>
            <w:proofErr w:type="spellStart"/>
            <w:r w:rsidRPr="00BC0BB0">
              <w:t>Language</w:t>
            </w:r>
            <w:proofErr w:type="spellEnd"/>
          </w:p>
        </w:tc>
        <w:tc>
          <w:tcPr>
            <w:tcW w:w="4535" w:type="dxa"/>
          </w:tcPr>
          <w:p w14:paraId="473DBBA4"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Java</w:t>
            </w:r>
          </w:p>
        </w:tc>
        <w:tc>
          <w:tcPr>
            <w:tcW w:w="2268" w:type="dxa"/>
          </w:tcPr>
          <w:p w14:paraId="26544E7B"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1.8</w:t>
            </w:r>
          </w:p>
        </w:tc>
      </w:tr>
      <w:tr w:rsidR="005473D9" w:rsidRPr="00BC0BB0" w14:paraId="2EC17B77" w14:textId="77777777" w:rsidTr="005473D9">
        <w:tc>
          <w:tcPr>
            <w:cnfStyle w:val="001000000000" w:firstRow="0" w:lastRow="0" w:firstColumn="1" w:lastColumn="0" w:oddVBand="0" w:evenVBand="0" w:oddHBand="0" w:evenHBand="0" w:firstRowFirstColumn="0" w:firstRowLastColumn="0" w:lastRowFirstColumn="0" w:lastRowLastColumn="0"/>
            <w:tcW w:w="2831" w:type="dxa"/>
            <w:vAlign w:val="center"/>
          </w:tcPr>
          <w:p w14:paraId="21F82C39" w14:textId="77777777" w:rsidR="005473D9" w:rsidRPr="00BC0BB0" w:rsidRDefault="005473D9" w:rsidP="005473D9">
            <w:pPr>
              <w:spacing w:after="0"/>
              <w:jc w:val="both"/>
            </w:pPr>
            <w:proofErr w:type="spellStart"/>
            <w:r w:rsidRPr="00BC0BB0">
              <w:t>Dependency</w:t>
            </w:r>
            <w:proofErr w:type="spellEnd"/>
            <w:r w:rsidRPr="00BC0BB0">
              <w:t xml:space="preserve"> </w:t>
            </w:r>
            <w:proofErr w:type="spellStart"/>
            <w:r w:rsidRPr="00BC0BB0">
              <w:t>Injection</w:t>
            </w:r>
            <w:proofErr w:type="spellEnd"/>
          </w:p>
        </w:tc>
        <w:tc>
          <w:tcPr>
            <w:tcW w:w="4535" w:type="dxa"/>
          </w:tcPr>
          <w:p w14:paraId="48C55BFA"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p>
        </w:tc>
        <w:tc>
          <w:tcPr>
            <w:tcW w:w="2268" w:type="dxa"/>
          </w:tcPr>
          <w:p w14:paraId="5666546B"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2.1.3.RELEASE</w:t>
            </w:r>
          </w:p>
        </w:tc>
      </w:tr>
      <w:tr w:rsidR="005473D9" w:rsidRPr="00BC0BB0" w14:paraId="0A556C80"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FAA61F7" w14:textId="77777777" w:rsidR="005473D9" w:rsidRPr="00BC0BB0" w:rsidRDefault="005473D9" w:rsidP="005473D9">
            <w:pPr>
              <w:spacing w:after="0"/>
              <w:jc w:val="both"/>
            </w:pPr>
            <w:r w:rsidRPr="00BC0BB0">
              <w:t>Cloud Computing</w:t>
            </w:r>
          </w:p>
        </w:tc>
        <w:tc>
          <w:tcPr>
            <w:tcW w:w="4535" w:type="dxa"/>
          </w:tcPr>
          <w:p w14:paraId="567D237C"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Spring-Cloud</w:t>
            </w:r>
          </w:p>
        </w:tc>
        <w:tc>
          <w:tcPr>
            <w:tcW w:w="2268" w:type="dxa"/>
          </w:tcPr>
          <w:p w14:paraId="19C73553"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F75485">
              <w:t>Greenwich.RELEASE</w:t>
            </w:r>
            <w:proofErr w:type="spellEnd"/>
          </w:p>
        </w:tc>
      </w:tr>
      <w:tr w:rsidR="005473D9" w:rsidRPr="00BC0BB0" w14:paraId="202092F6" w14:textId="77777777" w:rsidTr="005473D9">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0A301896" w14:textId="77777777" w:rsidR="005473D9" w:rsidRPr="00BC0BB0" w:rsidRDefault="005473D9" w:rsidP="005473D9">
            <w:pPr>
              <w:spacing w:after="0"/>
              <w:jc w:val="both"/>
            </w:pPr>
            <w:proofErr w:type="spellStart"/>
            <w:r w:rsidRPr="00BC0BB0">
              <w:t>Persistence</w:t>
            </w:r>
            <w:proofErr w:type="spellEnd"/>
          </w:p>
        </w:tc>
        <w:tc>
          <w:tcPr>
            <w:tcW w:w="4535" w:type="dxa"/>
          </w:tcPr>
          <w:p w14:paraId="722BDACD"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 xml:space="preserve">JPA </w:t>
            </w:r>
          </w:p>
        </w:tc>
        <w:tc>
          <w:tcPr>
            <w:tcW w:w="2268" w:type="dxa"/>
          </w:tcPr>
          <w:p w14:paraId="1775E00A" w14:textId="018B6D02" w:rsidR="005473D9" w:rsidRPr="00BC0BB0" w:rsidRDefault="005473D9">
            <w:pPr>
              <w:spacing w:after="0"/>
              <w:jc w:val="both"/>
              <w:cnfStyle w:val="000000000000" w:firstRow="0" w:lastRow="0" w:firstColumn="0" w:lastColumn="0" w:oddVBand="0" w:evenVBand="0" w:oddHBand="0" w:evenHBand="0" w:firstRowFirstColumn="0" w:firstRowLastColumn="0" w:lastRowFirstColumn="0" w:lastRowLastColumn="0"/>
            </w:pPr>
            <w:r w:rsidRPr="00BC0BB0">
              <w:t>2.</w:t>
            </w:r>
            <w:del w:id="2357" w:author="Jose Luis Anton Bueso" w:date="2019-03-27T15:32:00Z">
              <w:r w:rsidRPr="00BC0BB0" w:rsidDel="006F6DD0">
                <w:delText>0</w:delText>
              </w:r>
            </w:del>
            <w:ins w:id="2358" w:author="Jose Luis Anton Bueso" w:date="2019-03-27T15:32:00Z">
              <w:r w:rsidR="006F6DD0">
                <w:t>2</w:t>
              </w:r>
            </w:ins>
          </w:p>
        </w:tc>
      </w:tr>
      <w:tr w:rsidR="005473D9" w:rsidRPr="00BC0BB0" w14:paraId="7A5AFDD1"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1CB2AB1B" w14:textId="77777777" w:rsidR="005473D9" w:rsidRPr="00BC0BB0" w:rsidRDefault="005473D9" w:rsidP="005473D9">
            <w:pPr>
              <w:spacing w:after="0"/>
              <w:jc w:val="both"/>
            </w:pPr>
          </w:p>
        </w:tc>
        <w:tc>
          <w:tcPr>
            <w:tcW w:w="4535" w:type="dxa"/>
          </w:tcPr>
          <w:p w14:paraId="0D5AE615"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Hibernate</w:t>
            </w:r>
            <w:proofErr w:type="spellEnd"/>
          </w:p>
        </w:tc>
        <w:tc>
          <w:tcPr>
            <w:tcW w:w="2268" w:type="dxa"/>
          </w:tcPr>
          <w:p w14:paraId="73395ABD"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5.3.7</w:t>
            </w:r>
          </w:p>
        </w:tc>
      </w:tr>
      <w:tr w:rsidR="005473D9" w:rsidRPr="00BC0BB0" w14:paraId="683BD788" w14:textId="77777777" w:rsidTr="005473D9">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0FC83031" w14:textId="77777777" w:rsidR="005473D9" w:rsidRPr="00BC0BB0" w:rsidRDefault="005473D9" w:rsidP="005473D9">
            <w:pPr>
              <w:spacing w:after="0"/>
              <w:jc w:val="both"/>
            </w:pPr>
          </w:p>
        </w:tc>
        <w:tc>
          <w:tcPr>
            <w:tcW w:w="4535" w:type="dxa"/>
          </w:tcPr>
          <w:p w14:paraId="0DED859F"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Spring-Data</w:t>
            </w:r>
          </w:p>
        </w:tc>
        <w:tc>
          <w:tcPr>
            <w:tcW w:w="2268" w:type="dxa"/>
          </w:tcPr>
          <w:p w14:paraId="6C2BD29E"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r w:rsidRPr="00BC0BB0">
              <w:t xml:space="preserve"> </w:t>
            </w:r>
            <w:proofErr w:type="spellStart"/>
            <w:r w:rsidRPr="00BC0BB0">
              <w:t>bundle</w:t>
            </w:r>
            <w:proofErr w:type="spellEnd"/>
          </w:p>
        </w:tc>
      </w:tr>
      <w:tr w:rsidR="005473D9" w:rsidRPr="00BC0BB0" w14:paraId="788CA7B2"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5AC8580B" w14:textId="77777777" w:rsidR="005473D9" w:rsidRPr="00BC0BB0" w:rsidRDefault="005473D9" w:rsidP="005473D9">
            <w:pPr>
              <w:spacing w:after="0"/>
              <w:jc w:val="both"/>
            </w:pPr>
          </w:p>
        </w:tc>
        <w:tc>
          <w:tcPr>
            <w:tcW w:w="4535" w:type="dxa"/>
          </w:tcPr>
          <w:p w14:paraId="52E67D74"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PostgreSql</w:t>
            </w:r>
            <w:proofErr w:type="spellEnd"/>
            <w:r w:rsidRPr="00BC0BB0">
              <w:t xml:space="preserve"> driver</w:t>
            </w:r>
          </w:p>
        </w:tc>
        <w:tc>
          <w:tcPr>
            <w:tcW w:w="2268" w:type="dxa"/>
          </w:tcPr>
          <w:p w14:paraId="6F67B4B6"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42.2.5</w:t>
            </w:r>
          </w:p>
        </w:tc>
      </w:tr>
      <w:tr w:rsidR="005473D9" w:rsidRPr="00BC0BB0" w14:paraId="4D3B51C5" w14:textId="77777777" w:rsidTr="005473D9">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470A41FD" w14:textId="77777777" w:rsidR="005473D9" w:rsidRPr="00BC0BB0" w:rsidRDefault="005473D9" w:rsidP="005473D9">
            <w:pPr>
              <w:spacing w:after="0"/>
              <w:jc w:val="both"/>
            </w:pPr>
          </w:p>
        </w:tc>
        <w:tc>
          <w:tcPr>
            <w:tcW w:w="4535" w:type="dxa"/>
          </w:tcPr>
          <w:p w14:paraId="6F925728"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r w:rsidRPr="00BC0BB0">
              <w:t>-Data-</w:t>
            </w:r>
            <w:proofErr w:type="spellStart"/>
            <w:r w:rsidRPr="00BC0BB0">
              <w:t>Mongodb</w:t>
            </w:r>
            <w:proofErr w:type="spellEnd"/>
          </w:p>
        </w:tc>
        <w:tc>
          <w:tcPr>
            <w:tcW w:w="2268" w:type="dxa"/>
          </w:tcPr>
          <w:p w14:paraId="5C2687F9"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r w:rsidRPr="00BC0BB0">
              <w:t xml:space="preserve"> </w:t>
            </w:r>
            <w:proofErr w:type="spellStart"/>
            <w:r w:rsidRPr="00BC0BB0">
              <w:t>bundle</w:t>
            </w:r>
            <w:proofErr w:type="spellEnd"/>
          </w:p>
        </w:tc>
      </w:tr>
      <w:tr w:rsidR="005473D9" w:rsidRPr="00BC0BB0" w14:paraId="465EF5D5"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77BCC522" w14:textId="77777777" w:rsidR="005473D9" w:rsidRPr="00BC0BB0" w:rsidRDefault="005473D9" w:rsidP="005473D9">
            <w:pPr>
              <w:spacing w:after="0"/>
              <w:jc w:val="both"/>
            </w:pPr>
            <w:proofErr w:type="spellStart"/>
            <w:r w:rsidRPr="00BC0BB0">
              <w:t>Circuit</w:t>
            </w:r>
            <w:proofErr w:type="spellEnd"/>
            <w:r w:rsidRPr="00BC0BB0">
              <w:t xml:space="preserve"> </w:t>
            </w:r>
            <w:proofErr w:type="spellStart"/>
            <w:r w:rsidRPr="00BC0BB0">
              <w:t>Breaker</w:t>
            </w:r>
            <w:proofErr w:type="spellEnd"/>
          </w:p>
        </w:tc>
        <w:tc>
          <w:tcPr>
            <w:tcW w:w="4535" w:type="dxa"/>
          </w:tcPr>
          <w:p w14:paraId="1FE3B000"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Hystrix</w:t>
            </w:r>
            <w:proofErr w:type="spellEnd"/>
          </w:p>
        </w:tc>
        <w:tc>
          <w:tcPr>
            <w:tcW w:w="2268" w:type="dxa"/>
          </w:tcPr>
          <w:p w14:paraId="7CE3B335"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1.5.8</w:t>
            </w:r>
          </w:p>
        </w:tc>
      </w:tr>
      <w:tr w:rsidR="005473D9" w:rsidRPr="00BC0BB0" w14:paraId="22F6C74E" w14:textId="77777777" w:rsidTr="005473D9">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4409D6B4" w14:textId="77777777" w:rsidR="005473D9" w:rsidRPr="00BC0BB0" w:rsidRDefault="005473D9" w:rsidP="005473D9">
            <w:pPr>
              <w:spacing w:after="0"/>
              <w:jc w:val="both"/>
            </w:pPr>
          </w:p>
        </w:tc>
        <w:tc>
          <w:tcPr>
            <w:tcW w:w="4535" w:type="dxa"/>
          </w:tcPr>
          <w:p w14:paraId="487E8790"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Spring-Cloud-</w:t>
            </w:r>
            <w:proofErr w:type="spellStart"/>
            <w:r w:rsidRPr="00BC0BB0">
              <w:t>Netflix</w:t>
            </w:r>
            <w:proofErr w:type="spellEnd"/>
            <w:r w:rsidRPr="00BC0BB0">
              <w:t>-</w:t>
            </w:r>
            <w:proofErr w:type="spellStart"/>
            <w:r w:rsidRPr="00BC0BB0">
              <w:t>Hystrix</w:t>
            </w:r>
            <w:proofErr w:type="spellEnd"/>
          </w:p>
        </w:tc>
        <w:tc>
          <w:tcPr>
            <w:tcW w:w="2268" w:type="dxa"/>
          </w:tcPr>
          <w:p w14:paraId="392386CA"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086712D4"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7048BF98" w14:textId="77777777" w:rsidR="005473D9" w:rsidRPr="00BC0BB0" w:rsidRDefault="005473D9" w:rsidP="005473D9">
            <w:pPr>
              <w:spacing w:after="0"/>
              <w:jc w:val="both"/>
            </w:pPr>
            <w:proofErr w:type="spellStart"/>
            <w:r w:rsidRPr="00BC0BB0">
              <w:t>Transaction</w:t>
            </w:r>
            <w:proofErr w:type="spellEnd"/>
            <w:r w:rsidRPr="00BC0BB0">
              <w:t xml:space="preserve"> </w:t>
            </w:r>
            <w:proofErr w:type="spellStart"/>
            <w:r w:rsidRPr="00BC0BB0">
              <w:t>Tracing</w:t>
            </w:r>
            <w:proofErr w:type="spellEnd"/>
          </w:p>
        </w:tc>
        <w:tc>
          <w:tcPr>
            <w:tcW w:w="4535" w:type="dxa"/>
          </w:tcPr>
          <w:p w14:paraId="31EB1644"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Spring-Cloud-</w:t>
            </w:r>
            <w:proofErr w:type="spellStart"/>
            <w:r w:rsidRPr="00BC0BB0">
              <w:t>Sleuth</w:t>
            </w:r>
            <w:proofErr w:type="spellEnd"/>
          </w:p>
        </w:tc>
        <w:tc>
          <w:tcPr>
            <w:tcW w:w="2268" w:type="dxa"/>
          </w:tcPr>
          <w:p w14:paraId="22C205D9"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745C890E" w14:textId="77777777" w:rsidTr="005473D9">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7549FCF2" w14:textId="77777777" w:rsidR="005473D9" w:rsidRPr="00BC0BB0" w:rsidRDefault="005473D9" w:rsidP="005473D9">
            <w:pPr>
              <w:spacing w:after="0"/>
              <w:jc w:val="both"/>
            </w:pPr>
          </w:p>
        </w:tc>
        <w:tc>
          <w:tcPr>
            <w:tcW w:w="4535" w:type="dxa"/>
          </w:tcPr>
          <w:p w14:paraId="3279B704"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Spring-Cloud-</w:t>
            </w:r>
            <w:proofErr w:type="spellStart"/>
            <w:r w:rsidRPr="00BC0BB0">
              <w:t>Zipkin</w:t>
            </w:r>
            <w:proofErr w:type="spellEnd"/>
          </w:p>
        </w:tc>
        <w:tc>
          <w:tcPr>
            <w:tcW w:w="2268" w:type="dxa"/>
          </w:tcPr>
          <w:p w14:paraId="026EEBE6"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48B043DE"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1D02C844" w14:textId="77777777" w:rsidR="005473D9" w:rsidRPr="00BC0BB0" w:rsidRDefault="005473D9" w:rsidP="005473D9">
            <w:pPr>
              <w:spacing w:after="0"/>
              <w:jc w:val="both"/>
            </w:pPr>
          </w:p>
        </w:tc>
        <w:tc>
          <w:tcPr>
            <w:tcW w:w="4535" w:type="dxa"/>
          </w:tcPr>
          <w:p w14:paraId="0EC98B95"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Zipkin</w:t>
            </w:r>
            <w:proofErr w:type="spellEnd"/>
          </w:p>
        </w:tc>
        <w:tc>
          <w:tcPr>
            <w:tcW w:w="2268" w:type="dxa"/>
          </w:tcPr>
          <w:p w14:paraId="64FC936A"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2.12.0</w:t>
            </w:r>
          </w:p>
        </w:tc>
      </w:tr>
      <w:tr w:rsidR="005473D9" w:rsidRPr="00BC0BB0" w14:paraId="02A71782" w14:textId="77777777" w:rsidTr="005473D9">
        <w:tc>
          <w:tcPr>
            <w:cnfStyle w:val="001000000000" w:firstRow="0" w:lastRow="0" w:firstColumn="1" w:lastColumn="0" w:oddVBand="0" w:evenVBand="0" w:oddHBand="0" w:evenHBand="0" w:firstRowFirstColumn="0" w:firstRowLastColumn="0" w:lastRowFirstColumn="0" w:lastRowLastColumn="0"/>
            <w:tcW w:w="2831" w:type="dxa"/>
            <w:vAlign w:val="center"/>
          </w:tcPr>
          <w:p w14:paraId="2D2866E1" w14:textId="77777777" w:rsidR="005473D9" w:rsidRPr="00BC0BB0" w:rsidRDefault="005473D9" w:rsidP="005473D9">
            <w:pPr>
              <w:spacing w:after="0"/>
              <w:jc w:val="both"/>
            </w:pPr>
            <w:proofErr w:type="spellStart"/>
            <w:r w:rsidRPr="00BC0BB0">
              <w:t>Service</w:t>
            </w:r>
            <w:proofErr w:type="spellEnd"/>
            <w:r w:rsidRPr="00BC0BB0">
              <w:t xml:space="preserve"> Discovery</w:t>
            </w:r>
          </w:p>
        </w:tc>
        <w:tc>
          <w:tcPr>
            <w:tcW w:w="4535" w:type="dxa"/>
          </w:tcPr>
          <w:p w14:paraId="01FF874E"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Spring-Cloud-</w:t>
            </w:r>
            <w:proofErr w:type="spellStart"/>
            <w:r w:rsidRPr="00BC0BB0">
              <w:t>Consul</w:t>
            </w:r>
            <w:proofErr w:type="spellEnd"/>
            <w:r w:rsidRPr="00BC0BB0">
              <w:t>-Discovery</w:t>
            </w:r>
          </w:p>
        </w:tc>
        <w:tc>
          <w:tcPr>
            <w:tcW w:w="2268" w:type="dxa"/>
          </w:tcPr>
          <w:p w14:paraId="42F66C57"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19095234"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5F3D8ECC" w14:textId="77777777" w:rsidR="005473D9" w:rsidRPr="00BC0BB0" w:rsidRDefault="005473D9" w:rsidP="005473D9">
            <w:pPr>
              <w:spacing w:after="0"/>
              <w:jc w:val="both"/>
            </w:pPr>
            <w:proofErr w:type="spellStart"/>
            <w:r w:rsidRPr="00BC0BB0">
              <w:t>Service</w:t>
            </w:r>
            <w:proofErr w:type="spellEnd"/>
            <w:r w:rsidRPr="00BC0BB0">
              <w:t xml:space="preserve"> </w:t>
            </w:r>
            <w:proofErr w:type="spellStart"/>
            <w:r w:rsidRPr="00BC0BB0">
              <w:t>Config</w:t>
            </w:r>
            <w:proofErr w:type="spellEnd"/>
          </w:p>
        </w:tc>
        <w:tc>
          <w:tcPr>
            <w:tcW w:w="4535" w:type="dxa"/>
          </w:tcPr>
          <w:p w14:paraId="579C0745"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Spring-Cloud-</w:t>
            </w:r>
            <w:proofErr w:type="spellStart"/>
            <w:r w:rsidRPr="00BC0BB0">
              <w:t>Consul</w:t>
            </w:r>
            <w:proofErr w:type="spellEnd"/>
            <w:r w:rsidRPr="00BC0BB0">
              <w:t>-</w:t>
            </w:r>
            <w:proofErr w:type="spellStart"/>
            <w:r w:rsidRPr="00BC0BB0">
              <w:t>Config</w:t>
            </w:r>
            <w:proofErr w:type="spellEnd"/>
          </w:p>
        </w:tc>
        <w:tc>
          <w:tcPr>
            <w:tcW w:w="2268" w:type="dxa"/>
          </w:tcPr>
          <w:p w14:paraId="17CFC6C6"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18473039" w14:textId="77777777" w:rsidTr="005473D9">
        <w:tc>
          <w:tcPr>
            <w:cnfStyle w:val="001000000000" w:firstRow="0" w:lastRow="0" w:firstColumn="1" w:lastColumn="0" w:oddVBand="0" w:evenVBand="0" w:oddHBand="0" w:evenHBand="0" w:firstRowFirstColumn="0" w:firstRowLastColumn="0" w:lastRowFirstColumn="0" w:lastRowLastColumn="0"/>
            <w:tcW w:w="2831" w:type="dxa"/>
            <w:vAlign w:val="center"/>
          </w:tcPr>
          <w:p w14:paraId="15A3582E" w14:textId="77777777" w:rsidR="005473D9" w:rsidRPr="00BC0BB0" w:rsidRDefault="005473D9" w:rsidP="005473D9">
            <w:pPr>
              <w:spacing w:after="0"/>
              <w:jc w:val="both"/>
            </w:pPr>
            <w:proofErr w:type="spellStart"/>
            <w:r w:rsidRPr="00BC0BB0">
              <w:t>Service</w:t>
            </w:r>
            <w:proofErr w:type="spellEnd"/>
            <w:r w:rsidRPr="00BC0BB0">
              <w:t xml:space="preserve"> </w:t>
            </w:r>
            <w:proofErr w:type="spellStart"/>
            <w:r w:rsidRPr="00BC0BB0">
              <w:t>Communication</w:t>
            </w:r>
            <w:proofErr w:type="spellEnd"/>
          </w:p>
        </w:tc>
        <w:tc>
          <w:tcPr>
            <w:tcW w:w="4535" w:type="dxa"/>
          </w:tcPr>
          <w:p w14:paraId="367A9489"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 xml:space="preserve">Spring </w:t>
            </w:r>
            <w:proofErr w:type="spellStart"/>
            <w:r w:rsidRPr="00BC0BB0">
              <w:t>Openfeign</w:t>
            </w:r>
            <w:proofErr w:type="spellEnd"/>
          </w:p>
        </w:tc>
        <w:tc>
          <w:tcPr>
            <w:tcW w:w="2268" w:type="dxa"/>
          </w:tcPr>
          <w:p w14:paraId="17A10B9C"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1E9885C4" w14:textId="77777777" w:rsidTr="005473D9">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E11B84B" w14:textId="77777777" w:rsidR="005473D9" w:rsidRPr="00BC0BB0" w:rsidRDefault="005473D9" w:rsidP="005473D9">
            <w:pPr>
              <w:spacing w:after="0"/>
              <w:jc w:val="both"/>
            </w:pPr>
            <w:proofErr w:type="spellStart"/>
            <w:r w:rsidRPr="00BC0BB0">
              <w:t>Metrics</w:t>
            </w:r>
            <w:proofErr w:type="spellEnd"/>
          </w:p>
        </w:tc>
        <w:tc>
          <w:tcPr>
            <w:tcW w:w="4535" w:type="dxa"/>
          </w:tcPr>
          <w:p w14:paraId="08D8214A"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Micrometer</w:t>
            </w:r>
            <w:proofErr w:type="spellEnd"/>
          </w:p>
        </w:tc>
        <w:tc>
          <w:tcPr>
            <w:tcW w:w="2268" w:type="dxa"/>
          </w:tcPr>
          <w:p w14:paraId="6681DA17"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1.1.3</w:t>
            </w:r>
          </w:p>
        </w:tc>
      </w:tr>
      <w:tr w:rsidR="005473D9" w:rsidRPr="00BC0BB0" w14:paraId="224E6BCA" w14:textId="77777777" w:rsidTr="005473D9">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5C5068C6" w14:textId="77777777" w:rsidR="005473D9" w:rsidRPr="00BC0BB0" w:rsidRDefault="005473D9" w:rsidP="005473D9">
            <w:pPr>
              <w:spacing w:after="0"/>
              <w:jc w:val="both"/>
            </w:pPr>
            <w:proofErr w:type="spellStart"/>
            <w:r w:rsidRPr="00BC0BB0">
              <w:t>Logging</w:t>
            </w:r>
            <w:proofErr w:type="spellEnd"/>
          </w:p>
        </w:tc>
        <w:tc>
          <w:tcPr>
            <w:tcW w:w="4535" w:type="dxa"/>
          </w:tcPr>
          <w:p w14:paraId="13D05317"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SLF4J</w:t>
            </w:r>
          </w:p>
        </w:tc>
        <w:tc>
          <w:tcPr>
            <w:tcW w:w="2268" w:type="dxa"/>
          </w:tcPr>
          <w:p w14:paraId="3A10670F"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1.7.26</w:t>
            </w:r>
          </w:p>
        </w:tc>
      </w:tr>
      <w:tr w:rsidR="005473D9" w:rsidRPr="00BC0BB0" w14:paraId="6074FB73" w14:textId="77777777" w:rsidTr="005473D9">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3589E6D8" w14:textId="77777777" w:rsidR="005473D9" w:rsidRPr="00BC0BB0" w:rsidRDefault="005473D9" w:rsidP="005473D9">
            <w:pPr>
              <w:spacing w:after="0"/>
              <w:jc w:val="both"/>
            </w:pPr>
          </w:p>
        </w:tc>
        <w:tc>
          <w:tcPr>
            <w:tcW w:w="4535" w:type="dxa"/>
          </w:tcPr>
          <w:p w14:paraId="0669CABB"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Logback-Classic</w:t>
            </w:r>
            <w:proofErr w:type="spellEnd"/>
          </w:p>
        </w:tc>
        <w:tc>
          <w:tcPr>
            <w:tcW w:w="2268" w:type="dxa"/>
          </w:tcPr>
          <w:p w14:paraId="23932EBE"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1.2.3</w:t>
            </w:r>
          </w:p>
        </w:tc>
      </w:tr>
      <w:tr w:rsidR="005473D9" w:rsidRPr="00BC0BB0" w14:paraId="161AF614" w14:textId="77777777" w:rsidTr="005473D9">
        <w:trPr>
          <w:trHeight w:val="181"/>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02DF4F1C" w14:textId="77777777" w:rsidR="005473D9" w:rsidRPr="00BC0BB0" w:rsidRDefault="005473D9" w:rsidP="005473D9">
            <w:pPr>
              <w:spacing w:after="0"/>
              <w:jc w:val="both"/>
            </w:pPr>
          </w:p>
        </w:tc>
        <w:tc>
          <w:tcPr>
            <w:tcW w:w="4535" w:type="dxa"/>
          </w:tcPr>
          <w:p w14:paraId="4BEAA0F7"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EF1B91">
              <w:t>sentry-logback</w:t>
            </w:r>
            <w:proofErr w:type="spellEnd"/>
          </w:p>
        </w:tc>
        <w:tc>
          <w:tcPr>
            <w:tcW w:w="2268" w:type="dxa"/>
          </w:tcPr>
          <w:p w14:paraId="032DFBA1"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t>1.7.22</w:t>
            </w:r>
          </w:p>
        </w:tc>
      </w:tr>
      <w:tr w:rsidR="005473D9" w:rsidRPr="00BC0BB0" w14:paraId="57536451"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235F25A7" w14:textId="77777777" w:rsidR="005473D9" w:rsidRPr="00BC0BB0" w:rsidRDefault="005473D9" w:rsidP="005473D9">
            <w:pPr>
              <w:spacing w:after="0"/>
              <w:jc w:val="both"/>
            </w:pPr>
            <w:r w:rsidRPr="00BC0BB0">
              <w:t>JSON</w:t>
            </w:r>
          </w:p>
        </w:tc>
        <w:tc>
          <w:tcPr>
            <w:tcW w:w="4535" w:type="dxa"/>
          </w:tcPr>
          <w:p w14:paraId="14342D9F"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jackson-databind</w:t>
            </w:r>
            <w:proofErr w:type="spellEnd"/>
          </w:p>
        </w:tc>
        <w:tc>
          <w:tcPr>
            <w:tcW w:w="2268" w:type="dxa"/>
          </w:tcPr>
          <w:p w14:paraId="30C6D7D9" w14:textId="1D45649B" w:rsidR="005473D9" w:rsidRPr="00BC0BB0" w:rsidRDefault="005473D9" w:rsidP="001A72A9">
            <w:pPr>
              <w:spacing w:after="0"/>
              <w:jc w:val="both"/>
              <w:cnfStyle w:val="000000100000" w:firstRow="0" w:lastRow="0" w:firstColumn="0" w:lastColumn="0" w:oddVBand="0" w:evenVBand="0" w:oddHBand="1" w:evenHBand="0" w:firstRowFirstColumn="0" w:firstRowLastColumn="0" w:lastRowFirstColumn="0" w:lastRowLastColumn="0"/>
              <w:pPrChange w:id="2359" w:author="Jose Luis Anton Bueso" w:date="2020-06-29T16:36:00Z">
                <w:pPr>
                  <w:spacing w:after="0"/>
                  <w:jc w:val="both"/>
                  <w:cnfStyle w:val="000000100000" w:firstRow="0" w:lastRow="0" w:firstColumn="0" w:lastColumn="0" w:oddVBand="0" w:evenVBand="0" w:oddHBand="1" w:evenHBand="0" w:firstRowFirstColumn="0" w:firstRowLastColumn="0" w:lastRowFirstColumn="0" w:lastRowLastColumn="0"/>
                </w:pPr>
              </w:pPrChange>
            </w:pPr>
            <w:r w:rsidRPr="00BC0BB0">
              <w:t>2.</w:t>
            </w:r>
            <w:del w:id="2360" w:author="Jose Luis Anton Bueso" w:date="2020-06-29T16:36:00Z">
              <w:r w:rsidRPr="00BC0BB0" w:rsidDel="001A72A9">
                <w:delText>9</w:delText>
              </w:r>
            </w:del>
            <w:ins w:id="2361" w:author="Jose Luis Anton Bueso" w:date="2020-06-29T16:36:00Z">
              <w:r w:rsidR="001A72A9">
                <w:t>10</w:t>
              </w:r>
            </w:ins>
            <w:r w:rsidRPr="00BC0BB0">
              <w:t>.</w:t>
            </w:r>
            <w:del w:id="2362" w:author="Jose Luis Anton Bueso" w:date="2020-06-29T16:36:00Z">
              <w:r w:rsidRPr="00BC0BB0" w:rsidDel="001A72A9">
                <w:delText>8</w:delText>
              </w:r>
            </w:del>
            <w:ins w:id="2363" w:author="Jose Luis Anton Bueso" w:date="2020-06-29T16:36:00Z">
              <w:r w:rsidR="001A72A9">
                <w:t>13</w:t>
              </w:r>
            </w:ins>
          </w:p>
        </w:tc>
      </w:tr>
      <w:tr w:rsidR="005473D9" w:rsidRPr="00BC0BB0" w14:paraId="4BDF13F5" w14:textId="77777777" w:rsidTr="005473D9">
        <w:tc>
          <w:tcPr>
            <w:cnfStyle w:val="001000000000" w:firstRow="0" w:lastRow="0" w:firstColumn="1" w:lastColumn="0" w:oddVBand="0" w:evenVBand="0" w:oddHBand="0" w:evenHBand="0" w:firstRowFirstColumn="0" w:firstRowLastColumn="0" w:lastRowFirstColumn="0" w:lastRowLastColumn="0"/>
            <w:tcW w:w="2831" w:type="dxa"/>
            <w:vAlign w:val="center"/>
          </w:tcPr>
          <w:p w14:paraId="353C5204" w14:textId="77777777" w:rsidR="005473D9" w:rsidRPr="00BC0BB0" w:rsidRDefault="005473D9" w:rsidP="005473D9">
            <w:pPr>
              <w:spacing w:after="0"/>
              <w:jc w:val="both"/>
            </w:pPr>
            <w:proofErr w:type="spellStart"/>
            <w:r w:rsidRPr="00BC0BB0">
              <w:lastRenderedPageBreak/>
              <w:t>Service</w:t>
            </w:r>
            <w:proofErr w:type="spellEnd"/>
            <w:r w:rsidRPr="00BC0BB0">
              <w:t xml:space="preserve"> Management</w:t>
            </w:r>
          </w:p>
        </w:tc>
        <w:tc>
          <w:tcPr>
            <w:tcW w:w="4535" w:type="dxa"/>
          </w:tcPr>
          <w:p w14:paraId="66232E14"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r w:rsidRPr="00BC0BB0">
              <w:t xml:space="preserve"> </w:t>
            </w:r>
            <w:proofErr w:type="spellStart"/>
            <w:r w:rsidRPr="00BC0BB0">
              <w:t>Actuator</w:t>
            </w:r>
            <w:proofErr w:type="spellEnd"/>
          </w:p>
        </w:tc>
        <w:tc>
          <w:tcPr>
            <w:tcW w:w="2268" w:type="dxa"/>
          </w:tcPr>
          <w:p w14:paraId="6EABB22B"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r w:rsidRPr="00BC0BB0">
              <w:t xml:space="preserve"> </w:t>
            </w:r>
            <w:proofErr w:type="spellStart"/>
            <w:r w:rsidRPr="00BC0BB0">
              <w:t>bundle</w:t>
            </w:r>
            <w:proofErr w:type="spellEnd"/>
          </w:p>
        </w:tc>
      </w:tr>
      <w:tr w:rsidR="005473D9" w:rsidRPr="00BC0BB0" w14:paraId="502C359F"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480D6D0E" w14:textId="77777777" w:rsidR="005473D9" w:rsidRPr="00BC0BB0" w:rsidRDefault="005473D9" w:rsidP="005473D9">
            <w:pPr>
              <w:spacing w:after="0"/>
              <w:jc w:val="both"/>
            </w:pPr>
            <w:proofErr w:type="spellStart"/>
            <w:r w:rsidRPr="00BC0BB0">
              <w:t>Rest</w:t>
            </w:r>
            <w:proofErr w:type="spellEnd"/>
          </w:p>
        </w:tc>
        <w:tc>
          <w:tcPr>
            <w:tcW w:w="4535" w:type="dxa"/>
          </w:tcPr>
          <w:p w14:paraId="461D7DC3"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Jersey</w:t>
            </w:r>
          </w:p>
        </w:tc>
        <w:tc>
          <w:tcPr>
            <w:tcW w:w="2268" w:type="dxa"/>
          </w:tcPr>
          <w:p w14:paraId="746E8D36"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2.27</w:t>
            </w:r>
          </w:p>
        </w:tc>
      </w:tr>
      <w:tr w:rsidR="005473D9" w:rsidRPr="00BC0BB0" w14:paraId="36356533" w14:textId="77777777" w:rsidTr="005473D9">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4B11E8E8" w14:textId="77777777" w:rsidR="005473D9" w:rsidRPr="00BC0BB0" w:rsidRDefault="005473D9" w:rsidP="005473D9">
            <w:pPr>
              <w:spacing w:after="0"/>
              <w:jc w:val="both"/>
            </w:pPr>
          </w:p>
        </w:tc>
        <w:tc>
          <w:tcPr>
            <w:tcW w:w="4535" w:type="dxa"/>
          </w:tcPr>
          <w:p w14:paraId="0920E573"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r w:rsidRPr="00BC0BB0">
              <w:t>-Jersey</w:t>
            </w:r>
          </w:p>
        </w:tc>
        <w:tc>
          <w:tcPr>
            <w:tcW w:w="2268" w:type="dxa"/>
          </w:tcPr>
          <w:p w14:paraId="4E0F2619"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r w:rsidRPr="00BC0BB0">
              <w:t xml:space="preserve"> </w:t>
            </w:r>
            <w:proofErr w:type="spellStart"/>
            <w:r w:rsidRPr="00BC0BB0">
              <w:t>bundle</w:t>
            </w:r>
            <w:proofErr w:type="spellEnd"/>
          </w:p>
        </w:tc>
      </w:tr>
      <w:tr w:rsidR="005473D9" w:rsidRPr="00BC0BB0" w14:paraId="3962EFE2"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39782062" w14:textId="77777777" w:rsidR="005473D9" w:rsidRPr="00BC0BB0" w:rsidRDefault="005473D9" w:rsidP="005473D9">
            <w:pPr>
              <w:spacing w:after="0"/>
              <w:jc w:val="both"/>
            </w:pPr>
          </w:p>
        </w:tc>
        <w:tc>
          <w:tcPr>
            <w:tcW w:w="4535" w:type="dxa"/>
          </w:tcPr>
          <w:p w14:paraId="507F14AF"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Spring-</w:t>
            </w:r>
            <w:proofErr w:type="spellStart"/>
            <w:r w:rsidRPr="00BC0BB0">
              <w:t>Boot</w:t>
            </w:r>
            <w:proofErr w:type="spellEnd"/>
            <w:r w:rsidRPr="00BC0BB0">
              <w:t>-HATEOAS</w:t>
            </w:r>
          </w:p>
        </w:tc>
        <w:tc>
          <w:tcPr>
            <w:tcW w:w="2268" w:type="dxa"/>
          </w:tcPr>
          <w:p w14:paraId="3649698C"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rsidRPr="00BC0BB0">
              <w:t>Spring-</w:t>
            </w:r>
            <w:proofErr w:type="spellStart"/>
            <w:r w:rsidRPr="00BC0BB0">
              <w:t>Boot</w:t>
            </w:r>
            <w:proofErr w:type="spellEnd"/>
            <w:r w:rsidRPr="00BC0BB0">
              <w:t xml:space="preserve"> </w:t>
            </w:r>
            <w:proofErr w:type="spellStart"/>
            <w:r w:rsidRPr="00BC0BB0">
              <w:t>bundle</w:t>
            </w:r>
            <w:proofErr w:type="spellEnd"/>
          </w:p>
        </w:tc>
      </w:tr>
      <w:tr w:rsidR="005473D9" w:rsidRPr="00BC0BB0" w14:paraId="402AF97F" w14:textId="77777777" w:rsidTr="005473D9">
        <w:tc>
          <w:tcPr>
            <w:cnfStyle w:val="001000000000" w:firstRow="0" w:lastRow="0" w:firstColumn="1" w:lastColumn="0" w:oddVBand="0" w:evenVBand="0" w:oddHBand="0" w:evenHBand="0" w:firstRowFirstColumn="0" w:firstRowLastColumn="0" w:lastRowFirstColumn="0" w:lastRowLastColumn="0"/>
            <w:tcW w:w="2831" w:type="dxa"/>
            <w:vAlign w:val="center"/>
          </w:tcPr>
          <w:p w14:paraId="23998AA5" w14:textId="77777777" w:rsidR="005473D9" w:rsidRPr="00BC0BB0" w:rsidRDefault="005473D9" w:rsidP="005473D9">
            <w:pPr>
              <w:spacing w:after="0"/>
              <w:jc w:val="both"/>
            </w:pPr>
            <w:proofErr w:type="spellStart"/>
            <w:r w:rsidRPr="00BC0BB0">
              <w:t>Structure</w:t>
            </w:r>
            <w:proofErr w:type="spellEnd"/>
            <w:r w:rsidRPr="00BC0BB0">
              <w:t xml:space="preserve"> </w:t>
            </w:r>
            <w:proofErr w:type="spellStart"/>
            <w:r w:rsidRPr="00BC0BB0">
              <w:t>Mapping</w:t>
            </w:r>
            <w:proofErr w:type="spellEnd"/>
          </w:p>
        </w:tc>
        <w:tc>
          <w:tcPr>
            <w:tcW w:w="4535" w:type="dxa"/>
          </w:tcPr>
          <w:p w14:paraId="546891BD"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BC0BB0">
              <w:t>MapStruct</w:t>
            </w:r>
            <w:proofErr w:type="spellEnd"/>
          </w:p>
        </w:tc>
        <w:tc>
          <w:tcPr>
            <w:tcW w:w="2268" w:type="dxa"/>
          </w:tcPr>
          <w:p w14:paraId="4AABE989" w14:textId="77777777" w:rsidR="005473D9" w:rsidRPr="00BC0BB0"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rsidRPr="00BC0BB0">
              <w:t>1.3.0.Final</w:t>
            </w:r>
          </w:p>
        </w:tc>
      </w:tr>
      <w:tr w:rsidR="005473D9" w:rsidRPr="00BC0BB0" w14:paraId="0CAA3E7D"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BB256FA" w14:textId="77777777" w:rsidR="005473D9" w:rsidRPr="00BC0BB0" w:rsidRDefault="005473D9" w:rsidP="005473D9">
            <w:pPr>
              <w:spacing w:after="0"/>
              <w:jc w:val="both"/>
            </w:pPr>
            <w:proofErr w:type="spellStart"/>
            <w:r>
              <w:t>Rest</w:t>
            </w:r>
            <w:proofErr w:type="spellEnd"/>
            <w:r>
              <w:t xml:space="preserve"> </w:t>
            </w:r>
            <w:proofErr w:type="spellStart"/>
            <w:r>
              <w:t>Documentation</w:t>
            </w:r>
            <w:proofErr w:type="spellEnd"/>
          </w:p>
        </w:tc>
        <w:tc>
          <w:tcPr>
            <w:tcW w:w="4535" w:type="dxa"/>
          </w:tcPr>
          <w:p w14:paraId="13BF867F"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proofErr w:type="spellStart"/>
            <w:r>
              <w:t>Swagger</w:t>
            </w:r>
            <w:proofErr w:type="spellEnd"/>
          </w:p>
        </w:tc>
        <w:tc>
          <w:tcPr>
            <w:tcW w:w="2268" w:type="dxa"/>
          </w:tcPr>
          <w:p w14:paraId="3597692A" w14:textId="77777777" w:rsidR="005473D9" w:rsidRPr="00BC0BB0"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r>
              <w:t>2.9.2</w:t>
            </w:r>
          </w:p>
        </w:tc>
      </w:tr>
      <w:tr w:rsidR="005473D9" w:rsidRPr="00BC0BB0" w14:paraId="1F6E35A9" w14:textId="77777777" w:rsidTr="005473D9">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7A2BE6CC" w14:textId="77777777" w:rsidR="005473D9" w:rsidRDefault="005473D9" w:rsidP="005473D9">
            <w:pPr>
              <w:spacing w:after="0"/>
              <w:jc w:val="both"/>
            </w:pPr>
            <w:proofErr w:type="spellStart"/>
            <w:r>
              <w:t>Unit</w:t>
            </w:r>
            <w:proofErr w:type="spellEnd"/>
            <w:r>
              <w:t xml:space="preserve"> Test</w:t>
            </w:r>
          </w:p>
        </w:tc>
        <w:tc>
          <w:tcPr>
            <w:tcW w:w="4535" w:type="dxa"/>
          </w:tcPr>
          <w:p w14:paraId="01421274" w14:textId="77777777" w:rsidR="005473D9"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proofErr w:type="spellStart"/>
            <w:r>
              <w:t>Junit</w:t>
            </w:r>
            <w:proofErr w:type="spellEnd"/>
          </w:p>
        </w:tc>
        <w:tc>
          <w:tcPr>
            <w:tcW w:w="2268" w:type="dxa"/>
          </w:tcPr>
          <w:p w14:paraId="5ECAA6CF" w14:textId="77777777" w:rsidR="005473D9"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t>4.12</w:t>
            </w:r>
          </w:p>
        </w:tc>
      </w:tr>
      <w:tr w:rsidR="005473D9" w:rsidRPr="00BC0BB0" w14:paraId="2682C852" w14:textId="77777777" w:rsidTr="00547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620D46E5" w14:textId="77777777" w:rsidR="005473D9" w:rsidRDefault="005473D9" w:rsidP="005473D9">
            <w:pPr>
              <w:spacing w:after="0"/>
              <w:jc w:val="both"/>
            </w:pPr>
          </w:p>
        </w:tc>
        <w:tc>
          <w:tcPr>
            <w:tcW w:w="4535" w:type="dxa"/>
          </w:tcPr>
          <w:p w14:paraId="3265A95E" w14:textId="77777777" w:rsidR="005473D9" w:rsidRDefault="005473D9" w:rsidP="005473D9">
            <w:pPr>
              <w:spacing w:after="0"/>
              <w:jc w:val="both"/>
              <w:cnfStyle w:val="000000100000" w:firstRow="0" w:lastRow="0" w:firstColumn="0" w:lastColumn="0" w:oddVBand="0" w:evenVBand="0" w:oddHBand="1" w:evenHBand="0" w:firstRowFirstColumn="0" w:firstRowLastColumn="0" w:lastRowFirstColumn="0" w:lastRowLastColumn="0"/>
            </w:pPr>
            <w:proofErr w:type="spellStart"/>
            <w:r>
              <w:t>Mockito</w:t>
            </w:r>
            <w:proofErr w:type="spellEnd"/>
          </w:p>
        </w:tc>
        <w:tc>
          <w:tcPr>
            <w:tcW w:w="2268" w:type="dxa"/>
          </w:tcPr>
          <w:p w14:paraId="011F3D64" w14:textId="027B0CAA" w:rsidR="005473D9" w:rsidRDefault="004E53ED">
            <w:pPr>
              <w:spacing w:after="0"/>
              <w:jc w:val="both"/>
              <w:cnfStyle w:val="000000100000" w:firstRow="0" w:lastRow="0" w:firstColumn="0" w:lastColumn="0" w:oddVBand="0" w:evenVBand="0" w:oddHBand="1" w:evenHBand="0" w:firstRowFirstColumn="0" w:firstRowLastColumn="0" w:lastRowFirstColumn="0" w:lastRowLastColumn="0"/>
            </w:pPr>
            <w:ins w:id="2364" w:author="Jose Luis Anton Bueso" w:date="2019-05-14T12:13:00Z">
              <w:r>
                <w:t>2</w:t>
              </w:r>
            </w:ins>
            <w:del w:id="2365" w:author="Jose Luis Anton Bueso" w:date="2019-05-14T12:13:00Z">
              <w:r w:rsidR="005473D9" w:rsidDel="004E53ED">
                <w:delText>1</w:delText>
              </w:r>
            </w:del>
            <w:r w:rsidR="005473D9">
              <w:t>.</w:t>
            </w:r>
            <w:del w:id="2366" w:author="Jose Luis Anton Bueso" w:date="2019-05-14T12:13:00Z">
              <w:r w:rsidR="005473D9" w:rsidDel="004E53ED">
                <w:delText>9</w:delText>
              </w:r>
            </w:del>
            <w:ins w:id="2367" w:author="Jose Luis Anton Bueso" w:date="2019-05-14T12:13:00Z">
              <w:r>
                <w:t>27</w:t>
              </w:r>
            </w:ins>
            <w:r w:rsidR="005473D9">
              <w:t>.</w:t>
            </w:r>
            <w:del w:id="2368" w:author="Jose Luis Anton Bueso" w:date="2019-05-14T12:13:00Z">
              <w:r w:rsidR="005473D9" w:rsidDel="004E53ED">
                <w:delText>5</w:delText>
              </w:r>
            </w:del>
            <w:ins w:id="2369" w:author="Jose Luis Anton Bueso" w:date="2019-05-14T12:13:00Z">
              <w:r>
                <w:t>4</w:t>
              </w:r>
            </w:ins>
          </w:p>
        </w:tc>
      </w:tr>
      <w:tr w:rsidR="005473D9" w:rsidRPr="00BC0BB0" w14:paraId="7421B0EA" w14:textId="77777777" w:rsidTr="005473D9">
        <w:tc>
          <w:tcPr>
            <w:cnfStyle w:val="001000000000" w:firstRow="0" w:lastRow="0" w:firstColumn="1" w:lastColumn="0" w:oddVBand="0" w:evenVBand="0" w:oddHBand="0" w:evenHBand="0" w:firstRowFirstColumn="0" w:firstRowLastColumn="0" w:lastRowFirstColumn="0" w:lastRowLastColumn="0"/>
            <w:tcW w:w="2831" w:type="dxa"/>
            <w:vAlign w:val="center"/>
          </w:tcPr>
          <w:p w14:paraId="024BC4F7" w14:textId="77777777" w:rsidR="005473D9" w:rsidRDefault="005473D9" w:rsidP="005473D9">
            <w:pPr>
              <w:spacing w:after="0"/>
              <w:jc w:val="both"/>
            </w:pPr>
            <w:r>
              <w:t>BDD</w:t>
            </w:r>
          </w:p>
        </w:tc>
        <w:tc>
          <w:tcPr>
            <w:tcW w:w="4535" w:type="dxa"/>
          </w:tcPr>
          <w:p w14:paraId="2FCFE82C" w14:textId="77777777" w:rsidR="005473D9"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commentRangeStart w:id="2370"/>
            <w:proofErr w:type="spellStart"/>
            <w:r>
              <w:t>Cucumber</w:t>
            </w:r>
            <w:proofErr w:type="spellEnd"/>
            <w:r>
              <w:t>-Java</w:t>
            </w:r>
            <w:commentRangeEnd w:id="2370"/>
            <w:r>
              <w:rPr>
                <w:rStyle w:val="Refdecomentario"/>
                <w:rFonts w:ascii="Calibri" w:eastAsia="Times New Roman" w:hAnsi="Calibri" w:cs="Arial"/>
                <w:lang w:val="en-IE" w:eastAsia="en-US"/>
              </w:rPr>
              <w:commentReference w:id="2370"/>
            </w:r>
          </w:p>
        </w:tc>
        <w:tc>
          <w:tcPr>
            <w:tcW w:w="2268" w:type="dxa"/>
          </w:tcPr>
          <w:p w14:paraId="560AB72A" w14:textId="77777777" w:rsidR="005473D9"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t>4.2.6</w:t>
            </w:r>
          </w:p>
        </w:tc>
      </w:tr>
      <w:tr w:rsidR="00AE3F15" w:rsidRPr="00BC0BB0" w14:paraId="1B1B8AB5" w14:textId="77777777" w:rsidTr="005473D9">
        <w:trPr>
          <w:cnfStyle w:val="000000100000" w:firstRow="0" w:lastRow="0" w:firstColumn="0" w:lastColumn="0" w:oddVBand="0" w:evenVBand="0" w:oddHBand="1" w:evenHBand="0" w:firstRowFirstColumn="0" w:firstRowLastColumn="0" w:lastRowFirstColumn="0" w:lastRowLastColumn="0"/>
          <w:ins w:id="2371" w:author="Jose Luis Anton Bueso" w:date="2019-07-04T10:47:00Z"/>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0C0FB106" w14:textId="3946F0E5" w:rsidR="00AE3F15" w:rsidRDefault="00AE3F15" w:rsidP="005473D9">
            <w:pPr>
              <w:spacing w:after="0"/>
              <w:jc w:val="both"/>
              <w:rPr>
                <w:ins w:id="2372" w:author="Jose Luis Anton Bueso" w:date="2019-07-04T10:47:00Z"/>
              </w:rPr>
            </w:pPr>
            <w:ins w:id="2373" w:author="Jose Luis Anton Bueso" w:date="2019-07-04T10:47:00Z">
              <w:r>
                <w:t>Performance Test</w:t>
              </w:r>
            </w:ins>
          </w:p>
        </w:tc>
        <w:tc>
          <w:tcPr>
            <w:tcW w:w="4535" w:type="dxa"/>
          </w:tcPr>
          <w:p w14:paraId="5106E814" w14:textId="631C6E76" w:rsidR="00AE3F15" w:rsidRDefault="00AE3F15" w:rsidP="005473D9">
            <w:pPr>
              <w:spacing w:after="0"/>
              <w:jc w:val="both"/>
              <w:cnfStyle w:val="000000100000" w:firstRow="0" w:lastRow="0" w:firstColumn="0" w:lastColumn="0" w:oddVBand="0" w:evenVBand="0" w:oddHBand="1" w:evenHBand="0" w:firstRowFirstColumn="0" w:firstRowLastColumn="0" w:lastRowFirstColumn="0" w:lastRowLastColumn="0"/>
              <w:rPr>
                <w:ins w:id="2374" w:author="Jose Luis Anton Bueso" w:date="2019-07-04T10:47:00Z"/>
              </w:rPr>
            </w:pPr>
            <w:proofErr w:type="spellStart"/>
            <w:ins w:id="2375" w:author="Jose Luis Anton Bueso" w:date="2019-07-04T10:47:00Z">
              <w:r>
                <w:t>Gatling</w:t>
              </w:r>
              <w:proofErr w:type="spellEnd"/>
            </w:ins>
          </w:p>
        </w:tc>
        <w:tc>
          <w:tcPr>
            <w:tcW w:w="2268" w:type="dxa"/>
          </w:tcPr>
          <w:p w14:paraId="11022A40" w14:textId="70740C0D" w:rsidR="00AE3F15" w:rsidRDefault="00AE3F15" w:rsidP="005473D9">
            <w:pPr>
              <w:spacing w:after="0"/>
              <w:jc w:val="both"/>
              <w:cnfStyle w:val="000000100000" w:firstRow="0" w:lastRow="0" w:firstColumn="0" w:lastColumn="0" w:oddVBand="0" w:evenVBand="0" w:oddHBand="1" w:evenHBand="0" w:firstRowFirstColumn="0" w:firstRowLastColumn="0" w:lastRowFirstColumn="0" w:lastRowLastColumn="0"/>
              <w:rPr>
                <w:ins w:id="2376" w:author="Jose Luis Anton Bueso" w:date="2019-07-04T10:47:00Z"/>
              </w:rPr>
            </w:pPr>
            <w:ins w:id="2377" w:author="Jose Luis Anton Bueso" w:date="2019-07-04T10:48:00Z">
              <w:r>
                <w:t>2.2.5</w:t>
              </w:r>
            </w:ins>
          </w:p>
        </w:tc>
      </w:tr>
      <w:tr w:rsidR="00CB49A5" w:rsidRPr="00BC0BB0" w14:paraId="712361CF" w14:textId="77777777" w:rsidTr="005473D9">
        <w:trPr>
          <w:ins w:id="2378" w:author="Jose Luis Anton Bueso" w:date="2019-05-09T10:25:00Z"/>
        </w:trPr>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7406FE36" w14:textId="64750D12" w:rsidR="00CB49A5" w:rsidRDefault="00CB49A5" w:rsidP="005473D9">
            <w:pPr>
              <w:spacing w:after="0"/>
              <w:jc w:val="both"/>
              <w:rPr>
                <w:ins w:id="2379" w:author="Jose Luis Anton Bueso" w:date="2019-05-09T10:25:00Z"/>
              </w:rPr>
            </w:pPr>
            <w:proofErr w:type="spellStart"/>
            <w:ins w:id="2380" w:author="Jose Luis Anton Bueso" w:date="2019-05-09T10:25:00Z">
              <w:r>
                <w:t>Automatic</w:t>
              </w:r>
              <w:proofErr w:type="spellEnd"/>
              <w:r>
                <w:t xml:space="preserve"> </w:t>
              </w:r>
              <w:proofErr w:type="spellStart"/>
              <w:r>
                <w:t>Code</w:t>
              </w:r>
              <w:proofErr w:type="spellEnd"/>
              <w:r>
                <w:t xml:space="preserve"> </w:t>
              </w:r>
              <w:proofErr w:type="spellStart"/>
              <w:r>
                <w:t>Generation</w:t>
              </w:r>
              <w:proofErr w:type="spellEnd"/>
            </w:ins>
          </w:p>
        </w:tc>
        <w:tc>
          <w:tcPr>
            <w:tcW w:w="4535" w:type="dxa"/>
          </w:tcPr>
          <w:p w14:paraId="4B535786" w14:textId="2823E20C" w:rsidR="00CB49A5" w:rsidRDefault="00CB49A5" w:rsidP="005473D9">
            <w:pPr>
              <w:spacing w:after="0"/>
              <w:jc w:val="both"/>
              <w:cnfStyle w:val="000000000000" w:firstRow="0" w:lastRow="0" w:firstColumn="0" w:lastColumn="0" w:oddVBand="0" w:evenVBand="0" w:oddHBand="0" w:evenHBand="0" w:firstRowFirstColumn="0" w:firstRowLastColumn="0" w:lastRowFirstColumn="0" w:lastRowLastColumn="0"/>
              <w:rPr>
                <w:ins w:id="2381" w:author="Jose Luis Anton Bueso" w:date="2019-05-09T10:25:00Z"/>
              </w:rPr>
            </w:pPr>
            <w:proofErr w:type="spellStart"/>
            <w:ins w:id="2382" w:author="Jose Luis Anton Bueso" w:date="2019-05-09T10:25:00Z">
              <w:r>
                <w:t>MapStruct</w:t>
              </w:r>
              <w:proofErr w:type="spellEnd"/>
            </w:ins>
          </w:p>
        </w:tc>
        <w:tc>
          <w:tcPr>
            <w:tcW w:w="2268" w:type="dxa"/>
          </w:tcPr>
          <w:p w14:paraId="57519DE6" w14:textId="28B2CCA7" w:rsidR="00CB49A5" w:rsidRDefault="0061791F" w:rsidP="005473D9">
            <w:pPr>
              <w:spacing w:after="0"/>
              <w:jc w:val="both"/>
              <w:cnfStyle w:val="000000000000" w:firstRow="0" w:lastRow="0" w:firstColumn="0" w:lastColumn="0" w:oddVBand="0" w:evenVBand="0" w:oddHBand="0" w:evenHBand="0" w:firstRowFirstColumn="0" w:firstRowLastColumn="0" w:lastRowFirstColumn="0" w:lastRowLastColumn="0"/>
              <w:rPr>
                <w:ins w:id="2383" w:author="Jose Luis Anton Bueso" w:date="2019-05-09T10:25:00Z"/>
              </w:rPr>
            </w:pPr>
            <w:ins w:id="2384" w:author="Jose Luis Anton Bueso" w:date="2019-05-09T10:27:00Z">
              <w:r w:rsidRPr="0061791F">
                <w:t>1.3.0.Final</w:t>
              </w:r>
            </w:ins>
          </w:p>
        </w:tc>
      </w:tr>
      <w:tr w:rsidR="00CB49A5" w:rsidRPr="00BC0BB0" w14:paraId="19A3A32B" w14:textId="77777777" w:rsidTr="005473D9">
        <w:trPr>
          <w:cnfStyle w:val="000000100000" w:firstRow="0" w:lastRow="0" w:firstColumn="0" w:lastColumn="0" w:oddVBand="0" w:evenVBand="0" w:oddHBand="1" w:evenHBand="0" w:firstRowFirstColumn="0" w:firstRowLastColumn="0" w:lastRowFirstColumn="0" w:lastRowLastColumn="0"/>
          <w:ins w:id="2385" w:author="Jose Luis Anton Bueso" w:date="2019-05-09T10:26:00Z"/>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3C26DA35" w14:textId="77777777" w:rsidR="00CB49A5" w:rsidRDefault="00CB49A5" w:rsidP="005473D9">
            <w:pPr>
              <w:spacing w:after="0"/>
              <w:jc w:val="both"/>
              <w:rPr>
                <w:ins w:id="2386" w:author="Jose Luis Anton Bueso" w:date="2019-05-09T10:26:00Z"/>
              </w:rPr>
            </w:pPr>
          </w:p>
        </w:tc>
        <w:tc>
          <w:tcPr>
            <w:tcW w:w="4535" w:type="dxa"/>
          </w:tcPr>
          <w:p w14:paraId="398DEF15" w14:textId="004FA149" w:rsidR="00CB49A5" w:rsidRDefault="00CB49A5">
            <w:pPr>
              <w:spacing w:after="0"/>
              <w:jc w:val="both"/>
              <w:cnfStyle w:val="000000100000" w:firstRow="0" w:lastRow="0" w:firstColumn="0" w:lastColumn="0" w:oddVBand="0" w:evenVBand="0" w:oddHBand="1" w:evenHBand="0" w:firstRowFirstColumn="0" w:firstRowLastColumn="0" w:lastRowFirstColumn="0" w:lastRowLastColumn="0"/>
              <w:rPr>
                <w:ins w:id="2387" w:author="Jose Luis Anton Bueso" w:date="2019-05-09T10:26:00Z"/>
              </w:rPr>
            </w:pPr>
            <w:proofErr w:type="spellStart"/>
            <w:ins w:id="2388" w:author="Jose Luis Anton Bueso" w:date="2019-05-09T10:26:00Z">
              <w:r>
                <w:t>LomBok</w:t>
              </w:r>
              <w:proofErr w:type="spellEnd"/>
            </w:ins>
          </w:p>
        </w:tc>
        <w:tc>
          <w:tcPr>
            <w:tcW w:w="2268" w:type="dxa"/>
          </w:tcPr>
          <w:p w14:paraId="1519CB94" w14:textId="522C283A" w:rsidR="00CB49A5" w:rsidRDefault="0061791F" w:rsidP="005473D9">
            <w:pPr>
              <w:spacing w:after="0"/>
              <w:jc w:val="both"/>
              <w:cnfStyle w:val="000000100000" w:firstRow="0" w:lastRow="0" w:firstColumn="0" w:lastColumn="0" w:oddVBand="0" w:evenVBand="0" w:oddHBand="1" w:evenHBand="0" w:firstRowFirstColumn="0" w:firstRowLastColumn="0" w:lastRowFirstColumn="0" w:lastRowLastColumn="0"/>
              <w:rPr>
                <w:ins w:id="2389" w:author="Jose Luis Anton Bueso" w:date="2019-05-09T10:26:00Z"/>
              </w:rPr>
            </w:pPr>
            <w:ins w:id="2390" w:author="Jose Luis Anton Bueso" w:date="2019-05-09T10:27:00Z">
              <w:r w:rsidRPr="0061791F">
                <w:t>1.18.0</w:t>
              </w:r>
            </w:ins>
          </w:p>
        </w:tc>
      </w:tr>
      <w:tr w:rsidR="005473D9" w:rsidRPr="00BC0BB0" w14:paraId="6D38C87E" w14:textId="77777777" w:rsidTr="005473D9">
        <w:tc>
          <w:tcPr>
            <w:cnfStyle w:val="001000000000" w:firstRow="0" w:lastRow="0" w:firstColumn="1" w:lastColumn="0" w:oddVBand="0" w:evenVBand="0" w:oddHBand="0" w:evenHBand="0" w:firstRowFirstColumn="0" w:firstRowLastColumn="0" w:lastRowFirstColumn="0" w:lastRowLastColumn="0"/>
            <w:tcW w:w="2831" w:type="dxa"/>
            <w:vAlign w:val="center"/>
          </w:tcPr>
          <w:p w14:paraId="4B8D03AF" w14:textId="77777777" w:rsidR="005473D9" w:rsidRDefault="005473D9" w:rsidP="005473D9">
            <w:pPr>
              <w:spacing w:after="0"/>
              <w:jc w:val="both"/>
            </w:pPr>
            <w:r>
              <w:t>Security</w:t>
            </w:r>
          </w:p>
        </w:tc>
        <w:tc>
          <w:tcPr>
            <w:tcW w:w="4535" w:type="dxa"/>
          </w:tcPr>
          <w:p w14:paraId="7BD32205" w14:textId="77777777" w:rsidR="005473D9"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r>
              <w:t>Spring-Security</w:t>
            </w:r>
          </w:p>
        </w:tc>
        <w:tc>
          <w:tcPr>
            <w:tcW w:w="2268" w:type="dxa"/>
          </w:tcPr>
          <w:p w14:paraId="501BD88C" w14:textId="77777777" w:rsidR="000B43EF" w:rsidRPr="000B43EF" w:rsidRDefault="000B43EF" w:rsidP="000B43E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nfStyle w:val="000000000000" w:firstRow="0" w:lastRow="0" w:firstColumn="0" w:lastColumn="0" w:oddVBand="0" w:evenVBand="0" w:oddHBand="0" w:evenHBand="0" w:firstRowFirstColumn="0" w:firstRowLastColumn="0" w:lastRowFirstColumn="0" w:lastRowLastColumn="0"/>
              <w:rPr>
                <w:ins w:id="2391" w:author="Jose Luis Anton Bueso" w:date="2019-07-09T09:59:00Z"/>
                <w:rFonts w:ascii="Courier New" w:hAnsi="Courier New" w:cs="Courier New"/>
                <w:color w:val="000000"/>
                <w:sz w:val="20"/>
                <w:szCs w:val="20"/>
                <w:lang w:eastAsia="es-ES"/>
              </w:rPr>
            </w:pPr>
            <w:ins w:id="2392" w:author="Jose Luis Anton Bueso" w:date="2019-07-09T09:59:00Z">
              <w:r w:rsidRPr="000B43EF">
                <w:rPr>
                  <w:rFonts w:ascii="Courier New" w:hAnsi="Courier New" w:cs="Courier New"/>
                  <w:color w:val="000000"/>
                  <w:sz w:val="20"/>
                  <w:szCs w:val="20"/>
                  <w:lang w:eastAsia="es-ES"/>
                </w:rPr>
                <w:t>5.1.</w:t>
              </w:r>
              <w:proofErr w:type="gramStart"/>
              <w:r w:rsidRPr="000B43EF">
                <w:rPr>
                  <w:rFonts w:ascii="Courier New" w:hAnsi="Courier New" w:cs="Courier New"/>
                  <w:color w:val="000000"/>
                  <w:sz w:val="20"/>
                  <w:szCs w:val="20"/>
                  <w:lang w:eastAsia="es-ES"/>
                </w:rPr>
                <w:t>4.RELEASE</w:t>
              </w:r>
              <w:proofErr w:type="gramEnd"/>
            </w:ins>
          </w:p>
          <w:p w14:paraId="6DCD04A9" w14:textId="4283A9F4" w:rsidR="005473D9" w:rsidRDefault="005473D9" w:rsidP="005473D9">
            <w:pPr>
              <w:spacing w:after="0"/>
              <w:jc w:val="both"/>
              <w:cnfStyle w:val="000000000000" w:firstRow="0" w:lastRow="0" w:firstColumn="0" w:lastColumn="0" w:oddVBand="0" w:evenVBand="0" w:oddHBand="0" w:evenHBand="0" w:firstRowFirstColumn="0" w:firstRowLastColumn="0" w:lastRowFirstColumn="0" w:lastRowLastColumn="0"/>
            </w:pPr>
            <w:del w:id="2393" w:author="Jose Luis Anton Bueso" w:date="2019-07-09T09:59:00Z">
              <w:r w:rsidDel="000B43EF">
                <w:delText>Spring-Boot bundle</w:delText>
              </w:r>
            </w:del>
          </w:p>
        </w:tc>
      </w:tr>
      <w:tr w:rsidR="0024572B" w:rsidRPr="00BC0BB0" w14:paraId="4B20FC9B" w14:textId="77777777" w:rsidTr="005473D9">
        <w:trPr>
          <w:cnfStyle w:val="000000100000" w:firstRow="0" w:lastRow="0" w:firstColumn="0" w:lastColumn="0" w:oddVBand="0" w:evenVBand="0" w:oddHBand="1" w:evenHBand="0" w:firstRowFirstColumn="0" w:firstRowLastColumn="0" w:lastRowFirstColumn="0" w:lastRowLastColumn="0"/>
          <w:ins w:id="2394" w:author="Jose Luis Anton Bueso" w:date="2019-03-27T08:41:00Z"/>
        </w:trPr>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661F2C54" w14:textId="10214FC8" w:rsidR="0024572B" w:rsidRDefault="0024572B" w:rsidP="005473D9">
            <w:pPr>
              <w:spacing w:after="0"/>
              <w:jc w:val="both"/>
              <w:rPr>
                <w:ins w:id="2395" w:author="Jose Luis Anton Bueso" w:date="2019-03-27T08:41:00Z"/>
              </w:rPr>
            </w:pPr>
            <w:proofErr w:type="spellStart"/>
            <w:ins w:id="2396" w:author="Jose Luis Anton Bueso" w:date="2019-03-27T08:41:00Z">
              <w:r>
                <w:t>Harvesting</w:t>
              </w:r>
              <w:proofErr w:type="spellEnd"/>
              <w:r>
                <w:t>*</w:t>
              </w:r>
            </w:ins>
          </w:p>
        </w:tc>
        <w:tc>
          <w:tcPr>
            <w:tcW w:w="4535" w:type="dxa"/>
          </w:tcPr>
          <w:p w14:paraId="54F48B00" w14:textId="111D4AE7" w:rsidR="0024572B" w:rsidRDefault="0024572B" w:rsidP="005473D9">
            <w:pPr>
              <w:spacing w:after="0"/>
              <w:jc w:val="both"/>
              <w:cnfStyle w:val="000000100000" w:firstRow="0" w:lastRow="0" w:firstColumn="0" w:lastColumn="0" w:oddVBand="0" w:evenVBand="0" w:oddHBand="1" w:evenHBand="0" w:firstRowFirstColumn="0" w:firstRowLastColumn="0" w:lastRowFirstColumn="0" w:lastRowLastColumn="0"/>
              <w:rPr>
                <w:ins w:id="2397" w:author="Jose Luis Anton Bueso" w:date="2019-03-27T08:41:00Z"/>
              </w:rPr>
            </w:pPr>
            <w:ins w:id="2398" w:author="Jose Luis Anton Bueso" w:date="2019-03-27T08:41:00Z">
              <w:r>
                <w:t>Rome</w:t>
              </w:r>
            </w:ins>
          </w:p>
        </w:tc>
        <w:tc>
          <w:tcPr>
            <w:tcW w:w="2268" w:type="dxa"/>
          </w:tcPr>
          <w:p w14:paraId="44855BD6" w14:textId="3B29D8CB" w:rsidR="0024572B" w:rsidRDefault="0024572B" w:rsidP="005473D9">
            <w:pPr>
              <w:spacing w:after="0"/>
              <w:jc w:val="both"/>
              <w:cnfStyle w:val="000000100000" w:firstRow="0" w:lastRow="0" w:firstColumn="0" w:lastColumn="0" w:oddVBand="0" w:evenVBand="0" w:oddHBand="1" w:evenHBand="0" w:firstRowFirstColumn="0" w:firstRowLastColumn="0" w:lastRowFirstColumn="0" w:lastRowLastColumn="0"/>
              <w:rPr>
                <w:ins w:id="2399" w:author="Jose Luis Anton Bueso" w:date="2019-03-27T08:41:00Z"/>
              </w:rPr>
            </w:pPr>
            <w:ins w:id="2400" w:author="Jose Luis Anton Bueso" w:date="2019-03-27T08:41:00Z">
              <w:r>
                <w:t>1.12.0</w:t>
              </w:r>
            </w:ins>
          </w:p>
        </w:tc>
      </w:tr>
      <w:tr w:rsidR="0024572B" w:rsidRPr="00BC0BB0" w14:paraId="1BC87003" w14:textId="77777777" w:rsidTr="005473D9">
        <w:trPr>
          <w:ins w:id="2401" w:author="Jose Luis Anton Bueso" w:date="2019-03-27T08:41:00Z"/>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6CD67046" w14:textId="77777777" w:rsidR="0024572B" w:rsidRDefault="0024572B" w:rsidP="005473D9">
            <w:pPr>
              <w:spacing w:after="0"/>
              <w:jc w:val="both"/>
              <w:rPr>
                <w:ins w:id="2402" w:author="Jose Luis Anton Bueso" w:date="2019-03-27T08:41:00Z"/>
              </w:rPr>
            </w:pPr>
          </w:p>
        </w:tc>
        <w:tc>
          <w:tcPr>
            <w:tcW w:w="4535" w:type="dxa"/>
          </w:tcPr>
          <w:p w14:paraId="799E1F3E" w14:textId="0E2E04B4" w:rsidR="0024572B" w:rsidRDefault="0024572B" w:rsidP="005473D9">
            <w:pPr>
              <w:spacing w:after="0"/>
              <w:jc w:val="both"/>
              <w:cnfStyle w:val="000000000000" w:firstRow="0" w:lastRow="0" w:firstColumn="0" w:lastColumn="0" w:oddVBand="0" w:evenVBand="0" w:oddHBand="0" w:evenHBand="0" w:firstRowFirstColumn="0" w:firstRowLastColumn="0" w:lastRowFirstColumn="0" w:lastRowLastColumn="0"/>
              <w:rPr>
                <w:ins w:id="2403" w:author="Jose Luis Anton Bueso" w:date="2019-03-27T08:41:00Z"/>
              </w:rPr>
            </w:pPr>
            <w:proofErr w:type="spellStart"/>
            <w:ins w:id="2404" w:author="Jose Luis Anton Bueso" w:date="2019-03-27T08:42:00Z">
              <w:r>
                <w:t>GeoTools</w:t>
              </w:r>
            </w:ins>
            <w:proofErr w:type="spellEnd"/>
          </w:p>
        </w:tc>
        <w:tc>
          <w:tcPr>
            <w:tcW w:w="2268" w:type="dxa"/>
          </w:tcPr>
          <w:p w14:paraId="42218A6E" w14:textId="001538E1" w:rsidR="0024572B" w:rsidRDefault="0024572B" w:rsidP="006A36F4">
            <w:pPr>
              <w:spacing w:after="0"/>
              <w:jc w:val="both"/>
              <w:cnfStyle w:val="000000000000" w:firstRow="0" w:lastRow="0" w:firstColumn="0" w:lastColumn="0" w:oddVBand="0" w:evenVBand="0" w:oddHBand="0" w:evenHBand="0" w:firstRowFirstColumn="0" w:firstRowLastColumn="0" w:lastRowFirstColumn="0" w:lastRowLastColumn="0"/>
              <w:rPr>
                <w:ins w:id="2405" w:author="Jose Luis Anton Bueso" w:date="2019-03-27T08:41:00Z"/>
              </w:rPr>
              <w:pPrChange w:id="2406" w:author="Jose Luis Anton Bueso" w:date="2020-06-29T16:37:00Z">
                <w:pPr>
                  <w:spacing w:after="0"/>
                  <w:jc w:val="both"/>
                  <w:cnfStyle w:val="000000000000" w:firstRow="0" w:lastRow="0" w:firstColumn="0" w:lastColumn="0" w:oddVBand="0" w:evenVBand="0" w:oddHBand="0" w:evenHBand="0" w:firstRowFirstColumn="0" w:firstRowLastColumn="0" w:lastRowFirstColumn="0" w:lastRowLastColumn="0"/>
                </w:pPr>
              </w:pPrChange>
            </w:pPr>
            <w:ins w:id="2407" w:author="Jose Luis Anton Bueso" w:date="2019-03-27T13:12:00Z">
              <w:r>
                <w:t>2</w:t>
              </w:r>
            </w:ins>
            <w:ins w:id="2408" w:author="Jose Luis Anton Bueso" w:date="2020-06-29T16:37:00Z">
              <w:r w:rsidR="006A36F4">
                <w:t>3</w:t>
              </w:r>
            </w:ins>
            <w:ins w:id="2409" w:author="Jose Luis Anton Bueso" w:date="2019-03-27T13:12:00Z">
              <w:r>
                <w:t>.</w:t>
              </w:r>
            </w:ins>
            <w:ins w:id="2410" w:author="Jose Luis Anton Bueso" w:date="2020-06-29T16:37:00Z">
              <w:r w:rsidR="006A36F4">
                <w:t>1</w:t>
              </w:r>
            </w:ins>
          </w:p>
        </w:tc>
      </w:tr>
      <w:tr w:rsidR="0024572B" w:rsidRPr="00BC0BB0" w14:paraId="6EAEB1F6" w14:textId="77777777" w:rsidTr="005473D9">
        <w:trPr>
          <w:cnfStyle w:val="000000100000" w:firstRow="0" w:lastRow="0" w:firstColumn="0" w:lastColumn="0" w:oddVBand="0" w:evenVBand="0" w:oddHBand="1" w:evenHBand="0" w:firstRowFirstColumn="0" w:firstRowLastColumn="0" w:lastRowFirstColumn="0" w:lastRowLastColumn="0"/>
          <w:ins w:id="2411" w:author="Jose Luis Anton Bueso" w:date="2019-03-27T13:19:00Z"/>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51127B07" w14:textId="77777777" w:rsidR="0024572B" w:rsidRDefault="0024572B" w:rsidP="005473D9">
            <w:pPr>
              <w:spacing w:after="0"/>
              <w:jc w:val="both"/>
              <w:rPr>
                <w:ins w:id="2412" w:author="Jose Luis Anton Bueso" w:date="2019-03-27T13:19:00Z"/>
              </w:rPr>
            </w:pPr>
          </w:p>
        </w:tc>
        <w:tc>
          <w:tcPr>
            <w:tcW w:w="4535" w:type="dxa"/>
          </w:tcPr>
          <w:p w14:paraId="4D069B73" w14:textId="70F49359" w:rsidR="0024572B" w:rsidRDefault="0024572B" w:rsidP="005473D9">
            <w:pPr>
              <w:spacing w:after="0"/>
              <w:jc w:val="both"/>
              <w:cnfStyle w:val="000000100000" w:firstRow="0" w:lastRow="0" w:firstColumn="0" w:lastColumn="0" w:oddVBand="0" w:evenVBand="0" w:oddHBand="1" w:evenHBand="0" w:firstRowFirstColumn="0" w:firstRowLastColumn="0" w:lastRowFirstColumn="0" w:lastRowLastColumn="0"/>
              <w:rPr>
                <w:ins w:id="2413" w:author="Jose Luis Anton Bueso" w:date="2019-03-27T13:19:00Z"/>
              </w:rPr>
            </w:pPr>
            <w:proofErr w:type="spellStart"/>
            <w:ins w:id="2414" w:author="Jose Luis Anton Bueso" w:date="2019-03-27T13:19:00Z">
              <w:r>
                <w:t>Gt-gml</w:t>
              </w:r>
              <w:proofErr w:type="spellEnd"/>
            </w:ins>
          </w:p>
        </w:tc>
        <w:tc>
          <w:tcPr>
            <w:tcW w:w="2268" w:type="dxa"/>
          </w:tcPr>
          <w:p w14:paraId="118677CD" w14:textId="715B82BC" w:rsidR="0024572B" w:rsidRDefault="0024572B" w:rsidP="005473D9">
            <w:pPr>
              <w:spacing w:after="0"/>
              <w:jc w:val="both"/>
              <w:cnfStyle w:val="000000100000" w:firstRow="0" w:lastRow="0" w:firstColumn="0" w:lastColumn="0" w:oddVBand="0" w:evenVBand="0" w:oddHBand="1" w:evenHBand="0" w:firstRowFirstColumn="0" w:firstRowLastColumn="0" w:lastRowFirstColumn="0" w:lastRowLastColumn="0"/>
              <w:rPr>
                <w:ins w:id="2415" w:author="Jose Luis Anton Bueso" w:date="2019-03-27T13:19:00Z"/>
              </w:rPr>
            </w:pPr>
            <w:ins w:id="2416" w:author="Jose Luis Anton Bueso" w:date="2019-03-27T13:19:00Z">
              <w:r>
                <w:t>2.5.5</w:t>
              </w:r>
            </w:ins>
          </w:p>
        </w:tc>
      </w:tr>
      <w:tr w:rsidR="005B587E" w:rsidRPr="00BC0BB0" w14:paraId="562E13D7" w14:textId="77777777" w:rsidTr="005473D9">
        <w:trPr>
          <w:ins w:id="2417" w:author="Jose Luis Anton Bueso" w:date="2019-04-15T17:31:00Z"/>
        </w:trPr>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41824B8E" w14:textId="6B87EEA4" w:rsidR="005B587E" w:rsidRDefault="005B587E" w:rsidP="005473D9">
            <w:pPr>
              <w:spacing w:after="0"/>
              <w:jc w:val="both"/>
              <w:rPr>
                <w:ins w:id="2418" w:author="Jose Luis Anton Bueso" w:date="2019-04-15T17:31:00Z"/>
              </w:rPr>
            </w:pPr>
            <w:ins w:id="2419" w:author="Jose Luis Anton Bueso" w:date="2019-04-15T17:31:00Z">
              <w:r>
                <w:t xml:space="preserve">Rules </w:t>
              </w:r>
              <w:proofErr w:type="spellStart"/>
              <w:r>
                <w:t>Engine</w:t>
              </w:r>
              <w:proofErr w:type="spellEnd"/>
              <w:r>
                <w:t xml:space="preserve"> </w:t>
              </w:r>
              <w:proofErr w:type="spellStart"/>
              <w:r>
                <w:t>Client</w:t>
              </w:r>
            </w:ins>
            <w:proofErr w:type="spellEnd"/>
            <w:ins w:id="2420" w:author="Jose Luis Anton Bueso" w:date="2019-04-15T17:32:00Z">
              <w:r>
                <w:t>***</w:t>
              </w:r>
            </w:ins>
          </w:p>
        </w:tc>
        <w:tc>
          <w:tcPr>
            <w:tcW w:w="4535" w:type="dxa"/>
          </w:tcPr>
          <w:p w14:paraId="3E99709C" w14:textId="6C8465FC" w:rsidR="005B587E" w:rsidRDefault="005B587E" w:rsidP="005473D9">
            <w:pPr>
              <w:spacing w:after="0"/>
              <w:jc w:val="both"/>
              <w:cnfStyle w:val="000000000000" w:firstRow="0" w:lastRow="0" w:firstColumn="0" w:lastColumn="0" w:oddVBand="0" w:evenVBand="0" w:oddHBand="0" w:evenHBand="0" w:firstRowFirstColumn="0" w:firstRowLastColumn="0" w:lastRowFirstColumn="0" w:lastRowLastColumn="0"/>
              <w:rPr>
                <w:ins w:id="2421" w:author="Jose Luis Anton Bueso" w:date="2019-04-15T17:31:00Z"/>
              </w:rPr>
            </w:pPr>
            <w:proofErr w:type="spellStart"/>
            <w:ins w:id="2422" w:author="Jose Luis Anton Bueso" w:date="2019-04-15T17:31:00Z">
              <w:r w:rsidRPr="00696D3D">
                <w:t>kie-services-client</w:t>
              </w:r>
              <w:proofErr w:type="spellEnd"/>
            </w:ins>
          </w:p>
        </w:tc>
        <w:tc>
          <w:tcPr>
            <w:tcW w:w="2268" w:type="dxa"/>
          </w:tcPr>
          <w:p w14:paraId="1F81EB56" w14:textId="0945A44B" w:rsidR="005B587E" w:rsidRDefault="005B587E" w:rsidP="005473D9">
            <w:pPr>
              <w:spacing w:after="0"/>
              <w:jc w:val="both"/>
              <w:cnfStyle w:val="000000000000" w:firstRow="0" w:lastRow="0" w:firstColumn="0" w:lastColumn="0" w:oddVBand="0" w:evenVBand="0" w:oddHBand="0" w:evenHBand="0" w:firstRowFirstColumn="0" w:firstRowLastColumn="0" w:lastRowFirstColumn="0" w:lastRowLastColumn="0"/>
              <w:rPr>
                <w:ins w:id="2423" w:author="Jose Luis Anton Bueso" w:date="2019-04-15T17:31:00Z"/>
              </w:rPr>
            </w:pPr>
            <w:ins w:id="2424" w:author="Jose Luis Anton Bueso" w:date="2019-04-15T17:31:00Z">
              <w:r>
                <w:t>6.1.0</w:t>
              </w:r>
            </w:ins>
          </w:p>
        </w:tc>
      </w:tr>
      <w:tr w:rsidR="005B587E" w:rsidRPr="00BC0BB0" w14:paraId="3BD31DB2" w14:textId="77777777" w:rsidTr="005473D9">
        <w:trPr>
          <w:cnfStyle w:val="000000100000" w:firstRow="0" w:lastRow="0" w:firstColumn="0" w:lastColumn="0" w:oddVBand="0" w:evenVBand="0" w:oddHBand="1" w:evenHBand="0" w:firstRowFirstColumn="0" w:firstRowLastColumn="0" w:lastRowFirstColumn="0" w:lastRowLastColumn="0"/>
          <w:ins w:id="2425" w:author="Jose Luis Anton Bueso" w:date="2019-04-15T17:33:00Z"/>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7FBC24EE" w14:textId="77777777" w:rsidR="005B587E" w:rsidRDefault="005B587E" w:rsidP="005473D9">
            <w:pPr>
              <w:spacing w:after="0"/>
              <w:jc w:val="both"/>
              <w:rPr>
                <w:ins w:id="2426" w:author="Jose Luis Anton Bueso" w:date="2019-04-15T17:33:00Z"/>
              </w:rPr>
            </w:pPr>
          </w:p>
        </w:tc>
        <w:tc>
          <w:tcPr>
            <w:tcW w:w="4535" w:type="dxa"/>
          </w:tcPr>
          <w:p w14:paraId="6FE1AEA0" w14:textId="24177957" w:rsidR="005B587E" w:rsidRPr="00696D3D" w:rsidRDefault="005B587E" w:rsidP="005473D9">
            <w:pPr>
              <w:spacing w:after="0"/>
              <w:jc w:val="both"/>
              <w:cnfStyle w:val="000000100000" w:firstRow="0" w:lastRow="0" w:firstColumn="0" w:lastColumn="0" w:oddVBand="0" w:evenVBand="0" w:oddHBand="1" w:evenHBand="0" w:firstRowFirstColumn="0" w:firstRowLastColumn="0" w:lastRowFirstColumn="0" w:lastRowLastColumn="0"/>
              <w:rPr>
                <w:ins w:id="2427" w:author="Jose Luis Anton Bueso" w:date="2019-04-15T17:33:00Z"/>
              </w:rPr>
            </w:pPr>
            <w:proofErr w:type="spellStart"/>
            <w:ins w:id="2428" w:author="Jose Luis Anton Bueso" w:date="2019-04-15T17:33:00Z">
              <w:r w:rsidRPr="005B587E">
                <w:t>kie</w:t>
              </w:r>
              <w:proofErr w:type="spellEnd"/>
              <w:r w:rsidRPr="005B587E">
                <w:t>-server-api</w:t>
              </w:r>
            </w:ins>
          </w:p>
        </w:tc>
        <w:tc>
          <w:tcPr>
            <w:tcW w:w="2268" w:type="dxa"/>
          </w:tcPr>
          <w:p w14:paraId="3FF52D2E" w14:textId="136DCD5A" w:rsidR="005B587E" w:rsidRDefault="005B587E" w:rsidP="005473D9">
            <w:pPr>
              <w:spacing w:after="0"/>
              <w:jc w:val="both"/>
              <w:cnfStyle w:val="000000100000" w:firstRow="0" w:lastRow="0" w:firstColumn="0" w:lastColumn="0" w:oddVBand="0" w:evenVBand="0" w:oddHBand="1" w:evenHBand="0" w:firstRowFirstColumn="0" w:firstRowLastColumn="0" w:lastRowFirstColumn="0" w:lastRowLastColumn="0"/>
              <w:rPr>
                <w:ins w:id="2429" w:author="Jose Luis Anton Bueso" w:date="2019-04-15T17:33:00Z"/>
              </w:rPr>
            </w:pPr>
            <w:ins w:id="2430" w:author="Jose Luis Anton Bueso" w:date="2019-04-15T17:33:00Z">
              <w:r>
                <w:t>7.0.0</w:t>
              </w:r>
            </w:ins>
            <w:ins w:id="2431" w:author="Jose Luis Anton Bueso" w:date="2019-04-15T17:34:00Z">
              <w:r>
                <w:t>.Final</w:t>
              </w:r>
            </w:ins>
          </w:p>
        </w:tc>
      </w:tr>
    </w:tbl>
    <w:p w14:paraId="367088C7" w14:textId="07EC2E8D" w:rsidR="005473D9" w:rsidRDefault="005473D9" w:rsidP="005473D9">
      <w:pPr>
        <w:jc w:val="both"/>
        <w:rPr>
          <w:ins w:id="2432" w:author="Jose Luis Anton Bueso" w:date="2019-03-27T08:52:00Z"/>
        </w:rPr>
      </w:pPr>
    </w:p>
    <w:p w14:paraId="0AC27B31" w14:textId="56C7F10A" w:rsidR="00202032" w:rsidRDefault="00202032" w:rsidP="005473D9">
      <w:pPr>
        <w:jc w:val="both"/>
        <w:rPr>
          <w:ins w:id="2433" w:author="Jose Luis Anton Bueso" w:date="2019-04-01T11:26:00Z"/>
        </w:rPr>
      </w:pPr>
      <w:ins w:id="2434" w:author="Jose Luis Anton Bueso" w:date="2019-03-27T08:52:00Z">
        <w:r>
          <w:t>*Note: This only applies to INSPIRE Harvester microservice</w:t>
        </w:r>
      </w:ins>
    </w:p>
    <w:p w14:paraId="4F7702A5" w14:textId="59C18DEE" w:rsidR="00441D2E" w:rsidRDefault="00441D2E" w:rsidP="005473D9">
      <w:pPr>
        <w:jc w:val="both"/>
        <w:rPr>
          <w:ins w:id="2435" w:author="Jose Luis Anton Bueso" w:date="2019-04-15T17:32:00Z"/>
        </w:rPr>
      </w:pPr>
      <w:ins w:id="2436" w:author="Jose Luis Anton Bueso" w:date="2019-04-01T11:26:00Z">
        <w:r>
          <w:t xml:space="preserve">**Note: This only applies to </w:t>
        </w:r>
        <w:proofErr w:type="spellStart"/>
        <w:r>
          <w:t>RecordStore</w:t>
        </w:r>
        <w:proofErr w:type="spellEnd"/>
        <w:r>
          <w:t xml:space="preserve"> </w:t>
        </w:r>
        <w:proofErr w:type="spellStart"/>
        <w:r>
          <w:t>microservice</w:t>
        </w:r>
      </w:ins>
      <w:proofErr w:type="spellEnd"/>
    </w:p>
    <w:p w14:paraId="716EC863" w14:textId="58B5A39C" w:rsidR="00CD418E" w:rsidRPr="00BC0BB0" w:rsidRDefault="00CD418E" w:rsidP="005473D9">
      <w:pPr>
        <w:jc w:val="both"/>
      </w:pPr>
      <w:ins w:id="2437" w:author="Jose Luis Anton Bueso" w:date="2019-04-15T17:32:00Z">
        <w:r>
          <w:t>***Note: This only applies to Validation Service</w:t>
        </w:r>
      </w:ins>
    </w:p>
    <w:p w14:paraId="163C0FA4" w14:textId="77777777" w:rsidR="005473D9" w:rsidRPr="00DD3D68" w:rsidRDefault="005473D9" w:rsidP="00D453AE">
      <w:pPr>
        <w:pStyle w:val="Ttulo4"/>
      </w:pPr>
      <w:r w:rsidRPr="00B25AC6">
        <w:t>Frontend Service</w:t>
      </w:r>
    </w:p>
    <w:tbl>
      <w:tblPr>
        <w:tblStyle w:val="Tabladecuadrcula4-nfasis1"/>
        <w:tblW w:w="9634" w:type="dxa"/>
        <w:tblLook w:val="04A0" w:firstRow="1" w:lastRow="0" w:firstColumn="1" w:lastColumn="0" w:noHBand="0" w:noVBand="1"/>
      </w:tblPr>
      <w:tblGrid>
        <w:gridCol w:w="2831"/>
        <w:gridCol w:w="4535"/>
        <w:gridCol w:w="2268"/>
      </w:tblGrid>
      <w:tr w:rsidR="005473D9" w:rsidRPr="00BC0BB0" w14:paraId="6AE7E218" w14:textId="77777777" w:rsidTr="00DD3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CBAA420" w14:textId="77777777" w:rsidR="005473D9" w:rsidRPr="00BC0BB0" w:rsidRDefault="005473D9" w:rsidP="00DD3D68">
            <w:pPr>
              <w:spacing w:after="0"/>
              <w:jc w:val="both"/>
            </w:pPr>
            <w:proofErr w:type="spellStart"/>
            <w:r w:rsidRPr="00BC0BB0">
              <w:t>Feature</w:t>
            </w:r>
            <w:proofErr w:type="spellEnd"/>
          </w:p>
        </w:tc>
        <w:tc>
          <w:tcPr>
            <w:tcW w:w="4535" w:type="dxa"/>
          </w:tcPr>
          <w:p w14:paraId="1F37641A"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Technology</w:t>
            </w:r>
            <w:proofErr w:type="spellEnd"/>
          </w:p>
        </w:tc>
        <w:tc>
          <w:tcPr>
            <w:tcW w:w="2268" w:type="dxa"/>
          </w:tcPr>
          <w:p w14:paraId="2B07F251"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Version</w:t>
            </w:r>
            <w:proofErr w:type="spellEnd"/>
          </w:p>
        </w:tc>
      </w:tr>
      <w:tr w:rsidR="005473D9" w:rsidRPr="00BC0BB0" w14:paraId="4520D6A5"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5CD9964C" w14:textId="77777777" w:rsidR="005473D9" w:rsidRPr="00BC0BB0" w:rsidRDefault="005473D9" w:rsidP="00DD3D68">
            <w:pPr>
              <w:spacing w:after="0"/>
              <w:jc w:val="both"/>
            </w:pPr>
            <w:r w:rsidRPr="00BC0BB0">
              <w:t xml:space="preserve">Web </w:t>
            </w:r>
            <w:proofErr w:type="spellStart"/>
            <w:r w:rsidRPr="00BC0BB0">
              <w:t>Language</w:t>
            </w:r>
            <w:proofErr w:type="spellEnd"/>
          </w:p>
        </w:tc>
        <w:tc>
          <w:tcPr>
            <w:tcW w:w="4535" w:type="dxa"/>
          </w:tcPr>
          <w:p w14:paraId="2267CAE3"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HTML</w:t>
            </w:r>
          </w:p>
        </w:tc>
        <w:tc>
          <w:tcPr>
            <w:tcW w:w="2268" w:type="dxa"/>
          </w:tcPr>
          <w:p w14:paraId="02DF21D0"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5</w:t>
            </w:r>
          </w:p>
        </w:tc>
      </w:tr>
      <w:tr w:rsidR="005473D9" w:rsidRPr="00BC0BB0" w14:paraId="202462BB"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17D7469F" w14:textId="77777777" w:rsidR="005473D9" w:rsidRPr="00BC0BB0" w:rsidRDefault="005473D9" w:rsidP="00DD3D68">
            <w:pPr>
              <w:spacing w:after="0"/>
              <w:jc w:val="both"/>
            </w:pPr>
            <w:proofErr w:type="spellStart"/>
            <w:r w:rsidRPr="00BC0BB0">
              <w:t>Programming</w:t>
            </w:r>
            <w:proofErr w:type="spellEnd"/>
            <w:r w:rsidRPr="00BC0BB0">
              <w:t xml:space="preserve"> </w:t>
            </w:r>
            <w:proofErr w:type="spellStart"/>
            <w:r w:rsidRPr="00BC0BB0">
              <w:t>Language</w:t>
            </w:r>
            <w:proofErr w:type="spellEnd"/>
          </w:p>
        </w:tc>
        <w:tc>
          <w:tcPr>
            <w:tcW w:w="4535" w:type="dxa"/>
          </w:tcPr>
          <w:p w14:paraId="38BD019A"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JavaScript</w:t>
            </w:r>
          </w:p>
        </w:tc>
        <w:tc>
          <w:tcPr>
            <w:tcW w:w="2268" w:type="dxa"/>
          </w:tcPr>
          <w:p w14:paraId="45F3417E" w14:textId="77777777" w:rsidR="005473D9" w:rsidRPr="00BC0BB0" w:rsidRDefault="005473D9" w:rsidP="00DD3D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cnfStyle w:val="000000000000" w:firstRow="0" w:lastRow="0" w:firstColumn="0" w:lastColumn="0" w:oddVBand="0" w:evenVBand="0" w:oddHBand="0" w:evenHBand="0" w:firstRowFirstColumn="0" w:firstRowLastColumn="0" w:lastRowFirstColumn="0" w:lastRowLastColumn="0"/>
            </w:pPr>
            <w:r w:rsidRPr="00BC0BB0">
              <w:t>9</w:t>
            </w:r>
          </w:p>
        </w:tc>
      </w:tr>
      <w:tr w:rsidR="005473D9" w:rsidRPr="00BC0BB0" w14:paraId="169964B1"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2EEC5F40" w14:textId="77777777" w:rsidR="005473D9" w:rsidRPr="00BC0BB0" w:rsidRDefault="005473D9" w:rsidP="00DD3D68">
            <w:pPr>
              <w:spacing w:after="0"/>
              <w:jc w:val="both"/>
            </w:pPr>
          </w:p>
        </w:tc>
        <w:tc>
          <w:tcPr>
            <w:tcW w:w="4535" w:type="dxa"/>
          </w:tcPr>
          <w:p w14:paraId="3D0EE062"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React</w:t>
            </w:r>
            <w:proofErr w:type="spellEnd"/>
          </w:p>
        </w:tc>
        <w:tc>
          <w:tcPr>
            <w:tcW w:w="2268" w:type="dxa"/>
          </w:tcPr>
          <w:p w14:paraId="7EC2EA09" w14:textId="2AC7FFF0"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16.8.</w:t>
            </w:r>
            <w:ins w:id="2438" w:author="Jose Luis Anton Bueso" w:date="2019-05-09T10:49:00Z">
              <w:r w:rsidR="002B4541">
                <w:t>6</w:t>
              </w:r>
            </w:ins>
            <w:del w:id="2439" w:author="Jose Luis Anton Bueso" w:date="2019-05-09T10:49:00Z">
              <w:r w:rsidRPr="00BC0BB0" w:rsidDel="002B4541">
                <w:delText>4</w:delText>
              </w:r>
            </w:del>
          </w:p>
        </w:tc>
      </w:tr>
      <w:tr w:rsidR="005473D9" w:rsidRPr="00BC0BB0" w14:paraId="00D5C647"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15B892E0" w14:textId="77777777" w:rsidR="005473D9" w:rsidRPr="00BC0BB0" w:rsidRDefault="005473D9" w:rsidP="00DD3D68">
            <w:pPr>
              <w:spacing w:after="0"/>
              <w:jc w:val="both"/>
            </w:pPr>
          </w:p>
        </w:tc>
        <w:tc>
          <w:tcPr>
            <w:tcW w:w="4535" w:type="dxa"/>
          </w:tcPr>
          <w:p w14:paraId="64E7542B"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BC0BB0">
              <w:t>NodeJS</w:t>
            </w:r>
            <w:proofErr w:type="spellEnd"/>
          </w:p>
        </w:tc>
        <w:tc>
          <w:tcPr>
            <w:tcW w:w="2268" w:type="dxa"/>
          </w:tcPr>
          <w:p w14:paraId="1994E9B0"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11.11.0</w:t>
            </w:r>
          </w:p>
        </w:tc>
      </w:tr>
      <w:tr w:rsidR="005473D9" w:rsidRPr="00BC0BB0" w14:paraId="4A3762A6"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24245442" w14:textId="77777777" w:rsidR="005473D9" w:rsidRPr="00BC0BB0" w:rsidRDefault="005473D9" w:rsidP="00DD3D68">
            <w:pPr>
              <w:spacing w:after="0"/>
              <w:jc w:val="both"/>
            </w:pPr>
            <w:proofErr w:type="spellStart"/>
            <w:r w:rsidRPr="00BC0BB0">
              <w:t>State</w:t>
            </w:r>
            <w:proofErr w:type="spellEnd"/>
            <w:r w:rsidRPr="00BC0BB0">
              <w:t xml:space="preserve"> </w:t>
            </w:r>
            <w:proofErr w:type="spellStart"/>
            <w:r w:rsidRPr="00BC0BB0">
              <w:t>Container</w:t>
            </w:r>
            <w:proofErr w:type="spellEnd"/>
          </w:p>
        </w:tc>
        <w:tc>
          <w:tcPr>
            <w:tcW w:w="4535" w:type="dxa"/>
          </w:tcPr>
          <w:p w14:paraId="20C11FE0"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 xml:space="preserve"> </w:t>
            </w:r>
            <w:proofErr w:type="spellStart"/>
            <w:r w:rsidRPr="00BC0BB0">
              <w:t>React</w:t>
            </w:r>
            <w:proofErr w:type="spellEnd"/>
            <w:r w:rsidRPr="00BC0BB0">
              <w:t xml:space="preserve"> </w:t>
            </w:r>
            <w:proofErr w:type="spellStart"/>
            <w:r w:rsidRPr="00BC0BB0">
              <w:t>Redux</w:t>
            </w:r>
            <w:proofErr w:type="spellEnd"/>
          </w:p>
        </w:tc>
        <w:tc>
          <w:tcPr>
            <w:tcW w:w="2268" w:type="dxa"/>
          </w:tcPr>
          <w:p w14:paraId="2BF0A6AF"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6.0.1</w:t>
            </w:r>
          </w:p>
        </w:tc>
      </w:tr>
      <w:tr w:rsidR="005473D9" w:rsidRPr="00BC0BB0" w14:paraId="767D92C5"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49D05F0C" w14:textId="77777777" w:rsidR="005473D9" w:rsidRPr="00BC0BB0" w:rsidRDefault="005473D9" w:rsidP="00DD3D68">
            <w:pPr>
              <w:spacing w:after="0"/>
              <w:jc w:val="both"/>
            </w:pPr>
            <w:r w:rsidRPr="00BC0BB0">
              <w:t>Style</w:t>
            </w:r>
          </w:p>
        </w:tc>
        <w:tc>
          <w:tcPr>
            <w:tcW w:w="4535" w:type="dxa"/>
          </w:tcPr>
          <w:p w14:paraId="59DB1E55"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BC0BB0">
              <w:t>Bootstap</w:t>
            </w:r>
            <w:proofErr w:type="spellEnd"/>
          </w:p>
        </w:tc>
        <w:tc>
          <w:tcPr>
            <w:tcW w:w="2268" w:type="dxa"/>
          </w:tcPr>
          <w:p w14:paraId="46278DF4"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4.3.1</w:t>
            </w:r>
          </w:p>
        </w:tc>
      </w:tr>
      <w:tr w:rsidR="005473D9" w:rsidRPr="00BC0BB0" w14:paraId="46B811DF"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4A747432" w14:textId="77777777" w:rsidR="005473D9" w:rsidRPr="00BC0BB0" w:rsidRDefault="005473D9" w:rsidP="00DD3D68">
            <w:pPr>
              <w:spacing w:after="0"/>
              <w:jc w:val="both"/>
            </w:pPr>
          </w:p>
        </w:tc>
        <w:tc>
          <w:tcPr>
            <w:tcW w:w="4535" w:type="dxa"/>
          </w:tcPr>
          <w:p w14:paraId="709A79E7"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t>CSS</w:t>
            </w:r>
          </w:p>
        </w:tc>
        <w:tc>
          <w:tcPr>
            <w:tcW w:w="2268" w:type="dxa"/>
          </w:tcPr>
          <w:p w14:paraId="714387A7"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t>3</w:t>
            </w:r>
          </w:p>
        </w:tc>
      </w:tr>
      <w:tr w:rsidR="005473D9" w:rsidRPr="00BC0BB0" w14:paraId="0277EF0A"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1E9269C3" w14:textId="77777777" w:rsidR="005473D9" w:rsidRPr="00BC0BB0" w:rsidRDefault="005473D9" w:rsidP="00DD3D68">
            <w:pPr>
              <w:spacing w:after="0"/>
              <w:jc w:val="both"/>
            </w:pPr>
            <w:proofErr w:type="spellStart"/>
            <w:r w:rsidRPr="00BC0BB0">
              <w:t>Component</w:t>
            </w:r>
            <w:proofErr w:type="spellEnd"/>
            <w:r w:rsidRPr="00BC0BB0">
              <w:t xml:space="preserve"> </w:t>
            </w:r>
            <w:proofErr w:type="spellStart"/>
            <w:r w:rsidRPr="00BC0BB0">
              <w:t>Libraries</w:t>
            </w:r>
            <w:proofErr w:type="spellEnd"/>
          </w:p>
        </w:tc>
        <w:tc>
          <w:tcPr>
            <w:tcW w:w="4535" w:type="dxa"/>
          </w:tcPr>
          <w:p w14:paraId="71F017D5"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BC0BB0">
              <w:t>PrimeReact</w:t>
            </w:r>
            <w:proofErr w:type="spellEnd"/>
          </w:p>
        </w:tc>
        <w:tc>
          <w:tcPr>
            <w:tcW w:w="2268" w:type="dxa"/>
          </w:tcPr>
          <w:p w14:paraId="22CF36D9"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3.10</w:t>
            </w:r>
          </w:p>
        </w:tc>
      </w:tr>
      <w:tr w:rsidR="005473D9" w:rsidRPr="00BC0BB0" w14:paraId="438C2642"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4E19FBB1" w14:textId="77777777" w:rsidR="005473D9" w:rsidRPr="00BC0BB0" w:rsidRDefault="005473D9" w:rsidP="00DD3D68">
            <w:pPr>
              <w:spacing w:after="0"/>
              <w:jc w:val="both"/>
            </w:pPr>
          </w:p>
        </w:tc>
        <w:tc>
          <w:tcPr>
            <w:tcW w:w="4535" w:type="dxa"/>
          </w:tcPr>
          <w:p w14:paraId="55D9A3D2"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PrimeIcons</w:t>
            </w:r>
            <w:proofErr w:type="spellEnd"/>
          </w:p>
        </w:tc>
        <w:tc>
          <w:tcPr>
            <w:tcW w:w="2268" w:type="dxa"/>
          </w:tcPr>
          <w:p w14:paraId="196E9D10"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1.0.0</w:t>
            </w:r>
          </w:p>
        </w:tc>
      </w:tr>
      <w:tr w:rsidR="005473D9" w:rsidRPr="00BC0BB0" w14:paraId="651A6968"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72A49BB3" w14:textId="77777777" w:rsidR="005473D9" w:rsidRPr="00BC0BB0" w:rsidRDefault="005473D9" w:rsidP="00DD3D68">
            <w:pPr>
              <w:spacing w:after="0"/>
              <w:jc w:val="both"/>
            </w:pPr>
          </w:p>
        </w:tc>
        <w:tc>
          <w:tcPr>
            <w:tcW w:w="4535" w:type="dxa"/>
          </w:tcPr>
          <w:p w14:paraId="2FF6072F"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Material-UI</w:t>
            </w:r>
          </w:p>
        </w:tc>
        <w:tc>
          <w:tcPr>
            <w:tcW w:w="2268" w:type="dxa"/>
          </w:tcPr>
          <w:p w14:paraId="0C7E51F2"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3.9.2</w:t>
            </w:r>
          </w:p>
        </w:tc>
      </w:tr>
      <w:tr w:rsidR="005473D9" w:rsidRPr="00BC0BB0" w14:paraId="23DCDE10"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414AB956" w14:textId="77777777" w:rsidR="005473D9" w:rsidRPr="00BC0BB0" w:rsidRDefault="005473D9" w:rsidP="00DD3D68">
            <w:pPr>
              <w:spacing w:after="0"/>
              <w:jc w:val="both"/>
            </w:pPr>
          </w:p>
        </w:tc>
        <w:tc>
          <w:tcPr>
            <w:tcW w:w="4535" w:type="dxa"/>
          </w:tcPr>
          <w:p w14:paraId="6AB4EA10"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Leaflet</w:t>
            </w:r>
            <w:proofErr w:type="spellEnd"/>
          </w:p>
        </w:tc>
        <w:tc>
          <w:tcPr>
            <w:tcW w:w="2268" w:type="dxa"/>
          </w:tcPr>
          <w:p w14:paraId="39844F24"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1.4.0</w:t>
            </w:r>
          </w:p>
        </w:tc>
      </w:tr>
      <w:tr w:rsidR="005473D9" w:rsidRPr="00BC0BB0" w14:paraId="2B6C6BC5"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6B3FD850" w14:textId="77777777" w:rsidR="005473D9" w:rsidRPr="00BC0BB0" w:rsidRDefault="005473D9" w:rsidP="00DD3D68">
            <w:pPr>
              <w:spacing w:after="0"/>
              <w:jc w:val="both"/>
            </w:pPr>
          </w:p>
        </w:tc>
        <w:tc>
          <w:tcPr>
            <w:tcW w:w="4535" w:type="dxa"/>
          </w:tcPr>
          <w:p w14:paraId="0B5A605D"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BC0BB0">
              <w:t>RAWGraphs</w:t>
            </w:r>
            <w:proofErr w:type="spellEnd"/>
          </w:p>
        </w:tc>
        <w:tc>
          <w:tcPr>
            <w:tcW w:w="2268" w:type="dxa"/>
          </w:tcPr>
          <w:p w14:paraId="252F8775"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1.3.0</w:t>
            </w:r>
          </w:p>
        </w:tc>
      </w:tr>
      <w:tr w:rsidR="005473D9" w:rsidRPr="00BC0BB0" w14:paraId="3FA650CB"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796F3D5A" w14:textId="77777777" w:rsidR="005473D9" w:rsidRPr="00BC0BB0" w:rsidRDefault="005473D9" w:rsidP="00DD3D68">
            <w:pPr>
              <w:spacing w:after="0"/>
              <w:jc w:val="both"/>
            </w:pPr>
          </w:p>
        </w:tc>
        <w:tc>
          <w:tcPr>
            <w:tcW w:w="4535" w:type="dxa"/>
          </w:tcPr>
          <w:p w14:paraId="3B91AF44"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D3js</w:t>
            </w:r>
          </w:p>
        </w:tc>
        <w:tc>
          <w:tcPr>
            <w:tcW w:w="2268" w:type="dxa"/>
          </w:tcPr>
          <w:p w14:paraId="5EFD8A0F"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5.9.1</w:t>
            </w:r>
          </w:p>
        </w:tc>
      </w:tr>
      <w:tr w:rsidR="005473D9" w:rsidRPr="00BC0BB0" w14:paraId="6576EF03" w14:textId="77777777" w:rsidTr="00DD3D68">
        <w:tc>
          <w:tcPr>
            <w:cnfStyle w:val="001000000000" w:firstRow="0" w:lastRow="0" w:firstColumn="1" w:lastColumn="0" w:oddVBand="0" w:evenVBand="0" w:oddHBand="0" w:evenHBand="0" w:firstRowFirstColumn="0" w:firstRowLastColumn="0" w:lastRowFirstColumn="0" w:lastRowLastColumn="0"/>
            <w:tcW w:w="2831" w:type="dxa"/>
            <w:vAlign w:val="center"/>
          </w:tcPr>
          <w:p w14:paraId="6A765270" w14:textId="77777777" w:rsidR="005473D9" w:rsidRPr="00BC0BB0" w:rsidRDefault="005473D9" w:rsidP="00DD3D68">
            <w:pPr>
              <w:spacing w:after="0"/>
              <w:jc w:val="both"/>
            </w:pPr>
            <w:proofErr w:type="spellStart"/>
            <w:r w:rsidRPr="00BC0BB0">
              <w:t>Circuit</w:t>
            </w:r>
            <w:proofErr w:type="spellEnd"/>
            <w:r w:rsidRPr="00BC0BB0">
              <w:t xml:space="preserve"> </w:t>
            </w:r>
            <w:proofErr w:type="spellStart"/>
            <w:r w:rsidRPr="00BC0BB0">
              <w:t>Breaker</w:t>
            </w:r>
            <w:proofErr w:type="spellEnd"/>
          </w:p>
        </w:tc>
        <w:tc>
          <w:tcPr>
            <w:tcW w:w="4535" w:type="dxa"/>
          </w:tcPr>
          <w:p w14:paraId="58457298"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BC0BB0">
              <w:t>HystrixJS</w:t>
            </w:r>
            <w:proofErr w:type="spellEnd"/>
          </w:p>
        </w:tc>
        <w:tc>
          <w:tcPr>
            <w:tcW w:w="2268" w:type="dxa"/>
          </w:tcPr>
          <w:p w14:paraId="7B4A1E3C"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0.2.0</w:t>
            </w:r>
          </w:p>
        </w:tc>
      </w:tr>
      <w:tr w:rsidR="00EB213F" w:rsidRPr="00BC0BB0" w14:paraId="2114BE59"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1EBC32D0" w14:textId="77777777" w:rsidR="00EB213F" w:rsidRPr="00BC0BB0" w:rsidRDefault="00EB213F" w:rsidP="00DD3D68">
            <w:pPr>
              <w:spacing w:after="0"/>
              <w:jc w:val="both"/>
            </w:pPr>
            <w:r>
              <w:t>Test</w:t>
            </w:r>
          </w:p>
        </w:tc>
        <w:tc>
          <w:tcPr>
            <w:tcW w:w="4535" w:type="dxa"/>
          </w:tcPr>
          <w:p w14:paraId="34F61E8B" w14:textId="71377CC8" w:rsidR="00EB213F" w:rsidRPr="00BC0BB0" w:rsidRDefault="00EB213F"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ins w:id="2440" w:author="Jose Luis Anton Bueso" w:date="2020-06-29T16:40:00Z">
              <w:r>
                <w:rPr>
                  <w:rFonts w:ascii="Segoe UI" w:hAnsi="Segoe UI" w:cs="Segoe UI"/>
                  <w:color w:val="444444"/>
                  <w:sz w:val="21"/>
                  <w:szCs w:val="21"/>
                </w:rPr>
                <w:t>cypress</w:t>
              </w:r>
            </w:ins>
            <w:proofErr w:type="spellEnd"/>
            <w:del w:id="2441" w:author="Jose Luis Anton Bueso" w:date="2020-06-29T16:40:00Z">
              <w:r w:rsidDel="00EB213F">
                <w:delText>Jestjs</w:delText>
              </w:r>
            </w:del>
          </w:p>
        </w:tc>
        <w:tc>
          <w:tcPr>
            <w:tcW w:w="2268" w:type="dxa"/>
          </w:tcPr>
          <w:p w14:paraId="60FE9130" w14:textId="5FC625D6" w:rsidR="00EB213F" w:rsidRPr="00BC0BB0" w:rsidRDefault="00EB213F" w:rsidP="00DD3D68">
            <w:pPr>
              <w:spacing w:after="0"/>
              <w:jc w:val="both"/>
              <w:cnfStyle w:val="000000100000" w:firstRow="0" w:lastRow="0" w:firstColumn="0" w:lastColumn="0" w:oddVBand="0" w:evenVBand="0" w:oddHBand="1" w:evenHBand="0" w:firstRowFirstColumn="0" w:firstRowLastColumn="0" w:lastRowFirstColumn="0" w:lastRowLastColumn="0"/>
            </w:pPr>
            <w:del w:id="2442" w:author="Jose Luis Anton Bueso" w:date="2020-06-29T16:41:00Z">
              <w:r w:rsidDel="00EB213F">
                <w:delText>24.1</w:delText>
              </w:r>
            </w:del>
            <w:ins w:id="2443" w:author="Jose Luis Anton Bueso" w:date="2020-06-29T16:41:00Z">
              <w:r>
                <w:t>4.5.0</w:t>
              </w:r>
            </w:ins>
          </w:p>
        </w:tc>
      </w:tr>
      <w:tr w:rsidR="00EB213F" w:rsidRPr="00BC0BB0" w14:paraId="06883130" w14:textId="77777777" w:rsidTr="00DD3D68">
        <w:trPr>
          <w:ins w:id="2444" w:author="Jose Luis Anton Bueso" w:date="2020-06-29T16:41:00Z"/>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0AD318B1" w14:textId="77777777" w:rsidR="00EB213F" w:rsidRDefault="00EB213F" w:rsidP="00DD3D68">
            <w:pPr>
              <w:spacing w:after="0"/>
              <w:jc w:val="both"/>
              <w:rPr>
                <w:ins w:id="2445" w:author="Jose Luis Anton Bueso" w:date="2020-06-29T16:41:00Z"/>
              </w:rPr>
            </w:pPr>
          </w:p>
        </w:tc>
        <w:tc>
          <w:tcPr>
            <w:tcW w:w="4535" w:type="dxa"/>
          </w:tcPr>
          <w:p w14:paraId="5F66F479" w14:textId="01674433" w:rsidR="00EB213F" w:rsidRDefault="00EB213F" w:rsidP="00DD3D68">
            <w:pPr>
              <w:spacing w:after="0"/>
              <w:jc w:val="both"/>
              <w:cnfStyle w:val="000000000000" w:firstRow="0" w:lastRow="0" w:firstColumn="0" w:lastColumn="0" w:oddVBand="0" w:evenVBand="0" w:oddHBand="0" w:evenHBand="0" w:firstRowFirstColumn="0" w:firstRowLastColumn="0" w:lastRowFirstColumn="0" w:lastRowLastColumn="0"/>
              <w:rPr>
                <w:ins w:id="2446" w:author="Jose Luis Anton Bueso" w:date="2020-06-29T16:41:00Z"/>
                <w:rFonts w:ascii="Segoe UI" w:hAnsi="Segoe UI" w:cs="Segoe UI"/>
                <w:color w:val="444444"/>
                <w:sz w:val="21"/>
                <w:szCs w:val="21"/>
              </w:rPr>
            </w:pPr>
            <w:proofErr w:type="spellStart"/>
            <w:ins w:id="2447" w:author="Jose Luis Anton Bueso" w:date="2020-06-29T16:41:00Z">
              <w:r>
                <w:rPr>
                  <w:rFonts w:ascii="Segoe UI" w:hAnsi="Segoe UI" w:cs="Segoe UI"/>
                  <w:color w:val="444444"/>
                  <w:sz w:val="21"/>
                  <w:szCs w:val="21"/>
                </w:rPr>
                <w:t>c</w:t>
              </w:r>
              <w:r>
                <w:rPr>
                  <w:rFonts w:ascii="Segoe UI" w:hAnsi="Segoe UI" w:cs="Segoe UI"/>
                  <w:color w:val="444444"/>
                  <w:sz w:val="21"/>
                  <w:szCs w:val="21"/>
                </w:rPr>
                <w:t>ypress-cucumber-preprocessor</w:t>
              </w:r>
              <w:proofErr w:type="spellEnd"/>
            </w:ins>
          </w:p>
        </w:tc>
        <w:tc>
          <w:tcPr>
            <w:tcW w:w="2268" w:type="dxa"/>
          </w:tcPr>
          <w:p w14:paraId="0BBDAC50" w14:textId="7BE4A56A" w:rsidR="00EB213F" w:rsidDel="00EB213F" w:rsidRDefault="00EB213F" w:rsidP="00DD3D68">
            <w:pPr>
              <w:spacing w:after="0"/>
              <w:jc w:val="both"/>
              <w:cnfStyle w:val="000000000000" w:firstRow="0" w:lastRow="0" w:firstColumn="0" w:lastColumn="0" w:oddVBand="0" w:evenVBand="0" w:oddHBand="0" w:evenHBand="0" w:firstRowFirstColumn="0" w:firstRowLastColumn="0" w:lastRowFirstColumn="0" w:lastRowLastColumn="0"/>
              <w:rPr>
                <w:ins w:id="2448" w:author="Jose Luis Anton Bueso" w:date="2020-06-29T16:41:00Z"/>
              </w:rPr>
            </w:pPr>
            <w:ins w:id="2449" w:author="Jose Luis Anton Bueso" w:date="2020-06-29T16:42:00Z">
              <w:r>
                <w:rPr>
                  <w:rFonts w:ascii="Segoe UI" w:hAnsi="Segoe UI" w:cs="Segoe UI"/>
                  <w:color w:val="444444"/>
                  <w:sz w:val="21"/>
                  <w:szCs w:val="21"/>
                </w:rPr>
                <w:t>1.16.2</w:t>
              </w:r>
            </w:ins>
          </w:p>
        </w:tc>
      </w:tr>
      <w:tr w:rsidR="00EB213F" w:rsidRPr="00BC0BB0" w14:paraId="2C0BFB6F" w14:textId="77777777" w:rsidTr="00DD3D68">
        <w:trPr>
          <w:cnfStyle w:val="000000100000" w:firstRow="0" w:lastRow="0" w:firstColumn="0" w:lastColumn="0" w:oddVBand="0" w:evenVBand="0" w:oddHBand="1" w:evenHBand="0" w:firstRowFirstColumn="0" w:firstRowLastColumn="0" w:lastRowFirstColumn="0" w:lastRowLastColumn="0"/>
          <w:ins w:id="2450" w:author="Jose Luis Anton Bueso" w:date="2020-06-29T16:41:00Z"/>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64847679" w14:textId="77777777" w:rsidR="00EB213F" w:rsidRDefault="00EB213F" w:rsidP="00DD3D68">
            <w:pPr>
              <w:spacing w:after="0"/>
              <w:jc w:val="both"/>
              <w:rPr>
                <w:ins w:id="2451" w:author="Jose Luis Anton Bueso" w:date="2020-06-29T16:41:00Z"/>
              </w:rPr>
            </w:pPr>
          </w:p>
        </w:tc>
        <w:tc>
          <w:tcPr>
            <w:tcW w:w="4535" w:type="dxa"/>
          </w:tcPr>
          <w:p w14:paraId="48C1EEC7" w14:textId="0C563B90" w:rsidR="00EB213F" w:rsidRDefault="00EB213F" w:rsidP="00DD3D68">
            <w:pPr>
              <w:spacing w:after="0"/>
              <w:jc w:val="both"/>
              <w:cnfStyle w:val="000000100000" w:firstRow="0" w:lastRow="0" w:firstColumn="0" w:lastColumn="0" w:oddVBand="0" w:evenVBand="0" w:oddHBand="1" w:evenHBand="0" w:firstRowFirstColumn="0" w:firstRowLastColumn="0" w:lastRowFirstColumn="0" w:lastRowLastColumn="0"/>
              <w:rPr>
                <w:ins w:id="2452" w:author="Jose Luis Anton Bueso" w:date="2020-06-29T16:41:00Z"/>
              </w:rPr>
            </w:pPr>
            <w:proofErr w:type="spellStart"/>
            <w:ins w:id="2453" w:author="Jose Luis Anton Bueso" w:date="2020-06-29T16:41:00Z">
              <w:r>
                <w:rPr>
                  <w:rFonts w:ascii="Segoe UI" w:hAnsi="Segoe UI" w:cs="Segoe UI"/>
                  <w:color w:val="444444"/>
                  <w:sz w:val="21"/>
                  <w:szCs w:val="21"/>
                </w:rPr>
                <w:t>cypress</w:t>
              </w:r>
              <w:proofErr w:type="spellEnd"/>
              <w:r>
                <w:rPr>
                  <w:rFonts w:ascii="Segoe UI" w:hAnsi="Segoe UI" w:cs="Segoe UI"/>
                  <w:color w:val="444444"/>
                  <w:sz w:val="21"/>
                  <w:szCs w:val="21"/>
                </w:rPr>
                <w:t>-file-</w:t>
              </w:r>
              <w:proofErr w:type="spellStart"/>
              <w:r>
                <w:rPr>
                  <w:rFonts w:ascii="Segoe UI" w:hAnsi="Segoe UI" w:cs="Segoe UI"/>
                  <w:color w:val="444444"/>
                  <w:sz w:val="21"/>
                  <w:szCs w:val="21"/>
                </w:rPr>
                <w:t>upload</w:t>
              </w:r>
              <w:proofErr w:type="spellEnd"/>
            </w:ins>
          </w:p>
        </w:tc>
        <w:tc>
          <w:tcPr>
            <w:tcW w:w="2268" w:type="dxa"/>
          </w:tcPr>
          <w:p w14:paraId="52F21492" w14:textId="6D56CBAE" w:rsidR="00EB213F" w:rsidRDefault="00EB213F" w:rsidP="00DD3D68">
            <w:pPr>
              <w:spacing w:after="0"/>
              <w:jc w:val="both"/>
              <w:cnfStyle w:val="000000100000" w:firstRow="0" w:lastRow="0" w:firstColumn="0" w:lastColumn="0" w:oddVBand="0" w:evenVBand="0" w:oddHBand="1" w:evenHBand="0" w:firstRowFirstColumn="0" w:firstRowLastColumn="0" w:lastRowFirstColumn="0" w:lastRowLastColumn="0"/>
              <w:rPr>
                <w:ins w:id="2454" w:author="Jose Luis Anton Bueso" w:date="2020-06-29T16:41:00Z"/>
              </w:rPr>
            </w:pPr>
            <w:ins w:id="2455" w:author="Jose Luis Anton Bueso" w:date="2020-06-29T16:42:00Z">
              <w:r>
                <w:rPr>
                  <w:rFonts w:ascii="Segoe UI" w:hAnsi="Segoe UI" w:cs="Segoe UI"/>
                  <w:color w:val="444444"/>
                  <w:sz w:val="21"/>
                  <w:szCs w:val="21"/>
                </w:rPr>
                <w:t>3.5.3</w:t>
              </w:r>
            </w:ins>
          </w:p>
        </w:tc>
      </w:tr>
      <w:tr w:rsidR="00EB213F" w:rsidRPr="00BC0BB0" w14:paraId="4031F7F7" w14:textId="77777777" w:rsidTr="00DD3D68">
        <w:trPr>
          <w:ins w:id="2456" w:author="Jose Luis Anton Bueso" w:date="2020-06-29T16:41:00Z"/>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3837B446" w14:textId="77777777" w:rsidR="00EB213F" w:rsidRDefault="00EB213F" w:rsidP="00DD3D68">
            <w:pPr>
              <w:spacing w:after="0"/>
              <w:jc w:val="both"/>
              <w:rPr>
                <w:ins w:id="2457" w:author="Jose Luis Anton Bueso" w:date="2020-06-29T16:41:00Z"/>
              </w:rPr>
            </w:pPr>
          </w:p>
        </w:tc>
        <w:tc>
          <w:tcPr>
            <w:tcW w:w="4535" w:type="dxa"/>
          </w:tcPr>
          <w:p w14:paraId="4C0BAE4E" w14:textId="096D60DC" w:rsidR="00EB213F" w:rsidRDefault="00EB213F" w:rsidP="00DD3D68">
            <w:pPr>
              <w:spacing w:after="0"/>
              <w:jc w:val="both"/>
              <w:cnfStyle w:val="000000000000" w:firstRow="0" w:lastRow="0" w:firstColumn="0" w:lastColumn="0" w:oddVBand="0" w:evenVBand="0" w:oddHBand="0" w:evenHBand="0" w:firstRowFirstColumn="0" w:firstRowLastColumn="0" w:lastRowFirstColumn="0" w:lastRowLastColumn="0"/>
              <w:rPr>
                <w:ins w:id="2458" w:author="Jose Luis Anton Bueso" w:date="2020-06-29T16:41:00Z"/>
                <w:rFonts w:ascii="Segoe UI" w:hAnsi="Segoe UI" w:cs="Segoe UI"/>
                <w:color w:val="444444"/>
                <w:sz w:val="21"/>
                <w:szCs w:val="21"/>
              </w:rPr>
            </w:pPr>
            <w:proofErr w:type="spellStart"/>
            <w:ins w:id="2459" w:author="Jose Luis Anton Bueso" w:date="2020-06-29T16:42:00Z">
              <w:r>
                <w:rPr>
                  <w:rFonts w:ascii="Segoe UI" w:hAnsi="Segoe UI" w:cs="Segoe UI"/>
                  <w:color w:val="444444"/>
                  <w:sz w:val="21"/>
                  <w:szCs w:val="21"/>
                </w:rPr>
                <w:t>cypress-multi-reporters</w:t>
              </w:r>
            </w:ins>
            <w:proofErr w:type="spellEnd"/>
          </w:p>
        </w:tc>
        <w:tc>
          <w:tcPr>
            <w:tcW w:w="2268" w:type="dxa"/>
          </w:tcPr>
          <w:p w14:paraId="772ACE1C" w14:textId="52D9EA37" w:rsidR="00EB213F" w:rsidRDefault="00EB213F" w:rsidP="00DD3D68">
            <w:pPr>
              <w:spacing w:after="0"/>
              <w:jc w:val="both"/>
              <w:cnfStyle w:val="000000000000" w:firstRow="0" w:lastRow="0" w:firstColumn="0" w:lastColumn="0" w:oddVBand="0" w:evenVBand="0" w:oddHBand="0" w:evenHBand="0" w:firstRowFirstColumn="0" w:firstRowLastColumn="0" w:lastRowFirstColumn="0" w:lastRowLastColumn="0"/>
              <w:rPr>
                <w:ins w:id="2460" w:author="Jose Luis Anton Bueso" w:date="2020-06-29T16:41:00Z"/>
              </w:rPr>
            </w:pPr>
            <w:ins w:id="2461" w:author="Jose Luis Anton Bueso" w:date="2020-06-29T16:42:00Z">
              <w:r>
                <w:rPr>
                  <w:rFonts w:ascii="Segoe UI" w:hAnsi="Segoe UI" w:cs="Segoe UI"/>
                  <w:color w:val="444444"/>
                  <w:sz w:val="21"/>
                  <w:szCs w:val="21"/>
                </w:rPr>
                <w:t>1.2.3</w:t>
              </w:r>
            </w:ins>
          </w:p>
        </w:tc>
      </w:tr>
      <w:tr w:rsidR="00EB213F" w:rsidRPr="00BC0BB0" w14:paraId="633AB22D" w14:textId="77777777" w:rsidTr="00DD3D68">
        <w:trPr>
          <w:cnfStyle w:val="000000100000" w:firstRow="0" w:lastRow="0" w:firstColumn="0" w:lastColumn="0" w:oddVBand="0" w:evenVBand="0" w:oddHBand="1" w:evenHBand="0" w:firstRowFirstColumn="0" w:firstRowLastColumn="0" w:lastRowFirstColumn="0" w:lastRowLastColumn="0"/>
          <w:ins w:id="2462" w:author="Jose Luis Anton Bueso" w:date="2020-06-29T16:42:00Z"/>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6D5B5BD5" w14:textId="77777777" w:rsidR="00EB213F" w:rsidRDefault="00EB213F" w:rsidP="00DD3D68">
            <w:pPr>
              <w:spacing w:after="0"/>
              <w:jc w:val="both"/>
              <w:rPr>
                <w:ins w:id="2463" w:author="Jose Luis Anton Bueso" w:date="2020-06-29T16:42:00Z"/>
              </w:rPr>
            </w:pPr>
          </w:p>
        </w:tc>
        <w:tc>
          <w:tcPr>
            <w:tcW w:w="4535" w:type="dxa"/>
          </w:tcPr>
          <w:p w14:paraId="64DEE261" w14:textId="5C2E78E6" w:rsidR="00EB213F" w:rsidRDefault="00EB213F" w:rsidP="00DD3D68">
            <w:pPr>
              <w:spacing w:after="0"/>
              <w:jc w:val="both"/>
              <w:cnfStyle w:val="000000100000" w:firstRow="0" w:lastRow="0" w:firstColumn="0" w:lastColumn="0" w:oddVBand="0" w:evenVBand="0" w:oddHBand="1" w:evenHBand="0" w:firstRowFirstColumn="0" w:firstRowLastColumn="0" w:lastRowFirstColumn="0" w:lastRowLastColumn="0"/>
              <w:rPr>
                <w:ins w:id="2464" w:author="Jose Luis Anton Bueso" w:date="2020-06-29T16:42:00Z"/>
                <w:rFonts w:ascii="Segoe UI" w:hAnsi="Segoe UI" w:cs="Segoe UI"/>
                <w:color w:val="444444"/>
                <w:sz w:val="21"/>
                <w:szCs w:val="21"/>
              </w:rPr>
            </w:pPr>
            <w:ins w:id="2465" w:author="Jose Luis Anton Bueso" w:date="2020-06-29T16:42:00Z">
              <w:r>
                <w:rPr>
                  <w:rFonts w:ascii="Segoe UI" w:hAnsi="Segoe UI" w:cs="Segoe UI"/>
                  <w:color w:val="444444"/>
                  <w:sz w:val="21"/>
                  <w:szCs w:val="21"/>
                </w:rPr>
                <w:t>M</w:t>
              </w:r>
              <w:r>
                <w:rPr>
                  <w:rFonts w:ascii="Segoe UI" w:hAnsi="Segoe UI" w:cs="Segoe UI"/>
                  <w:color w:val="444444"/>
                  <w:sz w:val="21"/>
                  <w:szCs w:val="21"/>
                </w:rPr>
                <w:t>ocha</w:t>
              </w:r>
            </w:ins>
          </w:p>
        </w:tc>
        <w:tc>
          <w:tcPr>
            <w:tcW w:w="2268" w:type="dxa"/>
          </w:tcPr>
          <w:p w14:paraId="559F8192" w14:textId="3BE243C5" w:rsidR="00EB213F" w:rsidRDefault="00EB213F" w:rsidP="00DD3D68">
            <w:pPr>
              <w:spacing w:after="0"/>
              <w:jc w:val="both"/>
              <w:cnfStyle w:val="000000100000" w:firstRow="0" w:lastRow="0" w:firstColumn="0" w:lastColumn="0" w:oddVBand="0" w:evenVBand="0" w:oddHBand="1" w:evenHBand="0" w:firstRowFirstColumn="0" w:firstRowLastColumn="0" w:lastRowFirstColumn="0" w:lastRowLastColumn="0"/>
              <w:rPr>
                <w:ins w:id="2466" w:author="Jose Luis Anton Bueso" w:date="2020-06-29T16:42:00Z"/>
              </w:rPr>
            </w:pPr>
            <w:ins w:id="2467" w:author="Jose Luis Anton Bueso" w:date="2020-06-29T16:42:00Z">
              <w:r>
                <w:rPr>
                  <w:rFonts w:ascii="Segoe UI" w:hAnsi="Segoe UI" w:cs="Segoe UI"/>
                  <w:color w:val="444444"/>
                  <w:sz w:val="21"/>
                  <w:szCs w:val="21"/>
                </w:rPr>
                <w:t>5.2.0</w:t>
              </w:r>
            </w:ins>
          </w:p>
        </w:tc>
      </w:tr>
      <w:tr w:rsidR="00EB213F" w:rsidRPr="00BC0BB0" w14:paraId="1D0D472F" w14:textId="77777777" w:rsidTr="00DD3D68">
        <w:trPr>
          <w:ins w:id="2468" w:author="Jose Luis Anton Bueso" w:date="2020-06-29T16:42:00Z"/>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73E9AC73" w14:textId="77777777" w:rsidR="00EB213F" w:rsidRDefault="00EB213F" w:rsidP="00DD3D68">
            <w:pPr>
              <w:spacing w:after="0"/>
              <w:jc w:val="both"/>
              <w:rPr>
                <w:ins w:id="2469" w:author="Jose Luis Anton Bueso" w:date="2020-06-29T16:42:00Z"/>
              </w:rPr>
            </w:pPr>
          </w:p>
        </w:tc>
        <w:tc>
          <w:tcPr>
            <w:tcW w:w="4535" w:type="dxa"/>
          </w:tcPr>
          <w:p w14:paraId="66899D01" w14:textId="48E37A16" w:rsidR="00EB213F" w:rsidRDefault="00EB213F" w:rsidP="00DD3D68">
            <w:pPr>
              <w:spacing w:after="0"/>
              <w:jc w:val="both"/>
              <w:cnfStyle w:val="000000000000" w:firstRow="0" w:lastRow="0" w:firstColumn="0" w:lastColumn="0" w:oddVBand="0" w:evenVBand="0" w:oddHBand="0" w:evenHBand="0" w:firstRowFirstColumn="0" w:firstRowLastColumn="0" w:lastRowFirstColumn="0" w:lastRowLastColumn="0"/>
              <w:rPr>
                <w:ins w:id="2470" w:author="Jose Luis Anton Bueso" w:date="2020-06-29T16:42:00Z"/>
                <w:rFonts w:ascii="Segoe UI" w:hAnsi="Segoe UI" w:cs="Segoe UI"/>
                <w:color w:val="444444"/>
                <w:sz w:val="21"/>
                <w:szCs w:val="21"/>
              </w:rPr>
            </w:pPr>
            <w:proofErr w:type="spellStart"/>
            <w:ins w:id="2471" w:author="Jose Luis Anton Bueso" w:date="2020-06-29T16:42:00Z">
              <w:r>
                <w:rPr>
                  <w:rFonts w:ascii="Segoe UI" w:hAnsi="Segoe UI" w:cs="Segoe UI"/>
                  <w:color w:val="444444"/>
                  <w:sz w:val="21"/>
                  <w:szCs w:val="21"/>
                </w:rPr>
                <w:t>mochawesome</w:t>
              </w:r>
              <w:proofErr w:type="spellEnd"/>
            </w:ins>
          </w:p>
        </w:tc>
        <w:tc>
          <w:tcPr>
            <w:tcW w:w="2268" w:type="dxa"/>
          </w:tcPr>
          <w:p w14:paraId="4859187D" w14:textId="6A7016A6" w:rsidR="00EB213F" w:rsidRDefault="00EB213F" w:rsidP="00DD3D68">
            <w:pPr>
              <w:spacing w:after="0"/>
              <w:jc w:val="both"/>
              <w:cnfStyle w:val="000000000000" w:firstRow="0" w:lastRow="0" w:firstColumn="0" w:lastColumn="0" w:oddVBand="0" w:evenVBand="0" w:oddHBand="0" w:evenHBand="0" w:firstRowFirstColumn="0" w:firstRowLastColumn="0" w:lastRowFirstColumn="0" w:lastRowLastColumn="0"/>
              <w:rPr>
                <w:ins w:id="2472" w:author="Jose Luis Anton Bueso" w:date="2020-06-29T16:42:00Z"/>
              </w:rPr>
            </w:pPr>
            <w:ins w:id="2473" w:author="Jose Luis Anton Bueso" w:date="2020-06-29T16:42:00Z">
              <w:r>
                <w:rPr>
                  <w:rFonts w:ascii="Segoe UI" w:hAnsi="Segoe UI" w:cs="Segoe UI"/>
                  <w:color w:val="444444"/>
                  <w:sz w:val="21"/>
                  <w:szCs w:val="21"/>
                </w:rPr>
                <w:t>4.1.0</w:t>
              </w:r>
            </w:ins>
          </w:p>
        </w:tc>
      </w:tr>
      <w:tr w:rsidR="005473D9" w:rsidRPr="00BC0BB0" w:rsidDel="00EB213F" w14:paraId="65A7768D" w14:textId="49FF65F7" w:rsidTr="00DD3D68">
        <w:trPr>
          <w:cnfStyle w:val="000000100000" w:firstRow="0" w:lastRow="0" w:firstColumn="0" w:lastColumn="0" w:oddVBand="0" w:evenVBand="0" w:oddHBand="1" w:evenHBand="0" w:firstRowFirstColumn="0" w:firstRowLastColumn="0" w:lastRowFirstColumn="0" w:lastRowLastColumn="0"/>
          <w:del w:id="2474" w:author="Jose Luis Anton Bueso" w:date="2020-06-29T16:44:00Z"/>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33D722FE" w14:textId="6915CECC" w:rsidR="005473D9" w:rsidDel="00EB213F" w:rsidRDefault="005473D9" w:rsidP="00DD3D68">
            <w:pPr>
              <w:spacing w:after="0"/>
              <w:jc w:val="both"/>
              <w:rPr>
                <w:del w:id="2475" w:author="Jose Luis Anton Bueso" w:date="2020-06-29T16:44:00Z"/>
              </w:rPr>
            </w:pPr>
            <w:del w:id="2476" w:author="Jose Luis Anton Bueso" w:date="2020-06-29T16:44:00Z">
              <w:r w:rsidDel="00EB213F">
                <w:delText>BDD</w:delText>
              </w:r>
            </w:del>
          </w:p>
        </w:tc>
        <w:tc>
          <w:tcPr>
            <w:tcW w:w="4535" w:type="dxa"/>
          </w:tcPr>
          <w:p w14:paraId="5F6628C3" w14:textId="25C5BA72" w:rsidR="005473D9" w:rsidDel="00EB213F" w:rsidRDefault="005473D9" w:rsidP="00DD3D68">
            <w:pPr>
              <w:spacing w:after="0"/>
              <w:jc w:val="both"/>
              <w:cnfStyle w:val="000000100000" w:firstRow="0" w:lastRow="0" w:firstColumn="0" w:lastColumn="0" w:oddVBand="0" w:evenVBand="0" w:oddHBand="1" w:evenHBand="0" w:firstRowFirstColumn="0" w:firstRowLastColumn="0" w:lastRowFirstColumn="0" w:lastRowLastColumn="0"/>
              <w:rPr>
                <w:del w:id="2477" w:author="Jose Luis Anton Bueso" w:date="2020-06-29T16:44:00Z"/>
              </w:rPr>
            </w:pPr>
            <w:commentRangeStart w:id="2478"/>
            <w:del w:id="2479" w:author="Jose Luis Anton Bueso" w:date="2020-06-29T16:44:00Z">
              <w:r w:rsidDel="00EB213F">
                <w:delText>React-Cucumber</w:delText>
              </w:r>
              <w:commentRangeEnd w:id="2478"/>
              <w:r w:rsidDel="00EB213F">
                <w:rPr>
                  <w:rStyle w:val="Refdecomentario"/>
                  <w:rFonts w:ascii="Calibri" w:eastAsia="Times New Roman" w:hAnsi="Calibri" w:cs="Arial"/>
                  <w:lang w:val="en-IE" w:eastAsia="en-US"/>
                </w:rPr>
                <w:commentReference w:id="2478"/>
              </w:r>
            </w:del>
          </w:p>
        </w:tc>
        <w:tc>
          <w:tcPr>
            <w:tcW w:w="2268" w:type="dxa"/>
          </w:tcPr>
          <w:p w14:paraId="6D36AD69" w14:textId="2D8E5FD6" w:rsidR="005473D9" w:rsidDel="00EB213F" w:rsidRDefault="005473D9" w:rsidP="00DD3D68">
            <w:pPr>
              <w:spacing w:after="0"/>
              <w:jc w:val="both"/>
              <w:cnfStyle w:val="000000100000" w:firstRow="0" w:lastRow="0" w:firstColumn="0" w:lastColumn="0" w:oddVBand="0" w:evenVBand="0" w:oddHBand="1" w:evenHBand="0" w:firstRowFirstColumn="0" w:firstRowLastColumn="0" w:lastRowFirstColumn="0" w:lastRowLastColumn="0"/>
              <w:rPr>
                <w:del w:id="2480" w:author="Jose Luis Anton Bueso" w:date="2020-06-29T16:44:00Z"/>
              </w:rPr>
            </w:pPr>
            <w:del w:id="2481" w:author="Jose Luis Anton Bueso" w:date="2020-06-29T16:44:00Z">
              <w:r w:rsidDel="00EB213F">
                <w:delText>1.0.7</w:delText>
              </w:r>
            </w:del>
          </w:p>
        </w:tc>
      </w:tr>
    </w:tbl>
    <w:p w14:paraId="7F0683B0" w14:textId="77777777" w:rsidR="005473D9" w:rsidRPr="00BC0BB0" w:rsidRDefault="005473D9" w:rsidP="005473D9">
      <w:pPr>
        <w:jc w:val="both"/>
      </w:pPr>
    </w:p>
    <w:p w14:paraId="37F6EB01" w14:textId="77777777" w:rsidR="005473D9" w:rsidRPr="00DD3D68" w:rsidRDefault="005473D9" w:rsidP="00D453AE">
      <w:pPr>
        <w:pStyle w:val="Ttulo4"/>
      </w:pPr>
      <w:r w:rsidRPr="00B25AC6">
        <w:t>API-Gateway Service</w:t>
      </w:r>
    </w:p>
    <w:tbl>
      <w:tblPr>
        <w:tblStyle w:val="Tabladecuadrcula4-nfasis1"/>
        <w:tblW w:w="9634" w:type="dxa"/>
        <w:tblLook w:val="04A0" w:firstRow="1" w:lastRow="0" w:firstColumn="1" w:lastColumn="0" w:noHBand="0" w:noVBand="1"/>
      </w:tblPr>
      <w:tblGrid>
        <w:gridCol w:w="2831"/>
        <w:gridCol w:w="4535"/>
        <w:gridCol w:w="2268"/>
      </w:tblGrid>
      <w:tr w:rsidR="005473D9" w:rsidRPr="00BC0BB0" w14:paraId="56679583" w14:textId="77777777" w:rsidTr="00DD3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16A246C7" w14:textId="77777777" w:rsidR="005473D9" w:rsidRPr="00BC0BB0" w:rsidRDefault="005473D9" w:rsidP="00DD3D68">
            <w:pPr>
              <w:spacing w:after="0"/>
              <w:jc w:val="both"/>
            </w:pPr>
            <w:proofErr w:type="spellStart"/>
            <w:r w:rsidRPr="00BC0BB0">
              <w:t>Feature</w:t>
            </w:r>
            <w:proofErr w:type="spellEnd"/>
          </w:p>
        </w:tc>
        <w:tc>
          <w:tcPr>
            <w:tcW w:w="4535" w:type="dxa"/>
          </w:tcPr>
          <w:p w14:paraId="6A8209B8"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Technology</w:t>
            </w:r>
            <w:proofErr w:type="spellEnd"/>
          </w:p>
        </w:tc>
        <w:tc>
          <w:tcPr>
            <w:tcW w:w="2268" w:type="dxa"/>
          </w:tcPr>
          <w:p w14:paraId="19BBD859"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Version</w:t>
            </w:r>
            <w:proofErr w:type="spellEnd"/>
          </w:p>
        </w:tc>
      </w:tr>
      <w:tr w:rsidR="005473D9" w:rsidRPr="00BC0BB0" w14:paraId="28ACD3BE"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5EDFB1DB" w14:textId="77777777" w:rsidR="005473D9" w:rsidRPr="00BC0BB0" w:rsidRDefault="005473D9" w:rsidP="00DD3D68">
            <w:pPr>
              <w:spacing w:after="0"/>
              <w:jc w:val="both"/>
            </w:pPr>
            <w:proofErr w:type="spellStart"/>
            <w:r w:rsidRPr="00BC0BB0">
              <w:t>Programming</w:t>
            </w:r>
            <w:proofErr w:type="spellEnd"/>
            <w:r w:rsidRPr="00BC0BB0">
              <w:t xml:space="preserve"> </w:t>
            </w:r>
            <w:proofErr w:type="spellStart"/>
            <w:r w:rsidRPr="00BC0BB0">
              <w:t>Language</w:t>
            </w:r>
            <w:proofErr w:type="spellEnd"/>
          </w:p>
        </w:tc>
        <w:tc>
          <w:tcPr>
            <w:tcW w:w="4535" w:type="dxa"/>
          </w:tcPr>
          <w:p w14:paraId="46B714A5"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Java</w:t>
            </w:r>
          </w:p>
        </w:tc>
        <w:tc>
          <w:tcPr>
            <w:tcW w:w="2268" w:type="dxa"/>
          </w:tcPr>
          <w:p w14:paraId="789FE1F8"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1.8</w:t>
            </w:r>
          </w:p>
        </w:tc>
      </w:tr>
      <w:tr w:rsidR="005473D9" w:rsidRPr="00BC0BB0" w14:paraId="5AA9C4D7" w14:textId="77777777" w:rsidTr="00DD3D68">
        <w:tc>
          <w:tcPr>
            <w:cnfStyle w:val="001000000000" w:firstRow="0" w:lastRow="0" w:firstColumn="1" w:lastColumn="0" w:oddVBand="0" w:evenVBand="0" w:oddHBand="0" w:evenHBand="0" w:firstRowFirstColumn="0" w:firstRowLastColumn="0" w:lastRowFirstColumn="0" w:lastRowLastColumn="0"/>
            <w:tcW w:w="2831" w:type="dxa"/>
            <w:vAlign w:val="center"/>
          </w:tcPr>
          <w:p w14:paraId="0943E230" w14:textId="77777777" w:rsidR="005473D9" w:rsidRPr="00BC0BB0" w:rsidRDefault="005473D9" w:rsidP="00DD3D68">
            <w:pPr>
              <w:spacing w:after="0"/>
              <w:jc w:val="both"/>
            </w:pPr>
            <w:proofErr w:type="spellStart"/>
            <w:r w:rsidRPr="00BC0BB0">
              <w:t>Dependency</w:t>
            </w:r>
            <w:proofErr w:type="spellEnd"/>
            <w:r w:rsidRPr="00BC0BB0">
              <w:t xml:space="preserve"> </w:t>
            </w:r>
            <w:proofErr w:type="spellStart"/>
            <w:r w:rsidRPr="00BC0BB0">
              <w:t>Injection</w:t>
            </w:r>
            <w:proofErr w:type="spellEnd"/>
          </w:p>
        </w:tc>
        <w:tc>
          <w:tcPr>
            <w:tcW w:w="4535" w:type="dxa"/>
          </w:tcPr>
          <w:p w14:paraId="0C490DD4"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p>
        </w:tc>
        <w:tc>
          <w:tcPr>
            <w:tcW w:w="2268" w:type="dxa"/>
          </w:tcPr>
          <w:p w14:paraId="69A42EF1"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2.1.3.RELEASE</w:t>
            </w:r>
          </w:p>
        </w:tc>
      </w:tr>
      <w:tr w:rsidR="005473D9" w:rsidRPr="00BC0BB0" w14:paraId="42C56BE9"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3DF15E85" w14:textId="77777777" w:rsidR="005473D9" w:rsidRPr="00BC0BB0" w:rsidRDefault="005473D9" w:rsidP="00DD3D68">
            <w:pPr>
              <w:spacing w:after="0"/>
              <w:jc w:val="both"/>
            </w:pPr>
            <w:r w:rsidRPr="00BC0BB0">
              <w:t>Cloud Computing</w:t>
            </w:r>
          </w:p>
        </w:tc>
        <w:tc>
          <w:tcPr>
            <w:tcW w:w="4535" w:type="dxa"/>
          </w:tcPr>
          <w:p w14:paraId="6FC3FC2A"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Spring-Cloud</w:t>
            </w:r>
          </w:p>
        </w:tc>
        <w:tc>
          <w:tcPr>
            <w:tcW w:w="2268" w:type="dxa"/>
          </w:tcPr>
          <w:p w14:paraId="4CADCE05"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F75485">
              <w:t>Greenwich.RELEASE</w:t>
            </w:r>
            <w:proofErr w:type="spellEnd"/>
          </w:p>
        </w:tc>
      </w:tr>
      <w:tr w:rsidR="005473D9" w:rsidRPr="00BC0BB0" w14:paraId="5106FE67"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2AC9982C" w14:textId="77777777" w:rsidR="005473D9" w:rsidRPr="00BC0BB0" w:rsidRDefault="005473D9" w:rsidP="00DD3D68">
            <w:pPr>
              <w:spacing w:after="0"/>
              <w:jc w:val="both"/>
            </w:pPr>
            <w:proofErr w:type="spellStart"/>
            <w:r w:rsidRPr="00BC0BB0">
              <w:t>Circuit</w:t>
            </w:r>
            <w:proofErr w:type="spellEnd"/>
            <w:r w:rsidRPr="00BC0BB0">
              <w:t xml:space="preserve"> </w:t>
            </w:r>
            <w:proofErr w:type="spellStart"/>
            <w:r w:rsidRPr="00BC0BB0">
              <w:t>Breaker</w:t>
            </w:r>
            <w:proofErr w:type="spellEnd"/>
          </w:p>
        </w:tc>
        <w:tc>
          <w:tcPr>
            <w:tcW w:w="4535" w:type="dxa"/>
          </w:tcPr>
          <w:p w14:paraId="12DF9140"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BC0BB0">
              <w:t>Hystrix</w:t>
            </w:r>
            <w:proofErr w:type="spellEnd"/>
          </w:p>
        </w:tc>
        <w:tc>
          <w:tcPr>
            <w:tcW w:w="2268" w:type="dxa"/>
          </w:tcPr>
          <w:p w14:paraId="25D3FFBF"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1.5.8</w:t>
            </w:r>
          </w:p>
        </w:tc>
      </w:tr>
      <w:tr w:rsidR="005473D9" w:rsidRPr="00BC0BB0" w14:paraId="69AEDB56"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145AA238" w14:textId="77777777" w:rsidR="005473D9" w:rsidRPr="00BC0BB0" w:rsidRDefault="005473D9" w:rsidP="00DD3D68">
            <w:pPr>
              <w:spacing w:after="0"/>
              <w:jc w:val="both"/>
            </w:pPr>
          </w:p>
        </w:tc>
        <w:tc>
          <w:tcPr>
            <w:tcW w:w="4535" w:type="dxa"/>
          </w:tcPr>
          <w:p w14:paraId="740DE7ED"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Spring-Cloud-</w:t>
            </w:r>
            <w:proofErr w:type="spellStart"/>
            <w:r w:rsidRPr="00BC0BB0">
              <w:t>Netflix</w:t>
            </w:r>
            <w:proofErr w:type="spellEnd"/>
            <w:r w:rsidRPr="00BC0BB0">
              <w:t>-</w:t>
            </w:r>
            <w:proofErr w:type="spellStart"/>
            <w:r w:rsidRPr="00BC0BB0">
              <w:t>Hystrix</w:t>
            </w:r>
            <w:proofErr w:type="spellEnd"/>
          </w:p>
        </w:tc>
        <w:tc>
          <w:tcPr>
            <w:tcW w:w="2268" w:type="dxa"/>
          </w:tcPr>
          <w:p w14:paraId="54876808"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6655BFF9"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742169AD" w14:textId="77777777" w:rsidR="005473D9" w:rsidRPr="00BC0BB0" w:rsidRDefault="005473D9" w:rsidP="00DD3D68">
            <w:pPr>
              <w:spacing w:after="0"/>
              <w:jc w:val="both"/>
            </w:pPr>
            <w:proofErr w:type="spellStart"/>
            <w:r w:rsidRPr="00BC0BB0">
              <w:t>Transaction</w:t>
            </w:r>
            <w:proofErr w:type="spellEnd"/>
            <w:r w:rsidRPr="00BC0BB0">
              <w:t xml:space="preserve"> </w:t>
            </w:r>
            <w:proofErr w:type="spellStart"/>
            <w:r w:rsidRPr="00BC0BB0">
              <w:t>Tracing</w:t>
            </w:r>
            <w:proofErr w:type="spellEnd"/>
          </w:p>
        </w:tc>
        <w:tc>
          <w:tcPr>
            <w:tcW w:w="4535" w:type="dxa"/>
          </w:tcPr>
          <w:p w14:paraId="40E00038"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Spring-Cloud-</w:t>
            </w:r>
            <w:proofErr w:type="spellStart"/>
            <w:r w:rsidRPr="00BC0BB0">
              <w:t>Sleuth</w:t>
            </w:r>
            <w:proofErr w:type="spellEnd"/>
          </w:p>
        </w:tc>
        <w:tc>
          <w:tcPr>
            <w:tcW w:w="2268" w:type="dxa"/>
          </w:tcPr>
          <w:p w14:paraId="6C752D3F"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283C10AA"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02B2977E" w14:textId="77777777" w:rsidR="005473D9" w:rsidRPr="00BC0BB0" w:rsidRDefault="005473D9" w:rsidP="00DD3D68">
            <w:pPr>
              <w:spacing w:after="0"/>
              <w:jc w:val="both"/>
            </w:pPr>
          </w:p>
        </w:tc>
        <w:tc>
          <w:tcPr>
            <w:tcW w:w="4535" w:type="dxa"/>
          </w:tcPr>
          <w:p w14:paraId="186A5CB2"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Spring-Cloud-</w:t>
            </w:r>
            <w:proofErr w:type="spellStart"/>
            <w:r w:rsidRPr="00BC0BB0">
              <w:t>Zipkin</w:t>
            </w:r>
            <w:proofErr w:type="spellEnd"/>
          </w:p>
        </w:tc>
        <w:tc>
          <w:tcPr>
            <w:tcW w:w="2268" w:type="dxa"/>
          </w:tcPr>
          <w:p w14:paraId="4372DAAE"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51665C77"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2358203A" w14:textId="77777777" w:rsidR="005473D9" w:rsidRPr="00BC0BB0" w:rsidRDefault="005473D9" w:rsidP="00DD3D68">
            <w:pPr>
              <w:spacing w:after="0"/>
              <w:jc w:val="both"/>
            </w:pPr>
          </w:p>
        </w:tc>
        <w:tc>
          <w:tcPr>
            <w:tcW w:w="4535" w:type="dxa"/>
          </w:tcPr>
          <w:p w14:paraId="06D91C14"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BC0BB0">
              <w:t>Zipkin</w:t>
            </w:r>
            <w:proofErr w:type="spellEnd"/>
          </w:p>
        </w:tc>
        <w:tc>
          <w:tcPr>
            <w:tcW w:w="2268" w:type="dxa"/>
          </w:tcPr>
          <w:p w14:paraId="5216D7EC"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2.12.0</w:t>
            </w:r>
          </w:p>
        </w:tc>
      </w:tr>
      <w:tr w:rsidR="005473D9" w:rsidRPr="00BC0BB0" w14:paraId="0EE5EA6C"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5EF61200" w14:textId="77777777" w:rsidR="005473D9" w:rsidRPr="00BC0BB0" w:rsidRDefault="005473D9" w:rsidP="00DD3D68">
            <w:pPr>
              <w:spacing w:after="0"/>
              <w:jc w:val="both"/>
            </w:pPr>
            <w:proofErr w:type="spellStart"/>
            <w:r w:rsidRPr="00BC0BB0">
              <w:t>Service</w:t>
            </w:r>
            <w:proofErr w:type="spellEnd"/>
            <w:r w:rsidRPr="00BC0BB0">
              <w:t xml:space="preserve"> Discovery</w:t>
            </w:r>
          </w:p>
        </w:tc>
        <w:tc>
          <w:tcPr>
            <w:tcW w:w="4535" w:type="dxa"/>
          </w:tcPr>
          <w:p w14:paraId="211D82DD"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Spring-Cloud-</w:t>
            </w:r>
            <w:proofErr w:type="spellStart"/>
            <w:r w:rsidRPr="00BC0BB0">
              <w:t>Consul</w:t>
            </w:r>
            <w:proofErr w:type="spellEnd"/>
            <w:r w:rsidRPr="00BC0BB0">
              <w:t>-Discovery</w:t>
            </w:r>
          </w:p>
        </w:tc>
        <w:tc>
          <w:tcPr>
            <w:tcW w:w="2268" w:type="dxa"/>
          </w:tcPr>
          <w:p w14:paraId="04320B3E"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07123831" w14:textId="77777777" w:rsidTr="00DD3D68">
        <w:tc>
          <w:tcPr>
            <w:cnfStyle w:val="001000000000" w:firstRow="0" w:lastRow="0" w:firstColumn="1" w:lastColumn="0" w:oddVBand="0" w:evenVBand="0" w:oddHBand="0" w:evenHBand="0" w:firstRowFirstColumn="0" w:firstRowLastColumn="0" w:lastRowFirstColumn="0" w:lastRowLastColumn="0"/>
            <w:tcW w:w="2831" w:type="dxa"/>
            <w:vAlign w:val="center"/>
          </w:tcPr>
          <w:p w14:paraId="255EDABF" w14:textId="77777777" w:rsidR="005473D9" w:rsidRPr="00BC0BB0" w:rsidRDefault="005473D9" w:rsidP="00DD3D68">
            <w:pPr>
              <w:spacing w:after="0"/>
              <w:jc w:val="both"/>
            </w:pPr>
            <w:proofErr w:type="spellStart"/>
            <w:r w:rsidRPr="00BC0BB0">
              <w:t>Service</w:t>
            </w:r>
            <w:proofErr w:type="spellEnd"/>
            <w:r w:rsidRPr="00BC0BB0">
              <w:t xml:space="preserve"> </w:t>
            </w:r>
            <w:proofErr w:type="spellStart"/>
            <w:r w:rsidRPr="00BC0BB0">
              <w:t>Config</w:t>
            </w:r>
            <w:proofErr w:type="spellEnd"/>
          </w:p>
        </w:tc>
        <w:tc>
          <w:tcPr>
            <w:tcW w:w="4535" w:type="dxa"/>
          </w:tcPr>
          <w:p w14:paraId="42FA9CFD"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Spring-Cloud-</w:t>
            </w:r>
            <w:proofErr w:type="spellStart"/>
            <w:r w:rsidRPr="00BC0BB0">
              <w:t>Consul</w:t>
            </w:r>
            <w:proofErr w:type="spellEnd"/>
            <w:r w:rsidRPr="00BC0BB0">
              <w:t>-</w:t>
            </w:r>
            <w:proofErr w:type="spellStart"/>
            <w:r w:rsidRPr="00BC0BB0">
              <w:t>Config</w:t>
            </w:r>
            <w:proofErr w:type="spellEnd"/>
          </w:p>
        </w:tc>
        <w:tc>
          <w:tcPr>
            <w:tcW w:w="2268" w:type="dxa"/>
          </w:tcPr>
          <w:p w14:paraId="23657A51"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35284390" w14:textId="77777777" w:rsidTr="00DD3D68">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61025D35" w14:textId="77777777" w:rsidR="005473D9" w:rsidRPr="00BC0BB0" w:rsidRDefault="005473D9" w:rsidP="00DD3D68">
            <w:pPr>
              <w:spacing w:after="0"/>
              <w:jc w:val="both"/>
            </w:pPr>
            <w:proofErr w:type="spellStart"/>
            <w:r w:rsidRPr="00BC0BB0">
              <w:t>Metrics</w:t>
            </w:r>
            <w:proofErr w:type="spellEnd"/>
          </w:p>
        </w:tc>
        <w:tc>
          <w:tcPr>
            <w:tcW w:w="4535" w:type="dxa"/>
          </w:tcPr>
          <w:p w14:paraId="32BE96F1"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Micrometer</w:t>
            </w:r>
            <w:proofErr w:type="spellEnd"/>
          </w:p>
        </w:tc>
        <w:tc>
          <w:tcPr>
            <w:tcW w:w="2268" w:type="dxa"/>
          </w:tcPr>
          <w:p w14:paraId="54B1697A"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1.1.3</w:t>
            </w:r>
          </w:p>
        </w:tc>
      </w:tr>
      <w:tr w:rsidR="005473D9" w:rsidRPr="00BC0BB0" w14:paraId="4E4F8475"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64B4C7C6" w14:textId="77777777" w:rsidR="005473D9" w:rsidRPr="00BC0BB0" w:rsidRDefault="005473D9" w:rsidP="00DD3D68">
            <w:pPr>
              <w:spacing w:after="0"/>
              <w:jc w:val="both"/>
            </w:pPr>
            <w:proofErr w:type="spellStart"/>
            <w:r w:rsidRPr="00BC0BB0">
              <w:t>Logging</w:t>
            </w:r>
            <w:proofErr w:type="spellEnd"/>
          </w:p>
        </w:tc>
        <w:tc>
          <w:tcPr>
            <w:tcW w:w="4535" w:type="dxa"/>
          </w:tcPr>
          <w:p w14:paraId="0660D651"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SLF4J</w:t>
            </w:r>
          </w:p>
        </w:tc>
        <w:tc>
          <w:tcPr>
            <w:tcW w:w="2268" w:type="dxa"/>
          </w:tcPr>
          <w:p w14:paraId="4C0A9DAB"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1.7.26</w:t>
            </w:r>
          </w:p>
        </w:tc>
      </w:tr>
      <w:tr w:rsidR="005473D9" w:rsidRPr="00BC0BB0" w14:paraId="7B4006E9" w14:textId="77777777" w:rsidTr="00DD3D68">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5B996673" w14:textId="77777777" w:rsidR="005473D9" w:rsidRPr="00BC0BB0" w:rsidRDefault="005473D9" w:rsidP="00DD3D68">
            <w:pPr>
              <w:spacing w:after="0"/>
              <w:jc w:val="both"/>
            </w:pPr>
          </w:p>
        </w:tc>
        <w:tc>
          <w:tcPr>
            <w:tcW w:w="4535" w:type="dxa"/>
          </w:tcPr>
          <w:p w14:paraId="26FC43D6"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Logback-Classic</w:t>
            </w:r>
            <w:proofErr w:type="spellEnd"/>
          </w:p>
        </w:tc>
        <w:tc>
          <w:tcPr>
            <w:tcW w:w="2268" w:type="dxa"/>
          </w:tcPr>
          <w:p w14:paraId="36C33E76"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1.2.3</w:t>
            </w:r>
          </w:p>
        </w:tc>
      </w:tr>
      <w:tr w:rsidR="005473D9" w:rsidRPr="00BC0BB0" w14:paraId="59E078DF" w14:textId="77777777" w:rsidTr="00DD3D68">
        <w:trPr>
          <w:trHeight w:val="149"/>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625614E0" w14:textId="77777777" w:rsidR="005473D9" w:rsidRPr="00BC0BB0" w:rsidRDefault="005473D9" w:rsidP="00DD3D68">
            <w:pPr>
              <w:spacing w:after="0"/>
              <w:jc w:val="both"/>
            </w:pPr>
          </w:p>
        </w:tc>
        <w:tc>
          <w:tcPr>
            <w:tcW w:w="4535" w:type="dxa"/>
          </w:tcPr>
          <w:p w14:paraId="1B6BB583"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EF1B91">
              <w:t>sentry-logback</w:t>
            </w:r>
            <w:proofErr w:type="spellEnd"/>
          </w:p>
        </w:tc>
        <w:tc>
          <w:tcPr>
            <w:tcW w:w="2268" w:type="dxa"/>
          </w:tcPr>
          <w:p w14:paraId="0E1F17CB"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t>1.7.22</w:t>
            </w:r>
          </w:p>
        </w:tc>
      </w:tr>
      <w:tr w:rsidR="005473D9" w:rsidRPr="00BC0BB0" w14:paraId="1615E198"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1389F0B6" w14:textId="77777777" w:rsidR="005473D9" w:rsidRPr="00BC0BB0" w:rsidRDefault="005473D9" w:rsidP="00DD3D68">
            <w:pPr>
              <w:spacing w:after="0"/>
              <w:jc w:val="both"/>
            </w:pPr>
            <w:r w:rsidRPr="00BC0BB0">
              <w:t>JSON</w:t>
            </w:r>
          </w:p>
        </w:tc>
        <w:tc>
          <w:tcPr>
            <w:tcW w:w="4535" w:type="dxa"/>
          </w:tcPr>
          <w:p w14:paraId="2DE42699"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jackson-databind</w:t>
            </w:r>
            <w:proofErr w:type="spellEnd"/>
          </w:p>
        </w:tc>
        <w:tc>
          <w:tcPr>
            <w:tcW w:w="2268" w:type="dxa"/>
          </w:tcPr>
          <w:p w14:paraId="24A98311" w14:textId="6E85F047" w:rsidR="005473D9" w:rsidRPr="00BC0BB0" w:rsidRDefault="005473D9" w:rsidP="00EB213F">
            <w:pPr>
              <w:spacing w:after="0"/>
              <w:jc w:val="both"/>
              <w:cnfStyle w:val="000000100000" w:firstRow="0" w:lastRow="0" w:firstColumn="0" w:lastColumn="0" w:oddVBand="0" w:evenVBand="0" w:oddHBand="1" w:evenHBand="0" w:firstRowFirstColumn="0" w:firstRowLastColumn="0" w:lastRowFirstColumn="0" w:lastRowLastColumn="0"/>
              <w:pPrChange w:id="2482" w:author="Jose Luis Anton Bueso" w:date="2020-06-29T16:40:00Z">
                <w:pPr>
                  <w:spacing w:after="0"/>
                  <w:jc w:val="both"/>
                  <w:cnfStyle w:val="000000100000" w:firstRow="0" w:lastRow="0" w:firstColumn="0" w:lastColumn="0" w:oddVBand="0" w:evenVBand="0" w:oddHBand="1" w:evenHBand="0" w:firstRowFirstColumn="0" w:firstRowLastColumn="0" w:lastRowFirstColumn="0" w:lastRowLastColumn="0"/>
                </w:pPr>
              </w:pPrChange>
            </w:pPr>
            <w:r w:rsidRPr="00BC0BB0">
              <w:t>2.</w:t>
            </w:r>
            <w:del w:id="2483" w:author="Jose Luis Anton Bueso" w:date="2020-06-29T16:40:00Z">
              <w:r w:rsidRPr="00BC0BB0" w:rsidDel="00EB213F">
                <w:delText>9.8</w:delText>
              </w:r>
            </w:del>
            <w:ins w:id="2484" w:author="Jose Luis Anton Bueso" w:date="2020-06-29T16:40:00Z">
              <w:r w:rsidR="00EB213F">
                <w:t>10.13</w:t>
              </w:r>
            </w:ins>
          </w:p>
        </w:tc>
      </w:tr>
      <w:tr w:rsidR="005473D9" w:rsidRPr="00BC0BB0" w14:paraId="09A091EA" w14:textId="77777777" w:rsidTr="00DD3D68">
        <w:tc>
          <w:tcPr>
            <w:cnfStyle w:val="001000000000" w:firstRow="0" w:lastRow="0" w:firstColumn="1" w:lastColumn="0" w:oddVBand="0" w:evenVBand="0" w:oddHBand="0" w:evenHBand="0" w:firstRowFirstColumn="0" w:firstRowLastColumn="0" w:lastRowFirstColumn="0" w:lastRowLastColumn="0"/>
            <w:tcW w:w="2831" w:type="dxa"/>
            <w:vAlign w:val="center"/>
          </w:tcPr>
          <w:p w14:paraId="607C4375" w14:textId="77777777" w:rsidR="005473D9" w:rsidRPr="00BC0BB0" w:rsidRDefault="005473D9" w:rsidP="00DD3D68">
            <w:pPr>
              <w:spacing w:after="0"/>
              <w:jc w:val="both"/>
            </w:pPr>
            <w:proofErr w:type="spellStart"/>
            <w:r w:rsidRPr="00BC0BB0">
              <w:t>Service</w:t>
            </w:r>
            <w:proofErr w:type="spellEnd"/>
            <w:r w:rsidRPr="00BC0BB0">
              <w:t xml:space="preserve"> Management</w:t>
            </w:r>
          </w:p>
        </w:tc>
        <w:tc>
          <w:tcPr>
            <w:tcW w:w="4535" w:type="dxa"/>
          </w:tcPr>
          <w:p w14:paraId="1A34C509"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r w:rsidRPr="00BC0BB0">
              <w:t xml:space="preserve"> </w:t>
            </w:r>
            <w:proofErr w:type="spellStart"/>
            <w:r w:rsidRPr="00BC0BB0">
              <w:t>Actuator</w:t>
            </w:r>
            <w:proofErr w:type="spellEnd"/>
          </w:p>
        </w:tc>
        <w:tc>
          <w:tcPr>
            <w:tcW w:w="2268" w:type="dxa"/>
          </w:tcPr>
          <w:p w14:paraId="7577A276"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r w:rsidRPr="00BC0BB0">
              <w:t xml:space="preserve"> </w:t>
            </w:r>
            <w:proofErr w:type="spellStart"/>
            <w:r w:rsidRPr="00BC0BB0">
              <w:t>bundle</w:t>
            </w:r>
            <w:proofErr w:type="spellEnd"/>
          </w:p>
        </w:tc>
      </w:tr>
      <w:tr w:rsidR="005473D9" w:rsidRPr="00BC0BB0" w14:paraId="003A0A24"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700A7A06" w14:textId="77777777" w:rsidR="005473D9" w:rsidRPr="00BC0BB0" w:rsidRDefault="005473D9" w:rsidP="00DD3D68">
            <w:pPr>
              <w:spacing w:after="0"/>
              <w:jc w:val="both"/>
            </w:pPr>
            <w:proofErr w:type="spellStart"/>
            <w:r w:rsidRPr="00BC0BB0">
              <w:t>Rest</w:t>
            </w:r>
            <w:proofErr w:type="spellEnd"/>
          </w:p>
        </w:tc>
        <w:tc>
          <w:tcPr>
            <w:tcW w:w="4535" w:type="dxa"/>
          </w:tcPr>
          <w:p w14:paraId="5CF824F9"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Jersey</w:t>
            </w:r>
          </w:p>
        </w:tc>
        <w:tc>
          <w:tcPr>
            <w:tcW w:w="2268" w:type="dxa"/>
          </w:tcPr>
          <w:p w14:paraId="36AF5AC5"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2.27</w:t>
            </w:r>
          </w:p>
        </w:tc>
      </w:tr>
      <w:tr w:rsidR="005473D9" w:rsidRPr="00BC0BB0" w14:paraId="4CF3A8FB"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4DA3C0FF" w14:textId="77777777" w:rsidR="005473D9" w:rsidRPr="00BC0BB0" w:rsidRDefault="005473D9" w:rsidP="00DD3D68">
            <w:pPr>
              <w:spacing w:after="0"/>
              <w:jc w:val="both"/>
            </w:pPr>
          </w:p>
        </w:tc>
        <w:tc>
          <w:tcPr>
            <w:tcW w:w="4535" w:type="dxa"/>
          </w:tcPr>
          <w:p w14:paraId="1E2FE024"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r w:rsidRPr="00BC0BB0">
              <w:t>-Jersey</w:t>
            </w:r>
          </w:p>
        </w:tc>
        <w:tc>
          <w:tcPr>
            <w:tcW w:w="2268" w:type="dxa"/>
          </w:tcPr>
          <w:p w14:paraId="2DB67D5A"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Spring-</w:t>
            </w:r>
            <w:proofErr w:type="spellStart"/>
            <w:r w:rsidRPr="00BC0BB0">
              <w:t>Boot</w:t>
            </w:r>
            <w:proofErr w:type="spellEnd"/>
            <w:r w:rsidRPr="00BC0BB0">
              <w:t xml:space="preserve"> </w:t>
            </w:r>
            <w:proofErr w:type="spellStart"/>
            <w:r w:rsidRPr="00BC0BB0">
              <w:t>bundle</w:t>
            </w:r>
            <w:proofErr w:type="spellEnd"/>
          </w:p>
        </w:tc>
      </w:tr>
      <w:tr w:rsidR="005473D9" w:rsidRPr="00BC0BB0" w14:paraId="47E6927A"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3AA6835E" w14:textId="77777777" w:rsidR="005473D9" w:rsidRPr="00BC0BB0" w:rsidRDefault="005473D9" w:rsidP="00DD3D68">
            <w:pPr>
              <w:spacing w:after="0"/>
              <w:jc w:val="both"/>
            </w:pPr>
          </w:p>
        </w:tc>
        <w:tc>
          <w:tcPr>
            <w:tcW w:w="4535" w:type="dxa"/>
          </w:tcPr>
          <w:p w14:paraId="210A935A"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Spring-</w:t>
            </w:r>
            <w:proofErr w:type="spellStart"/>
            <w:r w:rsidRPr="00BC0BB0">
              <w:t>Boot</w:t>
            </w:r>
            <w:proofErr w:type="spellEnd"/>
            <w:r w:rsidRPr="00BC0BB0">
              <w:t>-HATEOAS</w:t>
            </w:r>
          </w:p>
        </w:tc>
        <w:tc>
          <w:tcPr>
            <w:tcW w:w="2268" w:type="dxa"/>
          </w:tcPr>
          <w:p w14:paraId="2DC3B43F"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Spring-</w:t>
            </w:r>
            <w:proofErr w:type="spellStart"/>
            <w:r w:rsidRPr="00BC0BB0">
              <w:t>Boot</w:t>
            </w:r>
            <w:proofErr w:type="spellEnd"/>
            <w:r w:rsidRPr="00BC0BB0">
              <w:t xml:space="preserve"> </w:t>
            </w:r>
            <w:proofErr w:type="spellStart"/>
            <w:r w:rsidRPr="00BC0BB0">
              <w:t>bundle</w:t>
            </w:r>
            <w:proofErr w:type="spellEnd"/>
          </w:p>
        </w:tc>
      </w:tr>
      <w:tr w:rsidR="005473D9" w:rsidRPr="00BC0BB0" w14:paraId="0558A071" w14:textId="77777777" w:rsidTr="00DD3D68">
        <w:tc>
          <w:tcPr>
            <w:cnfStyle w:val="001000000000" w:firstRow="0" w:lastRow="0" w:firstColumn="1" w:lastColumn="0" w:oddVBand="0" w:evenVBand="0" w:oddHBand="0" w:evenHBand="0" w:firstRowFirstColumn="0" w:firstRowLastColumn="0" w:lastRowFirstColumn="0" w:lastRowLastColumn="0"/>
            <w:tcW w:w="2831" w:type="dxa"/>
            <w:vMerge w:val="restart"/>
            <w:vAlign w:val="center"/>
          </w:tcPr>
          <w:p w14:paraId="738E37FF" w14:textId="77777777" w:rsidR="005473D9" w:rsidRPr="00BC0BB0" w:rsidRDefault="005473D9" w:rsidP="00DD3D68">
            <w:pPr>
              <w:spacing w:after="0"/>
              <w:jc w:val="both"/>
            </w:pPr>
            <w:r w:rsidRPr="00BC0BB0">
              <w:t>Reverse Proxy</w:t>
            </w:r>
          </w:p>
        </w:tc>
        <w:tc>
          <w:tcPr>
            <w:tcW w:w="4535" w:type="dxa"/>
          </w:tcPr>
          <w:p w14:paraId="32071E22"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BC0BB0">
              <w:t>Zuul</w:t>
            </w:r>
            <w:proofErr w:type="spellEnd"/>
          </w:p>
        </w:tc>
        <w:tc>
          <w:tcPr>
            <w:tcW w:w="2268" w:type="dxa"/>
          </w:tcPr>
          <w:p w14:paraId="561BD8CA"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1.3.1</w:t>
            </w:r>
          </w:p>
        </w:tc>
      </w:tr>
      <w:tr w:rsidR="005473D9" w:rsidRPr="00BC0BB0" w14:paraId="2D672D9F"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Merge/>
            <w:vAlign w:val="center"/>
          </w:tcPr>
          <w:p w14:paraId="340FC779" w14:textId="77777777" w:rsidR="005473D9" w:rsidRPr="00BC0BB0" w:rsidRDefault="005473D9" w:rsidP="00DD3D68">
            <w:pPr>
              <w:spacing w:after="0"/>
              <w:jc w:val="both"/>
            </w:pPr>
          </w:p>
        </w:tc>
        <w:tc>
          <w:tcPr>
            <w:tcW w:w="4535" w:type="dxa"/>
          </w:tcPr>
          <w:p w14:paraId="5C643E2E"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Spring-Cloud-</w:t>
            </w:r>
            <w:proofErr w:type="spellStart"/>
            <w:r w:rsidRPr="00BC0BB0">
              <w:t>Zuul</w:t>
            </w:r>
            <w:proofErr w:type="spellEnd"/>
          </w:p>
        </w:tc>
        <w:tc>
          <w:tcPr>
            <w:tcW w:w="2268" w:type="dxa"/>
          </w:tcPr>
          <w:p w14:paraId="0CB240A8"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 xml:space="preserve">Spring-Cloud </w:t>
            </w:r>
            <w:proofErr w:type="spellStart"/>
            <w:r w:rsidRPr="00BC0BB0">
              <w:t>bundle</w:t>
            </w:r>
            <w:proofErr w:type="spellEnd"/>
          </w:p>
        </w:tc>
      </w:tr>
      <w:tr w:rsidR="005473D9" w:rsidRPr="00BC0BB0" w14:paraId="38CD6068" w14:textId="77777777" w:rsidTr="00DD3D68">
        <w:tc>
          <w:tcPr>
            <w:cnfStyle w:val="001000000000" w:firstRow="0" w:lastRow="0" w:firstColumn="1" w:lastColumn="0" w:oddVBand="0" w:evenVBand="0" w:oddHBand="0" w:evenHBand="0" w:firstRowFirstColumn="0" w:firstRowLastColumn="0" w:lastRowFirstColumn="0" w:lastRowLastColumn="0"/>
            <w:tcW w:w="2831" w:type="dxa"/>
            <w:vAlign w:val="center"/>
          </w:tcPr>
          <w:p w14:paraId="6A4DF644" w14:textId="77777777" w:rsidR="005473D9" w:rsidRPr="00BC0BB0" w:rsidRDefault="005473D9" w:rsidP="00DD3D68">
            <w:pPr>
              <w:spacing w:after="0"/>
              <w:jc w:val="both"/>
            </w:pPr>
            <w:proofErr w:type="spellStart"/>
            <w:r>
              <w:t>Rest</w:t>
            </w:r>
            <w:proofErr w:type="spellEnd"/>
            <w:r>
              <w:t xml:space="preserve"> </w:t>
            </w:r>
            <w:proofErr w:type="spellStart"/>
            <w:r>
              <w:t>Documentation</w:t>
            </w:r>
            <w:proofErr w:type="spellEnd"/>
          </w:p>
        </w:tc>
        <w:tc>
          <w:tcPr>
            <w:tcW w:w="4535" w:type="dxa"/>
          </w:tcPr>
          <w:p w14:paraId="4BED6FCF"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t>Swagger</w:t>
            </w:r>
            <w:proofErr w:type="spellEnd"/>
          </w:p>
        </w:tc>
        <w:tc>
          <w:tcPr>
            <w:tcW w:w="2268" w:type="dxa"/>
          </w:tcPr>
          <w:p w14:paraId="6EE7419F"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t>2.9.2</w:t>
            </w:r>
          </w:p>
        </w:tc>
      </w:tr>
    </w:tbl>
    <w:p w14:paraId="39F84222" w14:textId="77777777" w:rsidR="005473D9" w:rsidRDefault="005473D9" w:rsidP="005473D9">
      <w:pPr>
        <w:jc w:val="both"/>
      </w:pPr>
    </w:p>
    <w:p w14:paraId="040DEFB7" w14:textId="789FB8C2" w:rsidR="005473D9" w:rsidDel="00954C4B" w:rsidRDefault="005473D9" w:rsidP="005473D9">
      <w:pPr>
        <w:jc w:val="both"/>
        <w:rPr>
          <w:del w:id="2485" w:author="Jose Luis Anton Bueso" w:date="2019-04-10T11:32:00Z"/>
        </w:rPr>
      </w:pPr>
    </w:p>
    <w:p w14:paraId="25B1FF65" w14:textId="6C721A04" w:rsidR="005473D9" w:rsidRPr="00BC0BB0" w:rsidDel="00954C4B" w:rsidRDefault="005473D9" w:rsidP="005473D9">
      <w:pPr>
        <w:jc w:val="both"/>
        <w:rPr>
          <w:del w:id="2486" w:author="Jose Luis Anton Bueso" w:date="2019-04-10T11:32:00Z"/>
        </w:rPr>
      </w:pPr>
    </w:p>
    <w:p w14:paraId="5E5EDA16" w14:textId="36D31399" w:rsidR="005473D9" w:rsidRPr="00BC0BB0" w:rsidRDefault="005473D9" w:rsidP="00DD3D68">
      <w:pPr>
        <w:pStyle w:val="Ttulo4"/>
      </w:pPr>
      <w:r w:rsidRPr="00B25AC6">
        <w:t>Logging Services</w:t>
      </w:r>
    </w:p>
    <w:tbl>
      <w:tblPr>
        <w:tblStyle w:val="Tabladecuadrcula4-nfasis1"/>
        <w:tblW w:w="9634" w:type="dxa"/>
        <w:tblLook w:val="04A0" w:firstRow="1" w:lastRow="0" w:firstColumn="1" w:lastColumn="0" w:noHBand="0" w:noVBand="1"/>
      </w:tblPr>
      <w:tblGrid>
        <w:gridCol w:w="2831"/>
        <w:gridCol w:w="4535"/>
        <w:gridCol w:w="2268"/>
      </w:tblGrid>
      <w:tr w:rsidR="005473D9" w:rsidRPr="00BC0BB0" w14:paraId="345B4BAF" w14:textId="77777777" w:rsidTr="00DD3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7E1640B" w14:textId="77777777" w:rsidR="005473D9" w:rsidRPr="00BC0BB0" w:rsidRDefault="005473D9" w:rsidP="00DD3D68">
            <w:pPr>
              <w:spacing w:after="0"/>
              <w:jc w:val="both"/>
            </w:pPr>
            <w:proofErr w:type="spellStart"/>
            <w:r w:rsidRPr="00BC0BB0">
              <w:t>Feature</w:t>
            </w:r>
            <w:proofErr w:type="spellEnd"/>
          </w:p>
        </w:tc>
        <w:tc>
          <w:tcPr>
            <w:tcW w:w="4535" w:type="dxa"/>
          </w:tcPr>
          <w:p w14:paraId="1CC7E2F9"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Technology</w:t>
            </w:r>
            <w:proofErr w:type="spellEnd"/>
          </w:p>
        </w:tc>
        <w:tc>
          <w:tcPr>
            <w:tcW w:w="2268" w:type="dxa"/>
          </w:tcPr>
          <w:p w14:paraId="3B5B305E"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Version</w:t>
            </w:r>
            <w:proofErr w:type="spellEnd"/>
          </w:p>
        </w:tc>
      </w:tr>
      <w:tr w:rsidR="005473D9" w:rsidRPr="00BC0BB0" w14:paraId="54687A40"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2D7341A1" w14:textId="77777777" w:rsidR="005473D9" w:rsidRPr="00BC0BB0" w:rsidRDefault="005473D9" w:rsidP="00DD3D68">
            <w:pPr>
              <w:spacing w:after="0"/>
              <w:jc w:val="both"/>
            </w:pPr>
            <w:r w:rsidRPr="00BC0BB0">
              <w:t xml:space="preserve">Log </w:t>
            </w:r>
            <w:r>
              <w:t>Management</w:t>
            </w:r>
          </w:p>
        </w:tc>
        <w:tc>
          <w:tcPr>
            <w:tcW w:w="4535" w:type="dxa"/>
          </w:tcPr>
          <w:p w14:paraId="39A99B26"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t>Graylog</w:t>
            </w:r>
            <w:proofErr w:type="spellEnd"/>
          </w:p>
        </w:tc>
        <w:tc>
          <w:tcPr>
            <w:tcW w:w="2268" w:type="dxa"/>
          </w:tcPr>
          <w:p w14:paraId="3AB1DC98"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t>2.0.0</w:t>
            </w:r>
          </w:p>
        </w:tc>
      </w:tr>
    </w:tbl>
    <w:p w14:paraId="7DABB924" w14:textId="77777777" w:rsidR="00DD3D68" w:rsidRDefault="00DD3D68" w:rsidP="00DD3D68"/>
    <w:p w14:paraId="36368E18" w14:textId="2EC1EA4B" w:rsidR="005473D9" w:rsidRPr="00BC0BB0" w:rsidRDefault="005473D9" w:rsidP="00DD3D68">
      <w:pPr>
        <w:pStyle w:val="Ttulo4"/>
      </w:pPr>
      <w:r w:rsidRPr="00B25AC6">
        <w:t>Metric Services</w:t>
      </w:r>
    </w:p>
    <w:tbl>
      <w:tblPr>
        <w:tblStyle w:val="Tabladecuadrcula4-nfasis1"/>
        <w:tblW w:w="9634" w:type="dxa"/>
        <w:tblLook w:val="04A0" w:firstRow="1" w:lastRow="0" w:firstColumn="1" w:lastColumn="0" w:noHBand="0" w:noVBand="1"/>
      </w:tblPr>
      <w:tblGrid>
        <w:gridCol w:w="2831"/>
        <w:gridCol w:w="4535"/>
        <w:gridCol w:w="2268"/>
      </w:tblGrid>
      <w:tr w:rsidR="005473D9" w:rsidRPr="00BC0BB0" w14:paraId="6C1797F0" w14:textId="77777777" w:rsidTr="00DD3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65F611FF" w14:textId="77777777" w:rsidR="005473D9" w:rsidRPr="00BC0BB0" w:rsidRDefault="005473D9" w:rsidP="00DD3D68">
            <w:pPr>
              <w:spacing w:after="0"/>
              <w:jc w:val="both"/>
            </w:pPr>
            <w:proofErr w:type="spellStart"/>
            <w:r w:rsidRPr="00BC0BB0">
              <w:t>Feature</w:t>
            </w:r>
            <w:proofErr w:type="spellEnd"/>
          </w:p>
        </w:tc>
        <w:tc>
          <w:tcPr>
            <w:tcW w:w="4535" w:type="dxa"/>
          </w:tcPr>
          <w:p w14:paraId="2C1D5754"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Technology</w:t>
            </w:r>
            <w:proofErr w:type="spellEnd"/>
          </w:p>
        </w:tc>
        <w:tc>
          <w:tcPr>
            <w:tcW w:w="2268" w:type="dxa"/>
          </w:tcPr>
          <w:p w14:paraId="7CABF65F"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Version</w:t>
            </w:r>
            <w:proofErr w:type="spellEnd"/>
          </w:p>
        </w:tc>
      </w:tr>
      <w:tr w:rsidR="005473D9" w:rsidRPr="00BC0BB0" w14:paraId="38D928BF"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602CD516" w14:textId="77777777" w:rsidR="005473D9" w:rsidRPr="00BC0BB0" w:rsidRDefault="005473D9" w:rsidP="00DD3D68">
            <w:pPr>
              <w:spacing w:after="0"/>
              <w:jc w:val="both"/>
            </w:pPr>
            <w:proofErr w:type="spellStart"/>
            <w:r w:rsidRPr="00BC0BB0">
              <w:t>Monitoring</w:t>
            </w:r>
            <w:proofErr w:type="spellEnd"/>
            <w:r w:rsidRPr="00BC0BB0">
              <w:t xml:space="preserve"> </w:t>
            </w:r>
            <w:proofErr w:type="spellStart"/>
            <w:r w:rsidRPr="00BC0BB0">
              <w:t>System</w:t>
            </w:r>
            <w:proofErr w:type="spellEnd"/>
          </w:p>
        </w:tc>
        <w:tc>
          <w:tcPr>
            <w:tcW w:w="4535" w:type="dxa"/>
          </w:tcPr>
          <w:p w14:paraId="32F7936C"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t>Eionet.jolokia</w:t>
            </w:r>
            <w:proofErr w:type="spellEnd"/>
          </w:p>
        </w:tc>
        <w:tc>
          <w:tcPr>
            <w:tcW w:w="2268" w:type="dxa"/>
          </w:tcPr>
          <w:p w14:paraId="5EDF5553"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t>1.0-SNAPSHOT</w:t>
            </w:r>
          </w:p>
        </w:tc>
      </w:tr>
    </w:tbl>
    <w:p w14:paraId="7DFCE7D2" w14:textId="77777777" w:rsidR="005473D9" w:rsidRPr="00BC0BB0" w:rsidRDefault="005473D9" w:rsidP="005473D9">
      <w:pPr>
        <w:jc w:val="both"/>
      </w:pPr>
    </w:p>
    <w:p w14:paraId="6A566B95" w14:textId="77777777" w:rsidR="005473D9" w:rsidRPr="00DD3D68" w:rsidRDefault="005473D9" w:rsidP="00D453AE">
      <w:pPr>
        <w:pStyle w:val="Ttulo4"/>
      </w:pPr>
      <w:r w:rsidRPr="00B25AC6">
        <w:t>Service Discovery and Configuration Services</w:t>
      </w:r>
    </w:p>
    <w:tbl>
      <w:tblPr>
        <w:tblStyle w:val="Tabladecuadrcula4-nfasis1"/>
        <w:tblW w:w="9634" w:type="dxa"/>
        <w:tblLook w:val="04A0" w:firstRow="1" w:lastRow="0" w:firstColumn="1" w:lastColumn="0" w:noHBand="0" w:noVBand="1"/>
      </w:tblPr>
      <w:tblGrid>
        <w:gridCol w:w="2831"/>
        <w:gridCol w:w="4535"/>
        <w:gridCol w:w="2268"/>
      </w:tblGrid>
      <w:tr w:rsidR="005473D9" w:rsidRPr="00BC0BB0" w14:paraId="6FCFA9EA" w14:textId="77777777" w:rsidTr="00DD3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51D63CDD" w14:textId="77777777" w:rsidR="005473D9" w:rsidRPr="00BC0BB0" w:rsidRDefault="005473D9" w:rsidP="00DD3D68">
            <w:pPr>
              <w:spacing w:after="0"/>
              <w:jc w:val="both"/>
            </w:pPr>
            <w:proofErr w:type="spellStart"/>
            <w:r w:rsidRPr="00BC0BB0">
              <w:t>Feature</w:t>
            </w:r>
            <w:proofErr w:type="spellEnd"/>
          </w:p>
        </w:tc>
        <w:tc>
          <w:tcPr>
            <w:tcW w:w="4535" w:type="dxa"/>
          </w:tcPr>
          <w:p w14:paraId="22E9DCDA"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Technology</w:t>
            </w:r>
            <w:proofErr w:type="spellEnd"/>
          </w:p>
        </w:tc>
        <w:tc>
          <w:tcPr>
            <w:tcW w:w="2268" w:type="dxa"/>
          </w:tcPr>
          <w:p w14:paraId="00CA66A0"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Version</w:t>
            </w:r>
            <w:proofErr w:type="spellEnd"/>
          </w:p>
        </w:tc>
      </w:tr>
      <w:tr w:rsidR="005473D9" w:rsidRPr="00BC0BB0" w14:paraId="67BC9580"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0CB67325" w14:textId="77777777" w:rsidR="005473D9" w:rsidRPr="00BC0BB0" w:rsidRDefault="005473D9" w:rsidP="00DD3D68">
            <w:pPr>
              <w:spacing w:after="0"/>
              <w:jc w:val="both"/>
            </w:pPr>
            <w:proofErr w:type="spellStart"/>
            <w:r w:rsidRPr="00BC0BB0">
              <w:t>Service</w:t>
            </w:r>
            <w:proofErr w:type="spellEnd"/>
            <w:r w:rsidRPr="00BC0BB0">
              <w:t xml:space="preserve"> Discovery and </w:t>
            </w:r>
            <w:proofErr w:type="spellStart"/>
            <w:r w:rsidRPr="00BC0BB0">
              <w:t>Configuration</w:t>
            </w:r>
            <w:proofErr w:type="spellEnd"/>
          </w:p>
        </w:tc>
        <w:tc>
          <w:tcPr>
            <w:tcW w:w="4535" w:type="dxa"/>
          </w:tcPr>
          <w:p w14:paraId="4E6BF821"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Consul</w:t>
            </w:r>
            <w:proofErr w:type="spellEnd"/>
          </w:p>
        </w:tc>
        <w:tc>
          <w:tcPr>
            <w:tcW w:w="2268" w:type="dxa"/>
          </w:tcPr>
          <w:p w14:paraId="1F1AF1D7"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1.4.3</w:t>
            </w:r>
          </w:p>
        </w:tc>
      </w:tr>
    </w:tbl>
    <w:p w14:paraId="48C04BE1" w14:textId="77777777" w:rsidR="005473D9" w:rsidRPr="00BC0BB0" w:rsidRDefault="005473D9" w:rsidP="005473D9">
      <w:pPr>
        <w:jc w:val="both"/>
      </w:pPr>
    </w:p>
    <w:p w14:paraId="142BE4A9" w14:textId="77777777" w:rsidR="005473D9" w:rsidRPr="00DD3D68" w:rsidRDefault="005473D9" w:rsidP="00D453AE">
      <w:pPr>
        <w:pStyle w:val="Ttulo4"/>
      </w:pPr>
      <w:r w:rsidRPr="00B25AC6">
        <w:t>Storage and Data Base service</w:t>
      </w:r>
    </w:p>
    <w:tbl>
      <w:tblPr>
        <w:tblStyle w:val="Tabladecuadrcula4-nfasis1"/>
        <w:tblW w:w="9634" w:type="dxa"/>
        <w:tblLook w:val="04A0" w:firstRow="1" w:lastRow="0" w:firstColumn="1" w:lastColumn="0" w:noHBand="0" w:noVBand="1"/>
      </w:tblPr>
      <w:tblGrid>
        <w:gridCol w:w="2831"/>
        <w:gridCol w:w="4535"/>
        <w:gridCol w:w="2268"/>
      </w:tblGrid>
      <w:tr w:rsidR="005473D9" w:rsidRPr="00BC0BB0" w14:paraId="490812B5" w14:textId="77777777" w:rsidTr="00DD3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95B6FC6" w14:textId="77777777" w:rsidR="005473D9" w:rsidRPr="00BC0BB0" w:rsidRDefault="005473D9" w:rsidP="00DD3D68">
            <w:pPr>
              <w:spacing w:after="0"/>
              <w:jc w:val="both"/>
            </w:pPr>
            <w:proofErr w:type="spellStart"/>
            <w:r w:rsidRPr="00BC0BB0">
              <w:t>Feature</w:t>
            </w:r>
            <w:proofErr w:type="spellEnd"/>
          </w:p>
        </w:tc>
        <w:tc>
          <w:tcPr>
            <w:tcW w:w="4535" w:type="dxa"/>
          </w:tcPr>
          <w:p w14:paraId="43DBE4E8"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Technology</w:t>
            </w:r>
            <w:proofErr w:type="spellEnd"/>
          </w:p>
        </w:tc>
        <w:tc>
          <w:tcPr>
            <w:tcW w:w="2268" w:type="dxa"/>
          </w:tcPr>
          <w:p w14:paraId="65E97A5C"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Version</w:t>
            </w:r>
            <w:proofErr w:type="spellEnd"/>
          </w:p>
        </w:tc>
      </w:tr>
      <w:tr w:rsidR="005473D9" w:rsidRPr="00BC0BB0" w14:paraId="324C1F6A"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55C28A30" w14:textId="77777777" w:rsidR="005473D9" w:rsidRPr="00BC0BB0" w:rsidRDefault="005473D9" w:rsidP="00DD3D68">
            <w:pPr>
              <w:spacing w:after="0"/>
              <w:jc w:val="both"/>
            </w:pPr>
            <w:r w:rsidRPr="00BC0BB0">
              <w:t>File Storage</w:t>
            </w:r>
          </w:p>
        </w:tc>
        <w:tc>
          <w:tcPr>
            <w:tcW w:w="4535" w:type="dxa"/>
          </w:tcPr>
          <w:p w14:paraId="233C2483" w14:textId="5C3B3753"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del w:id="2487" w:author="Jose Luis Anton Bueso" w:date="2019-04-24T13:03:00Z">
              <w:r w:rsidRPr="00BC0BB0" w:rsidDel="00D86C54">
                <w:delText>TBD</w:delText>
              </w:r>
            </w:del>
            <w:ins w:id="2488" w:author="Jose Luis Anton Bueso" w:date="2019-04-24T13:03:00Z">
              <w:r w:rsidR="00D86C54">
                <w:t xml:space="preserve">Apache Jack </w:t>
              </w:r>
              <w:proofErr w:type="spellStart"/>
              <w:r w:rsidR="00D86C54">
                <w:t>Rabbit</w:t>
              </w:r>
            </w:ins>
            <w:proofErr w:type="spellEnd"/>
            <w:ins w:id="2489" w:author="Jose Luis Anton Bueso" w:date="2019-04-24T13:04:00Z">
              <w:r w:rsidR="00D86C54">
                <w:t xml:space="preserve"> </w:t>
              </w:r>
              <w:proofErr w:type="spellStart"/>
              <w:r w:rsidR="00D86C54">
                <w:t>Oak</w:t>
              </w:r>
            </w:ins>
            <w:proofErr w:type="spellEnd"/>
          </w:p>
        </w:tc>
        <w:tc>
          <w:tcPr>
            <w:tcW w:w="2268" w:type="dxa"/>
          </w:tcPr>
          <w:p w14:paraId="55517D98" w14:textId="423EF8A5" w:rsidR="005473D9" w:rsidRPr="006B7EFA"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del w:id="2490" w:author="Jose Luis Anton Bueso" w:date="2019-04-24T13:04:00Z">
              <w:r w:rsidRPr="00BC0BB0" w:rsidDel="00D86C54">
                <w:delText>TBD</w:delText>
              </w:r>
            </w:del>
            <w:ins w:id="2491" w:author="Jose Luis Anton Bueso" w:date="2019-04-24T13:04:00Z">
              <w:r w:rsidR="00D86C54">
                <w:t>1.12.0</w:t>
              </w:r>
            </w:ins>
          </w:p>
        </w:tc>
      </w:tr>
      <w:tr w:rsidR="005473D9" w:rsidRPr="00BC0BB0" w14:paraId="5AE4521B" w14:textId="77777777" w:rsidTr="00DD3D68">
        <w:tc>
          <w:tcPr>
            <w:cnfStyle w:val="001000000000" w:firstRow="0" w:lastRow="0" w:firstColumn="1" w:lastColumn="0" w:oddVBand="0" w:evenVBand="0" w:oddHBand="0" w:evenHBand="0" w:firstRowFirstColumn="0" w:firstRowLastColumn="0" w:lastRowFirstColumn="0" w:lastRowLastColumn="0"/>
            <w:tcW w:w="2831" w:type="dxa"/>
            <w:vAlign w:val="center"/>
          </w:tcPr>
          <w:p w14:paraId="2D5DEE44" w14:textId="77777777" w:rsidR="005473D9" w:rsidRPr="00BC0BB0" w:rsidRDefault="005473D9" w:rsidP="00DD3D68">
            <w:pPr>
              <w:spacing w:after="0"/>
              <w:jc w:val="both"/>
            </w:pPr>
            <w:r w:rsidRPr="00BC0BB0">
              <w:t>SQL DBMS</w:t>
            </w:r>
          </w:p>
        </w:tc>
        <w:tc>
          <w:tcPr>
            <w:tcW w:w="4535" w:type="dxa"/>
          </w:tcPr>
          <w:p w14:paraId="078A687E"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BC0BB0">
              <w:t>PostgreSQL</w:t>
            </w:r>
            <w:proofErr w:type="spellEnd"/>
          </w:p>
        </w:tc>
        <w:tc>
          <w:tcPr>
            <w:tcW w:w="2268" w:type="dxa"/>
          </w:tcPr>
          <w:p w14:paraId="63D76FAE"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11</w:t>
            </w:r>
          </w:p>
        </w:tc>
      </w:tr>
      <w:tr w:rsidR="005473D9" w:rsidRPr="00BC0BB0" w14:paraId="27FC943E"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042EC53B" w14:textId="77777777" w:rsidR="005473D9" w:rsidRPr="00BC0BB0" w:rsidRDefault="005473D9" w:rsidP="00DD3D68">
            <w:pPr>
              <w:spacing w:after="0"/>
              <w:jc w:val="both"/>
            </w:pPr>
            <w:proofErr w:type="spellStart"/>
            <w:r w:rsidRPr="00BC0BB0">
              <w:lastRenderedPageBreak/>
              <w:t>NoSQL</w:t>
            </w:r>
            <w:proofErr w:type="spellEnd"/>
            <w:r w:rsidRPr="00BC0BB0">
              <w:t xml:space="preserve"> DBMS</w:t>
            </w:r>
          </w:p>
        </w:tc>
        <w:tc>
          <w:tcPr>
            <w:tcW w:w="4535" w:type="dxa"/>
          </w:tcPr>
          <w:p w14:paraId="11511FBC"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MongoDB</w:t>
            </w:r>
            <w:proofErr w:type="spellEnd"/>
          </w:p>
        </w:tc>
        <w:tc>
          <w:tcPr>
            <w:tcW w:w="2268" w:type="dxa"/>
          </w:tcPr>
          <w:p w14:paraId="703B24B8"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4.0.6</w:t>
            </w:r>
          </w:p>
        </w:tc>
      </w:tr>
      <w:tr w:rsidR="00057E42" w:rsidRPr="00BC0BB0" w14:paraId="71F2B1EC" w14:textId="77777777" w:rsidTr="00DD3D68">
        <w:trPr>
          <w:ins w:id="2492" w:author="Jose Luis Anton Bueso" w:date="2019-04-10T11:31:00Z"/>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0B620253" w14:textId="70342DE1" w:rsidR="00057E42" w:rsidRPr="00BC0BB0" w:rsidRDefault="00057E42" w:rsidP="00DD3D68">
            <w:pPr>
              <w:spacing w:after="0"/>
              <w:jc w:val="both"/>
              <w:rPr>
                <w:ins w:id="2493" w:author="Jose Luis Anton Bueso" w:date="2019-04-10T11:31:00Z"/>
              </w:rPr>
            </w:pPr>
            <w:ins w:id="2494" w:author="Jose Luis Anton Bueso" w:date="2019-04-10T11:31:00Z">
              <w:r>
                <w:t>Cache</w:t>
              </w:r>
            </w:ins>
          </w:p>
        </w:tc>
        <w:tc>
          <w:tcPr>
            <w:tcW w:w="4535" w:type="dxa"/>
          </w:tcPr>
          <w:p w14:paraId="49FFE14D" w14:textId="420DCF44" w:rsidR="00057E42" w:rsidRPr="00BC0BB0" w:rsidRDefault="00057E42" w:rsidP="00DD3D68">
            <w:pPr>
              <w:spacing w:after="0"/>
              <w:jc w:val="both"/>
              <w:cnfStyle w:val="000000000000" w:firstRow="0" w:lastRow="0" w:firstColumn="0" w:lastColumn="0" w:oddVBand="0" w:evenVBand="0" w:oddHBand="0" w:evenHBand="0" w:firstRowFirstColumn="0" w:firstRowLastColumn="0" w:lastRowFirstColumn="0" w:lastRowLastColumn="0"/>
              <w:rPr>
                <w:ins w:id="2495" w:author="Jose Luis Anton Bueso" w:date="2019-04-10T11:31:00Z"/>
              </w:rPr>
            </w:pPr>
            <w:proofErr w:type="spellStart"/>
            <w:ins w:id="2496" w:author="Jose Luis Anton Bueso" w:date="2019-04-10T11:31:00Z">
              <w:r>
                <w:t>Redis</w:t>
              </w:r>
              <w:proofErr w:type="spellEnd"/>
            </w:ins>
          </w:p>
        </w:tc>
        <w:tc>
          <w:tcPr>
            <w:tcW w:w="2268" w:type="dxa"/>
          </w:tcPr>
          <w:p w14:paraId="787314D2" w14:textId="402147CA" w:rsidR="00057E42" w:rsidRPr="00BC0BB0" w:rsidRDefault="00057E42" w:rsidP="00DD3D68">
            <w:pPr>
              <w:spacing w:after="0"/>
              <w:jc w:val="both"/>
              <w:cnfStyle w:val="000000000000" w:firstRow="0" w:lastRow="0" w:firstColumn="0" w:lastColumn="0" w:oddVBand="0" w:evenVBand="0" w:oddHBand="0" w:evenHBand="0" w:firstRowFirstColumn="0" w:firstRowLastColumn="0" w:lastRowFirstColumn="0" w:lastRowLastColumn="0"/>
              <w:rPr>
                <w:ins w:id="2497" w:author="Jose Luis Anton Bueso" w:date="2019-04-10T11:31:00Z"/>
              </w:rPr>
            </w:pPr>
            <w:ins w:id="2498" w:author="Jose Luis Anton Bueso" w:date="2019-04-10T11:31:00Z">
              <w:r>
                <w:t>5.0.4</w:t>
              </w:r>
            </w:ins>
          </w:p>
        </w:tc>
      </w:tr>
    </w:tbl>
    <w:p w14:paraId="1FCFC97F" w14:textId="64BAA68A" w:rsidR="005473D9" w:rsidRDefault="005473D9" w:rsidP="005473D9">
      <w:pPr>
        <w:jc w:val="both"/>
        <w:rPr>
          <w:ins w:id="2499" w:author="Jose Luis Anton Bueso" w:date="2019-04-10T11:33:00Z"/>
        </w:rPr>
      </w:pPr>
    </w:p>
    <w:p w14:paraId="5759C4D9" w14:textId="4345E37E" w:rsidR="00413B07" w:rsidRDefault="00413B07" w:rsidP="00413B07">
      <w:pPr>
        <w:pStyle w:val="Ttulo4"/>
        <w:rPr>
          <w:ins w:id="2500" w:author="Jose Luis Anton Bueso" w:date="2019-04-10T11:33:00Z"/>
        </w:rPr>
      </w:pPr>
      <w:ins w:id="2501" w:author="Jose Luis Anton Bueso" w:date="2019-04-10T11:33:00Z">
        <w:r>
          <w:t>Index services</w:t>
        </w:r>
      </w:ins>
    </w:p>
    <w:tbl>
      <w:tblPr>
        <w:tblStyle w:val="Tabladecuadrcula4-nfasis1"/>
        <w:tblW w:w="9634" w:type="dxa"/>
        <w:tblLook w:val="04A0" w:firstRow="1" w:lastRow="0" w:firstColumn="1" w:lastColumn="0" w:noHBand="0" w:noVBand="1"/>
      </w:tblPr>
      <w:tblGrid>
        <w:gridCol w:w="2831"/>
        <w:gridCol w:w="4535"/>
        <w:gridCol w:w="2268"/>
      </w:tblGrid>
      <w:tr w:rsidR="00413B07" w:rsidRPr="00BC0BB0" w14:paraId="626AB233" w14:textId="77777777" w:rsidTr="0020503A">
        <w:trPr>
          <w:cnfStyle w:val="100000000000" w:firstRow="1" w:lastRow="0" w:firstColumn="0" w:lastColumn="0" w:oddVBand="0" w:evenVBand="0" w:oddHBand="0" w:evenHBand="0" w:firstRowFirstColumn="0" w:firstRowLastColumn="0" w:lastRowFirstColumn="0" w:lastRowLastColumn="0"/>
          <w:ins w:id="2502" w:author="Jose Luis Anton Bueso" w:date="2019-04-10T11:33:00Z"/>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FB0E96E" w14:textId="77777777" w:rsidR="00413B07" w:rsidRPr="00BC0BB0" w:rsidRDefault="00413B07" w:rsidP="0020503A">
            <w:pPr>
              <w:spacing w:after="0"/>
              <w:jc w:val="both"/>
              <w:rPr>
                <w:ins w:id="2503" w:author="Jose Luis Anton Bueso" w:date="2019-04-10T11:33:00Z"/>
              </w:rPr>
            </w:pPr>
            <w:proofErr w:type="spellStart"/>
            <w:ins w:id="2504" w:author="Jose Luis Anton Bueso" w:date="2019-04-10T11:33:00Z">
              <w:r w:rsidRPr="00BC0BB0">
                <w:t>Feature</w:t>
              </w:r>
              <w:proofErr w:type="spellEnd"/>
            </w:ins>
          </w:p>
        </w:tc>
        <w:tc>
          <w:tcPr>
            <w:tcW w:w="4535" w:type="dxa"/>
          </w:tcPr>
          <w:p w14:paraId="40F81EB1" w14:textId="77777777" w:rsidR="00413B07" w:rsidRPr="00BC0BB0" w:rsidRDefault="00413B07" w:rsidP="0020503A">
            <w:pPr>
              <w:spacing w:after="0"/>
              <w:jc w:val="both"/>
              <w:cnfStyle w:val="100000000000" w:firstRow="1" w:lastRow="0" w:firstColumn="0" w:lastColumn="0" w:oddVBand="0" w:evenVBand="0" w:oddHBand="0" w:evenHBand="0" w:firstRowFirstColumn="0" w:firstRowLastColumn="0" w:lastRowFirstColumn="0" w:lastRowLastColumn="0"/>
              <w:rPr>
                <w:ins w:id="2505" w:author="Jose Luis Anton Bueso" w:date="2019-04-10T11:33:00Z"/>
              </w:rPr>
            </w:pPr>
            <w:proofErr w:type="spellStart"/>
            <w:ins w:id="2506" w:author="Jose Luis Anton Bueso" w:date="2019-04-10T11:33:00Z">
              <w:r w:rsidRPr="00BC0BB0">
                <w:t>Technology</w:t>
              </w:r>
              <w:proofErr w:type="spellEnd"/>
            </w:ins>
          </w:p>
        </w:tc>
        <w:tc>
          <w:tcPr>
            <w:tcW w:w="2268" w:type="dxa"/>
          </w:tcPr>
          <w:p w14:paraId="09BE3E5A" w14:textId="77777777" w:rsidR="00413B07" w:rsidRPr="00BC0BB0" w:rsidRDefault="00413B07" w:rsidP="0020503A">
            <w:pPr>
              <w:spacing w:after="0"/>
              <w:jc w:val="both"/>
              <w:cnfStyle w:val="100000000000" w:firstRow="1" w:lastRow="0" w:firstColumn="0" w:lastColumn="0" w:oddVBand="0" w:evenVBand="0" w:oddHBand="0" w:evenHBand="0" w:firstRowFirstColumn="0" w:firstRowLastColumn="0" w:lastRowFirstColumn="0" w:lastRowLastColumn="0"/>
              <w:rPr>
                <w:ins w:id="2507" w:author="Jose Luis Anton Bueso" w:date="2019-04-10T11:33:00Z"/>
              </w:rPr>
            </w:pPr>
            <w:proofErr w:type="spellStart"/>
            <w:ins w:id="2508" w:author="Jose Luis Anton Bueso" w:date="2019-04-10T11:33:00Z">
              <w:r w:rsidRPr="00BC0BB0">
                <w:t>Version</w:t>
              </w:r>
              <w:proofErr w:type="spellEnd"/>
            </w:ins>
          </w:p>
        </w:tc>
      </w:tr>
      <w:tr w:rsidR="00413B07" w:rsidRPr="00BC0BB0" w14:paraId="04F22611" w14:textId="77777777" w:rsidTr="0020503A">
        <w:trPr>
          <w:cnfStyle w:val="000000100000" w:firstRow="0" w:lastRow="0" w:firstColumn="0" w:lastColumn="0" w:oddVBand="0" w:evenVBand="0" w:oddHBand="1" w:evenHBand="0" w:firstRowFirstColumn="0" w:firstRowLastColumn="0" w:lastRowFirstColumn="0" w:lastRowLastColumn="0"/>
          <w:ins w:id="2509" w:author="Jose Luis Anton Bueso" w:date="2019-04-10T11:33:00Z"/>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32432E83" w14:textId="4091CC43" w:rsidR="00413B07" w:rsidRPr="00BC0BB0" w:rsidRDefault="00413B07" w:rsidP="0020503A">
            <w:pPr>
              <w:spacing w:after="0"/>
              <w:jc w:val="both"/>
              <w:rPr>
                <w:ins w:id="2510" w:author="Jose Luis Anton Bueso" w:date="2019-04-10T11:33:00Z"/>
              </w:rPr>
            </w:pPr>
            <w:proofErr w:type="spellStart"/>
            <w:ins w:id="2511" w:author="Jose Luis Anton Bueso" w:date="2019-04-10T11:33:00Z">
              <w:r>
                <w:t>Indexing</w:t>
              </w:r>
              <w:proofErr w:type="spellEnd"/>
            </w:ins>
          </w:p>
        </w:tc>
        <w:tc>
          <w:tcPr>
            <w:tcW w:w="4535" w:type="dxa"/>
          </w:tcPr>
          <w:p w14:paraId="565C2537" w14:textId="6D38667E" w:rsidR="00413B07" w:rsidRPr="00BC0BB0" w:rsidRDefault="00413B07" w:rsidP="0020503A">
            <w:pPr>
              <w:spacing w:after="0"/>
              <w:jc w:val="both"/>
              <w:cnfStyle w:val="000000100000" w:firstRow="0" w:lastRow="0" w:firstColumn="0" w:lastColumn="0" w:oddVBand="0" w:evenVBand="0" w:oddHBand="1" w:evenHBand="0" w:firstRowFirstColumn="0" w:firstRowLastColumn="0" w:lastRowFirstColumn="0" w:lastRowLastColumn="0"/>
              <w:rPr>
                <w:ins w:id="2512" w:author="Jose Luis Anton Bueso" w:date="2019-04-10T11:33:00Z"/>
              </w:rPr>
            </w:pPr>
            <w:proofErr w:type="spellStart"/>
            <w:ins w:id="2513" w:author="Jose Luis Anton Bueso" w:date="2019-04-10T11:33:00Z">
              <w:r>
                <w:t>ElasticSearch</w:t>
              </w:r>
              <w:proofErr w:type="spellEnd"/>
            </w:ins>
          </w:p>
        </w:tc>
        <w:tc>
          <w:tcPr>
            <w:tcW w:w="2268" w:type="dxa"/>
          </w:tcPr>
          <w:p w14:paraId="280C8FB7" w14:textId="398D0751" w:rsidR="00413B07" w:rsidRPr="00BC0BB0" w:rsidRDefault="00F95EDC" w:rsidP="0020503A">
            <w:pPr>
              <w:spacing w:after="0"/>
              <w:jc w:val="both"/>
              <w:cnfStyle w:val="000000100000" w:firstRow="0" w:lastRow="0" w:firstColumn="0" w:lastColumn="0" w:oddVBand="0" w:evenVBand="0" w:oddHBand="1" w:evenHBand="0" w:firstRowFirstColumn="0" w:firstRowLastColumn="0" w:lastRowFirstColumn="0" w:lastRowLastColumn="0"/>
              <w:rPr>
                <w:ins w:id="2514" w:author="Jose Luis Anton Bueso" w:date="2019-04-10T11:33:00Z"/>
              </w:rPr>
            </w:pPr>
            <w:ins w:id="2515" w:author="Jose Luis Anton Bueso" w:date="2019-04-10T11:34:00Z">
              <w:r>
                <w:t>6.7.1</w:t>
              </w:r>
            </w:ins>
          </w:p>
        </w:tc>
      </w:tr>
    </w:tbl>
    <w:p w14:paraId="429CE771" w14:textId="77777777" w:rsidR="00413B07" w:rsidRPr="00F30333" w:rsidRDefault="00413B07">
      <w:pPr>
        <w:rPr>
          <w:ins w:id="2516" w:author="Jose Luis Anton Bueso" w:date="2019-04-10T11:33:00Z"/>
        </w:rPr>
        <w:pPrChange w:id="2517" w:author="Jose Luis Anton Bueso" w:date="2019-04-10T11:33:00Z">
          <w:pPr>
            <w:pStyle w:val="Ttulo4"/>
          </w:pPr>
        </w:pPrChange>
      </w:pPr>
    </w:p>
    <w:p w14:paraId="6793DFDC" w14:textId="77777777" w:rsidR="00413B07" w:rsidRPr="00BC0BB0" w:rsidRDefault="00413B07" w:rsidP="005473D9">
      <w:pPr>
        <w:jc w:val="both"/>
      </w:pPr>
    </w:p>
    <w:p w14:paraId="03AF3BF2" w14:textId="671A1CAD" w:rsidR="005473D9" w:rsidRPr="00BC0BB0" w:rsidRDefault="005473D9" w:rsidP="00DD3D68">
      <w:pPr>
        <w:pStyle w:val="Ttulo4"/>
      </w:pPr>
      <w:r w:rsidRPr="00B25AC6">
        <w:t>Event Bus</w:t>
      </w:r>
    </w:p>
    <w:tbl>
      <w:tblPr>
        <w:tblStyle w:val="Tabladecuadrcula4-nfasis1"/>
        <w:tblW w:w="9634" w:type="dxa"/>
        <w:tblLook w:val="04A0" w:firstRow="1" w:lastRow="0" w:firstColumn="1" w:lastColumn="0" w:noHBand="0" w:noVBand="1"/>
      </w:tblPr>
      <w:tblGrid>
        <w:gridCol w:w="2831"/>
        <w:gridCol w:w="4535"/>
        <w:gridCol w:w="2268"/>
      </w:tblGrid>
      <w:tr w:rsidR="005473D9" w:rsidRPr="00BC0BB0" w14:paraId="0B2FE720" w14:textId="77777777" w:rsidTr="00DD3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49B59E0" w14:textId="77777777" w:rsidR="005473D9" w:rsidRPr="00BC0BB0" w:rsidRDefault="005473D9" w:rsidP="00DD3D68">
            <w:pPr>
              <w:spacing w:after="0"/>
              <w:jc w:val="both"/>
            </w:pPr>
            <w:proofErr w:type="spellStart"/>
            <w:r w:rsidRPr="00BC0BB0">
              <w:t>Feature</w:t>
            </w:r>
            <w:proofErr w:type="spellEnd"/>
          </w:p>
        </w:tc>
        <w:tc>
          <w:tcPr>
            <w:tcW w:w="4535" w:type="dxa"/>
          </w:tcPr>
          <w:p w14:paraId="06D3DD19"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Technology</w:t>
            </w:r>
            <w:proofErr w:type="spellEnd"/>
          </w:p>
        </w:tc>
        <w:tc>
          <w:tcPr>
            <w:tcW w:w="2268" w:type="dxa"/>
          </w:tcPr>
          <w:p w14:paraId="08D5BFE8"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Version</w:t>
            </w:r>
            <w:proofErr w:type="spellEnd"/>
          </w:p>
        </w:tc>
      </w:tr>
      <w:tr w:rsidR="005473D9" w:rsidRPr="00BC0BB0" w14:paraId="3254C4F7"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7C260CF" w14:textId="77777777" w:rsidR="005473D9" w:rsidRPr="00BC0BB0" w:rsidRDefault="005473D9" w:rsidP="00DD3D68">
            <w:pPr>
              <w:spacing w:after="0"/>
              <w:jc w:val="both"/>
            </w:pPr>
            <w:proofErr w:type="spellStart"/>
            <w:r w:rsidRPr="00BC0BB0">
              <w:t>Event</w:t>
            </w:r>
            <w:proofErr w:type="spellEnd"/>
            <w:r w:rsidRPr="00BC0BB0">
              <w:t xml:space="preserve"> Bus</w:t>
            </w:r>
          </w:p>
        </w:tc>
        <w:tc>
          <w:tcPr>
            <w:tcW w:w="4535" w:type="dxa"/>
          </w:tcPr>
          <w:p w14:paraId="0708C928"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Kafka</w:t>
            </w:r>
          </w:p>
        </w:tc>
        <w:tc>
          <w:tcPr>
            <w:tcW w:w="2268" w:type="dxa"/>
          </w:tcPr>
          <w:p w14:paraId="7719C2D8"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2.1.1</w:t>
            </w:r>
          </w:p>
        </w:tc>
      </w:tr>
    </w:tbl>
    <w:p w14:paraId="7915122A" w14:textId="77777777" w:rsidR="005473D9" w:rsidRPr="00BC0BB0" w:rsidRDefault="005473D9" w:rsidP="005473D9">
      <w:pPr>
        <w:jc w:val="both"/>
      </w:pPr>
    </w:p>
    <w:p w14:paraId="3866DEAD" w14:textId="77777777" w:rsidR="005473D9" w:rsidRPr="00DD3D68" w:rsidRDefault="005473D9" w:rsidP="00D453AE">
      <w:pPr>
        <w:pStyle w:val="Ttulo4"/>
      </w:pPr>
      <w:r w:rsidRPr="00B25AC6">
        <w:t>Container Engine</w:t>
      </w:r>
    </w:p>
    <w:tbl>
      <w:tblPr>
        <w:tblStyle w:val="Tabladecuadrcula4-nfasis1"/>
        <w:tblW w:w="9634" w:type="dxa"/>
        <w:tblLook w:val="04A0" w:firstRow="1" w:lastRow="0" w:firstColumn="1" w:lastColumn="0" w:noHBand="0" w:noVBand="1"/>
      </w:tblPr>
      <w:tblGrid>
        <w:gridCol w:w="2831"/>
        <w:gridCol w:w="4535"/>
        <w:gridCol w:w="2268"/>
      </w:tblGrid>
      <w:tr w:rsidR="005473D9" w:rsidRPr="00BC0BB0" w14:paraId="3BCB28D4" w14:textId="77777777" w:rsidTr="00DD3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5D7971C8" w14:textId="77777777" w:rsidR="005473D9" w:rsidRPr="00BC0BB0" w:rsidRDefault="005473D9" w:rsidP="00DD3D68">
            <w:pPr>
              <w:spacing w:after="0"/>
              <w:jc w:val="both"/>
            </w:pPr>
            <w:proofErr w:type="spellStart"/>
            <w:r w:rsidRPr="00BC0BB0">
              <w:t>Feature</w:t>
            </w:r>
            <w:proofErr w:type="spellEnd"/>
          </w:p>
        </w:tc>
        <w:tc>
          <w:tcPr>
            <w:tcW w:w="4535" w:type="dxa"/>
          </w:tcPr>
          <w:p w14:paraId="170EE4D1"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Technology</w:t>
            </w:r>
            <w:proofErr w:type="spellEnd"/>
          </w:p>
        </w:tc>
        <w:tc>
          <w:tcPr>
            <w:tcW w:w="2268" w:type="dxa"/>
          </w:tcPr>
          <w:p w14:paraId="316CF3A1" w14:textId="77777777" w:rsidR="005473D9" w:rsidRPr="00BC0BB0" w:rsidRDefault="005473D9" w:rsidP="00DD3D68">
            <w:pPr>
              <w:spacing w:after="0"/>
              <w:jc w:val="both"/>
              <w:cnfStyle w:val="100000000000" w:firstRow="1" w:lastRow="0" w:firstColumn="0" w:lastColumn="0" w:oddVBand="0" w:evenVBand="0" w:oddHBand="0" w:evenHBand="0" w:firstRowFirstColumn="0" w:firstRowLastColumn="0" w:lastRowFirstColumn="0" w:lastRowLastColumn="0"/>
            </w:pPr>
            <w:proofErr w:type="spellStart"/>
            <w:r w:rsidRPr="00BC0BB0">
              <w:t>Version</w:t>
            </w:r>
            <w:proofErr w:type="spellEnd"/>
          </w:p>
        </w:tc>
      </w:tr>
      <w:tr w:rsidR="005473D9" w:rsidRPr="00BC0BB0" w14:paraId="75A0165A" w14:textId="77777777" w:rsidTr="00DD3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BEA0F79" w14:textId="77777777" w:rsidR="005473D9" w:rsidRPr="00BC0BB0" w:rsidRDefault="005473D9" w:rsidP="00DD3D68">
            <w:pPr>
              <w:spacing w:after="0"/>
              <w:jc w:val="both"/>
            </w:pPr>
            <w:proofErr w:type="spellStart"/>
            <w:r w:rsidRPr="00BC0BB0">
              <w:t>Container</w:t>
            </w:r>
            <w:proofErr w:type="spellEnd"/>
            <w:r w:rsidRPr="00BC0BB0">
              <w:t xml:space="preserve"> </w:t>
            </w:r>
            <w:proofErr w:type="spellStart"/>
            <w:r w:rsidRPr="00BC0BB0">
              <w:t>Orchestration</w:t>
            </w:r>
            <w:proofErr w:type="spellEnd"/>
            <w:r w:rsidRPr="00BC0BB0">
              <w:t xml:space="preserve"> </w:t>
            </w:r>
            <w:proofErr w:type="spellStart"/>
            <w:r w:rsidRPr="00BC0BB0">
              <w:t>Engine</w:t>
            </w:r>
            <w:proofErr w:type="spellEnd"/>
          </w:p>
        </w:tc>
        <w:tc>
          <w:tcPr>
            <w:tcW w:w="4535" w:type="dxa"/>
          </w:tcPr>
          <w:p w14:paraId="5D609994"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proofErr w:type="spellStart"/>
            <w:r w:rsidRPr="00BC0BB0">
              <w:t>Rancher</w:t>
            </w:r>
            <w:proofErr w:type="spellEnd"/>
          </w:p>
        </w:tc>
        <w:tc>
          <w:tcPr>
            <w:tcW w:w="2268" w:type="dxa"/>
          </w:tcPr>
          <w:p w14:paraId="5DF0B016" w14:textId="77777777" w:rsidR="005473D9" w:rsidRPr="00BC0BB0" w:rsidRDefault="005473D9" w:rsidP="00DD3D68">
            <w:pPr>
              <w:spacing w:after="0"/>
              <w:jc w:val="both"/>
              <w:cnfStyle w:val="000000100000" w:firstRow="0" w:lastRow="0" w:firstColumn="0" w:lastColumn="0" w:oddVBand="0" w:evenVBand="0" w:oddHBand="1" w:evenHBand="0" w:firstRowFirstColumn="0" w:firstRowLastColumn="0" w:lastRowFirstColumn="0" w:lastRowLastColumn="0"/>
            </w:pPr>
            <w:r w:rsidRPr="00BC0BB0">
              <w:t>1.6</w:t>
            </w:r>
          </w:p>
        </w:tc>
      </w:tr>
      <w:tr w:rsidR="005473D9" w:rsidRPr="00BC0BB0" w14:paraId="4A9B2211" w14:textId="77777777" w:rsidTr="00DD3D68">
        <w:tc>
          <w:tcPr>
            <w:cnfStyle w:val="001000000000" w:firstRow="0" w:lastRow="0" w:firstColumn="1" w:lastColumn="0" w:oddVBand="0" w:evenVBand="0" w:oddHBand="0" w:evenHBand="0" w:firstRowFirstColumn="0" w:firstRowLastColumn="0" w:lastRowFirstColumn="0" w:lastRowLastColumn="0"/>
            <w:tcW w:w="2831" w:type="dxa"/>
            <w:vAlign w:val="center"/>
          </w:tcPr>
          <w:p w14:paraId="19867D26" w14:textId="77777777" w:rsidR="005473D9" w:rsidRPr="00BC0BB0" w:rsidRDefault="005473D9" w:rsidP="00DD3D68">
            <w:pPr>
              <w:spacing w:after="0"/>
              <w:jc w:val="both"/>
            </w:pPr>
            <w:proofErr w:type="spellStart"/>
            <w:r w:rsidRPr="00BC0BB0">
              <w:t>Container</w:t>
            </w:r>
            <w:proofErr w:type="spellEnd"/>
            <w:r w:rsidRPr="00BC0BB0">
              <w:t xml:space="preserve"> </w:t>
            </w:r>
            <w:proofErr w:type="spellStart"/>
            <w:r w:rsidRPr="00BC0BB0">
              <w:t>Engine</w:t>
            </w:r>
            <w:proofErr w:type="spellEnd"/>
          </w:p>
        </w:tc>
        <w:tc>
          <w:tcPr>
            <w:tcW w:w="4535" w:type="dxa"/>
          </w:tcPr>
          <w:p w14:paraId="577BD76C"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proofErr w:type="spellStart"/>
            <w:r w:rsidRPr="00BC0BB0">
              <w:t>Docker</w:t>
            </w:r>
            <w:proofErr w:type="spellEnd"/>
          </w:p>
        </w:tc>
        <w:tc>
          <w:tcPr>
            <w:tcW w:w="2268" w:type="dxa"/>
          </w:tcPr>
          <w:p w14:paraId="4504220D" w14:textId="77777777" w:rsidR="005473D9" w:rsidRPr="00BC0BB0" w:rsidRDefault="005473D9" w:rsidP="00DD3D68">
            <w:pPr>
              <w:spacing w:after="0"/>
              <w:jc w:val="both"/>
              <w:cnfStyle w:val="000000000000" w:firstRow="0" w:lastRow="0" w:firstColumn="0" w:lastColumn="0" w:oddVBand="0" w:evenVBand="0" w:oddHBand="0" w:evenHBand="0" w:firstRowFirstColumn="0" w:firstRowLastColumn="0" w:lastRowFirstColumn="0" w:lastRowLastColumn="0"/>
            </w:pPr>
            <w:r w:rsidRPr="00BC0BB0">
              <w:t>18.09</w:t>
            </w:r>
          </w:p>
        </w:tc>
      </w:tr>
    </w:tbl>
    <w:p w14:paraId="506E06BB" w14:textId="77777777" w:rsidR="00DD3D68" w:rsidRDefault="00DD3D68" w:rsidP="00DD3D68">
      <w:bookmarkStart w:id="2518" w:name="_Toc326255725"/>
      <w:bookmarkStart w:id="2519" w:name="_Toc326256027"/>
      <w:bookmarkStart w:id="2520" w:name="_Toc3534843"/>
    </w:p>
    <w:p w14:paraId="01D04020" w14:textId="018E7012" w:rsidR="005473D9" w:rsidRDefault="005473D9" w:rsidP="00DD3D68">
      <w:pPr>
        <w:pStyle w:val="Ttulo3"/>
      </w:pPr>
      <w:bookmarkStart w:id="2521" w:name="_Toc11075575"/>
      <w:r w:rsidRPr="00B233ED">
        <w:t>Third-party Software License Overview</w:t>
      </w:r>
      <w:bookmarkEnd w:id="2518"/>
      <w:bookmarkEnd w:id="2519"/>
      <w:bookmarkEnd w:id="2520"/>
      <w:bookmarkEnd w:id="2521"/>
    </w:p>
    <w:p w14:paraId="2D38B9EF" w14:textId="77777777" w:rsidR="005473D9" w:rsidRPr="00BC0BB0" w:rsidRDefault="005473D9" w:rsidP="005473D9">
      <w:pPr>
        <w:autoSpaceDE w:val="0"/>
        <w:autoSpaceDN w:val="0"/>
        <w:adjustRightInd w:val="0"/>
        <w:spacing w:after="0"/>
        <w:jc w:val="both"/>
        <w:rPr>
          <w:rFonts w:ascii="Calibri" w:hAnsi="Calibri" w:cs="Calibri"/>
        </w:rPr>
      </w:pPr>
      <w:r w:rsidRPr="00BC0BB0">
        <w:rPr>
          <w:rFonts w:ascii="Calibri" w:hAnsi="Calibri" w:cs="Calibri"/>
        </w:rPr>
        <w:t>All the third party tools and frameworks are under open source licenses so they add no extra cost to the project. These licenses are:</w:t>
      </w:r>
    </w:p>
    <w:p w14:paraId="7441C30A"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r w:rsidRPr="00BC0BB0">
        <w:rPr>
          <w:rFonts w:ascii="Calibri" w:hAnsi="Calibri" w:cs="Calibri"/>
        </w:rPr>
        <w:t>Spring Framework: Apache License 2.0</w:t>
      </w:r>
    </w:p>
    <w:p w14:paraId="19E456D6" w14:textId="77777777" w:rsidR="005473D9"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proofErr w:type="spellStart"/>
      <w:r>
        <w:rPr>
          <w:rFonts w:ascii="Calibri" w:hAnsi="Calibri" w:cs="Calibri"/>
        </w:rPr>
        <w:t>Check_MK</w:t>
      </w:r>
      <w:proofErr w:type="spellEnd"/>
      <w:r w:rsidRPr="00BC0BB0">
        <w:rPr>
          <w:rFonts w:ascii="Calibri" w:hAnsi="Calibri" w:cs="Calibri"/>
        </w:rPr>
        <w:t xml:space="preserve">: </w:t>
      </w:r>
      <w:r>
        <w:rPr>
          <w:rFonts w:ascii="Calibri" w:hAnsi="Calibri" w:cs="Calibri"/>
        </w:rPr>
        <w:t>License owned by EEA</w:t>
      </w:r>
    </w:p>
    <w:p w14:paraId="67E4217D" w14:textId="77777777" w:rsidR="005473D9"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proofErr w:type="spellStart"/>
      <w:r>
        <w:rPr>
          <w:rFonts w:ascii="Calibri" w:hAnsi="Calibri" w:cs="Calibri"/>
        </w:rPr>
        <w:t>Jolokia</w:t>
      </w:r>
      <w:proofErr w:type="spellEnd"/>
      <w:r>
        <w:rPr>
          <w:rFonts w:ascii="Calibri" w:hAnsi="Calibri" w:cs="Calibri"/>
        </w:rPr>
        <w:t xml:space="preserve"> JMX: EEA’s implementation</w:t>
      </w:r>
    </w:p>
    <w:p w14:paraId="35E598C5"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proofErr w:type="spellStart"/>
      <w:r>
        <w:rPr>
          <w:rFonts w:ascii="Calibri" w:hAnsi="Calibri" w:cs="Calibri"/>
        </w:rPr>
        <w:t>Graylog</w:t>
      </w:r>
      <w:proofErr w:type="spellEnd"/>
      <w:r>
        <w:rPr>
          <w:rFonts w:ascii="Calibri" w:hAnsi="Calibri" w:cs="Calibri"/>
        </w:rPr>
        <w:t>: License owned by EEA</w:t>
      </w:r>
    </w:p>
    <w:p w14:paraId="442287AC"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r w:rsidRPr="00BC0BB0">
        <w:rPr>
          <w:rFonts w:ascii="Calibri" w:hAnsi="Calibri" w:cs="Calibri"/>
        </w:rPr>
        <w:t>Consul: Free License</w:t>
      </w:r>
    </w:p>
    <w:p w14:paraId="7BBB9D9C"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proofErr w:type="spellStart"/>
      <w:r w:rsidRPr="00BC0BB0">
        <w:rPr>
          <w:rFonts w:ascii="Calibri" w:hAnsi="Calibri" w:cs="Calibri"/>
        </w:rPr>
        <w:t>Zipkin</w:t>
      </w:r>
      <w:proofErr w:type="spellEnd"/>
      <w:r w:rsidRPr="00BC0BB0">
        <w:rPr>
          <w:rFonts w:ascii="Calibri" w:hAnsi="Calibri" w:cs="Calibri"/>
        </w:rPr>
        <w:t>: Apache License 2.0</w:t>
      </w:r>
    </w:p>
    <w:p w14:paraId="679A587D"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proofErr w:type="spellStart"/>
      <w:r w:rsidRPr="00BC0BB0">
        <w:rPr>
          <w:rFonts w:ascii="Calibri" w:hAnsi="Calibri" w:cs="Calibri"/>
        </w:rPr>
        <w:t>Hystrix</w:t>
      </w:r>
      <w:proofErr w:type="spellEnd"/>
      <w:r w:rsidRPr="00BC0BB0">
        <w:rPr>
          <w:rFonts w:ascii="Calibri" w:hAnsi="Calibri" w:cs="Calibri"/>
        </w:rPr>
        <w:t>: Apache License 2.0</w:t>
      </w:r>
    </w:p>
    <w:p w14:paraId="2741A621"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r w:rsidRPr="00BC0BB0">
        <w:rPr>
          <w:rFonts w:ascii="Calibri" w:hAnsi="Calibri" w:cs="Calibri"/>
        </w:rPr>
        <w:t>React: MIT License</w:t>
      </w:r>
    </w:p>
    <w:p w14:paraId="1C8EF6FD"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proofErr w:type="spellStart"/>
      <w:r w:rsidRPr="00BC0BB0">
        <w:rPr>
          <w:rFonts w:ascii="Calibri" w:hAnsi="Calibri" w:cs="Calibri"/>
        </w:rPr>
        <w:t>PrimeReact</w:t>
      </w:r>
      <w:proofErr w:type="spellEnd"/>
      <w:r w:rsidRPr="00BC0BB0">
        <w:rPr>
          <w:rFonts w:ascii="Calibri" w:hAnsi="Calibri" w:cs="Calibri"/>
        </w:rPr>
        <w:t>: MIT License</w:t>
      </w:r>
    </w:p>
    <w:p w14:paraId="33A607D3"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r w:rsidRPr="00BC0BB0">
        <w:rPr>
          <w:rFonts w:ascii="Calibri" w:hAnsi="Calibri" w:cs="Calibri"/>
        </w:rPr>
        <w:t>Kafka: Apache License 2.0</w:t>
      </w:r>
    </w:p>
    <w:p w14:paraId="0387012C" w14:textId="4BC5702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r w:rsidRPr="00BC0BB0">
        <w:rPr>
          <w:rFonts w:ascii="Calibri" w:hAnsi="Calibri" w:cs="Calibri"/>
        </w:rPr>
        <w:t>PostgreSQL</w:t>
      </w:r>
      <w:r w:rsidRPr="00DD3D68">
        <w:rPr>
          <w:rFonts w:ascii="Calibri" w:hAnsi="Calibri" w:cs="Calibri"/>
        </w:rPr>
        <w:t xml:space="preserve">: </w:t>
      </w:r>
      <w:r w:rsidRPr="00BC0BB0">
        <w:t xml:space="preserve"> </w:t>
      </w:r>
      <w:hyperlink r:id="rId65" w:history="1">
        <w:r w:rsidR="00DD3D68">
          <w:rPr>
            <w:rStyle w:val="Hipervnculo"/>
          </w:rPr>
          <w:t>PostgreSQL License</w:t>
        </w:r>
      </w:hyperlink>
      <w:r w:rsidR="00DD3D68" w:rsidRPr="00BC0BB0">
        <w:t xml:space="preserve"> </w:t>
      </w:r>
      <w:r w:rsidRPr="00BC0BB0">
        <w:t>(</w:t>
      </w:r>
      <w:r w:rsidRPr="00BC0BB0">
        <w:rPr>
          <w:rFonts w:cs="Arial"/>
          <w:color w:val="0D0A0B"/>
          <w:sz w:val="23"/>
          <w:szCs w:val="23"/>
          <w:shd w:val="clear" w:color="auto" w:fill="FFFFFF"/>
        </w:rPr>
        <w:t>liberal </w:t>
      </w:r>
      <w:r w:rsidRPr="00BC0BB0">
        <w:t>Open source)</w:t>
      </w:r>
      <w:r w:rsidR="00DD3D68">
        <w:t xml:space="preserve"> </w:t>
      </w:r>
    </w:p>
    <w:p w14:paraId="6D44AE74"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r w:rsidRPr="00BC0BB0">
        <w:rPr>
          <w:rFonts w:ascii="Calibri" w:hAnsi="Calibri" w:cs="Calibri"/>
        </w:rPr>
        <w:t>MongoDB drivers: Apache License 2.0</w:t>
      </w:r>
    </w:p>
    <w:p w14:paraId="76B4A7D3" w14:textId="706C6740" w:rsidR="00DD3D68" w:rsidRPr="00DD3D68" w:rsidRDefault="005473D9" w:rsidP="00D453AE">
      <w:pPr>
        <w:pStyle w:val="Prrafodelista"/>
        <w:numPr>
          <w:ilvl w:val="0"/>
          <w:numId w:val="18"/>
        </w:numPr>
        <w:suppressAutoHyphens w:val="0"/>
        <w:autoSpaceDE w:val="0"/>
        <w:autoSpaceDN w:val="0"/>
        <w:adjustRightInd w:val="0"/>
        <w:spacing w:before="0" w:after="0" w:line="240" w:lineRule="auto"/>
        <w:jc w:val="both"/>
        <w:rPr>
          <w:rFonts w:cstheme="minorHAnsi"/>
        </w:rPr>
      </w:pPr>
      <w:r w:rsidRPr="00DD3D68">
        <w:rPr>
          <w:rFonts w:cstheme="minorHAnsi"/>
        </w:rPr>
        <w:t xml:space="preserve">MongoDB Software: </w:t>
      </w:r>
      <w:hyperlink r:id="rId66" w:history="1">
        <w:r w:rsidR="00DD3D68">
          <w:rPr>
            <w:rStyle w:val="Hipervnculo"/>
            <w:rFonts w:cstheme="minorHAnsi"/>
          </w:rPr>
          <w:t>Server Side Public License</w:t>
        </w:r>
      </w:hyperlink>
      <w:r w:rsidR="00DD3D68" w:rsidRPr="00DD3D68">
        <w:rPr>
          <w:rFonts w:cstheme="minorHAnsi"/>
        </w:rPr>
        <w:t xml:space="preserve"> </w:t>
      </w:r>
    </w:p>
    <w:p w14:paraId="452706ED"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r w:rsidRPr="00BC0BB0">
        <w:t>Docker</w:t>
      </w:r>
      <w:r w:rsidRPr="00BC0BB0">
        <w:tab/>
        <w:t>:</w:t>
      </w:r>
      <w:r w:rsidRPr="00BC0BB0">
        <w:rPr>
          <w:rFonts w:ascii="Calibri" w:hAnsi="Calibri" w:cs="Calibri"/>
        </w:rPr>
        <w:t xml:space="preserve"> Apache License 2.0</w:t>
      </w:r>
    </w:p>
    <w:p w14:paraId="054185F2"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Fonts w:ascii="Calibri" w:hAnsi="Calibri" w:cs="Calibri"/>
        </w:rPr>
      </w:pPr>
      <w:r w:rsidRPr="00BC0BB0">
        <w:rPr>
          <w:rFonts w:ascii="Calibri" w:hAnsi="Calibri" w:cs="Calibri"/>
        </w:rPr>
        <w:t>Rancher: Apache License 2.0</w:t>
      </w:r>
    </w:p>
    <w:p w14:paraId="3DBC5235" w14:textId="77777777" w:rsidR="005473D9" w:rsidRPr="00BC0BB0" w:rsidRDefault="005473D9" w:rsidP="00D453AE">
      <w:pPr>
        <w:pStyle w:val="Prrafodelista"/>
        <w:numPr>
          <w:ilvl w:val="0"/>
          <w:numId w:val="18"/>
        </w:numPr>
        <w:suppressAutoHyphens w:val="0"/>
        <w:autoSpaceDE w:val="0"/>
        <w:autoSpaceDN w:val="0"/>
        <w:adjustRightInd w:val="0"/>
        <w:spacing w:before="0" w:after="0" w:line="240" w:lineRule="auto"/>
        <w:jc w:val="both"/>
        <w:rPr>
          <w:rStyle w:val="lrzxr"/>
          <w:rFonts w:ascii="Calibri" w:hAnsi="Calibri" w:cs="Calibri"/>
        </w:rPr>
      </w:pPr>
      <w:r w:rsidRPr="00BC0BB0">
        <w:rPr>
          <w:rFonts w:ascii="Calibri" w:hAnsi="Calibri" w:cs="Calibri"/>
        </w:rPr>
        <w:t xml:space="preserve">Leaflet: </w:t>
      </w:r>
      <w:r w:rsidRPr="00BC0BB0">
        <w:rPr>
          <w:rStyle w:val="w8qarf"/>
          <w:rFonts w:cs="Arial"/>
          <w:b/>
          <w:bCs/>
          <w:color w:val="222222"/>
          <w:shd w:val="clear" w:color="auto" w:fill="FFFFFF"/>
        </w:rPr>
        <w:t> </w:t>
      </w:r>
      <w:r w:rsidRPr="00BC0BB0">
        <w:rPr>
          <w:rStyle w:val="lrzxr"/>
          <w:rFonts w:cs="Arial"/>
          <w:color w:val="222222"/>
          <w:shd w:val="clear" w:color="auto" w:fill="FFFFFF"/>
        </w:rPr>
        <w:t>BSD-2-Clause</w:t>
      </w:r>
    </w:p>
    <w:p w14:paraId="7CAA850E" w14:textId="77777777" w:rsidR="005473D9" w:rsidRPr="00761CBD" w:rsidRDefault="005473D9" w:rsidP="00D453AE">
      <w:pPr>
        <w:pStyle w:val="Prrafodelista"/>
        <w:numPr>
          <w:ilvl w:val="0"/>
          <w:numId w:val="18"/>
        </w:numPr>
        <w:suppressAutoHyphens w:val="0"/>
        <w:autoSpaceDE w:val="0"/>
        <w:autoSpaceDN w:val="0"/>
        <w:adjustRightInd w:val="0"/>
        <w:spacing w:before="0" w:after="0" w:line="240" w:lineRule="auto"/>
        <w:jc w:val="both"/>
      </w:pPr>
      <w:r w:rsidRPr="00DD3D68">
        <w:t>Material-UI: MIT License</w:t>
      </w:r>
    </w:p>
    <w:p w14:paraId="34BF6711" w14:textId="77777777" w:rsidR="005473D9" w:rsidRPr="00DD3D68" w:rsidRDefault="005473D9" w:rsidP="00D453AE">
      <w:pPr>
        <w:pStyle w:val="Prrafodelista"/>
        <w:numPr>
          <w:ilvl w:val="0"/>
          <w:numId w:val="18"/>
        </w:numPr>
        <w:suppressAutoHyphens w:val="0"/>
        <w:autoSpaceDE w:val="0"/>
        <w:autoSpaceDN w:val="0"/>
        <w:adjustRightInd w:val="0"/>
        <w:spacing w:before="0" w:after="0" w:line="240" w:lineRule="auto"/>
        <w:jc w:val="both"/>
      </w:pPr>
      <w:r w:rsidRPr="00DD3D68">
        <w:t>D3js: BSD-3-Clause</w:t>
      </w:r>
    </w:p>
    <w:p w14:paraId="2DE1D01E" w14:textId="77777777" w:rsidR="005473D9" w:rsidRDefault="005473D9" w:rsidP="00D453AE">
      <w:pPr>
        <w:pStyle w:val="Prrafodelista"/>
        <w:numPr>
          <w:ilvl w:val="0"/>
          <w:numId w:val="18"/>
        </w:numPr>
        <w:suppressAutoHyphens w:val="0"/>
        <w:autoSpaceDE w:val="0"/>
        <w:autoSpaceDN w:val="0"/>
        <w:adjustRightInd w:val="0"/>
        <w:spacing w:before="0" w:after="0" w:line="240" w:lineRule="auto"/>
        <w:jc w:val="both"/>
      </w:pPr>
      <w:commentRangeStart w:id="2522"/>
      <w:r w:rsidRPr="00DD3D68">
        <w:t>Cucumber:</w:t>
      </w:r>
      <w:r>
        <w:t xml:space="preserve"> MIT License</w:t>
      </w:r>
      <w:commentRangeEnd w:id="2522"/>
      <w:r w:rsidRPr="00DD3D68">
        <w:commentReference w:id="2522"/>
      </w:r>
    </w:p>
    <w:p w14:paraId="4AF9D9AD" w14:textId="03295CBF" w:rsidR="005473D9" w:rsidRDefault="005473D9" w:rsidP="00D453AE">
      <w:pPr>
        <w:pStyle w:val="Prrafodelista"/>
        <w:numPr>
          <w:ilvl w:val="0"/>
          <w:numId w:val="18"/>
        </w:numPr>
        <w:suppressAutoHyphens w:val="0"/>
        <w:autoSpaceDE w:val="0"/>
        <w:autoSpaceDN w:val="0"/>
        <w:adjustRightInd w:val="0"/>
        <w:spacing w:before="0" w:after="0" w:line="240" w:lineRule="auto"/>
        <w:jc w:val="both"/>
        <w:rPr>
          <w:ins w:id="2523" w:author="Jose Luis Anton Bueso" w:date="2019-03-27T13:24:00Z"/>
        </w:rPr>
      </w:pPr>
      <w:r>
        <w:t xml:space="preserve">Sentry: </w:t>
      </w:r>
      <w:r w:rsidRPr="00DD3D68">
        <w:t>BSD 3-clause</w:t>
      </w:r>
    </w:p>
    <w:p w14:paraId="64D7CF7F" w14:textId="1FC2C752" w:rsidR="00767AA8" w:rsidRPr="00767AA8" w:rsidRDefault="00767AA8" w:rsidP="00D453AE">
      <w:pPr>
        <w:pStyle w:val="Prrafodelista"/>
        <w:numPr>
          <w:ilvl w:val="0"/>
          <w:numId w:val="18"/>
        </w:numPr>
        <w:suppressAutoHyphens w:val="0"/>
        <w:autoSpaceDE w:val="0"/>
        <w:autoSpaceDN w:val="0"/>
        <w:adjustRightInd w:val="0"/>
        <w:spacing w:before="0" w:after="0" w:line="240" w:lineRule="auto"/>
        <w:jc w:val="both"/>
        <w:rPr>
          <w:ins w:id="2524" w:author="Jose Luis Anton Bueso" w:date="2019-03-27T13:24:00Z"/>
          <w:rPrChange w:id="2525" w:author="Jose Luis Anton Bueso" w:date="2019-03-27T13:24:00Z">
            <w:rPr>
              <w:ins w:id="2526" w:author="Jose Luis Anton Bueso" w:date="2019-03-27T13:24:00Z"/>
              <w:rFonts w:ascii="Calibri" w:hAnsi="Calibri" w:cs="Calibri"/>
            </w:rPr>
          </w:rPrChange>
        </w:rPr>
      </w:pPr>
      <w:ins w:id="2527" w:author="Jose Luis Anton Bueso" w:date="2019-03-27T13:24:00Z">
        <w:r>
          <w:t xml:space="preserve">Rome: </w:t>
        </w:r>
        <w:r w:rsidRPr="00BC0BB0">
          <w:rPr>
            <w:rFonts w:ascii="Calibri" w:hAnsi="Calibri" w:cs="Calibri"/>
          </w:rPr>
          <w:t>Apache License 2.0</w:t>
        </w:r>
      </w:ins>
    </w:p>
    <w:p w14:paraId="0E656291" w14:textId="250E66EA" w:rsidR="00767AA8" w:rsidRPr="006B7EFA" w:rsidRDefault="00767AA8" w:rsidP="00D453AE">
      <w:pPr>
        <w:pStyle w:val="Prrafodelista"/>
        <w:numPr>
          <w:ilvl w:val="0"/>
          <w:numId w:val="18"/>
        </w:numPr>
        <w:suppressAutoHyphens w:val="0"/>
        <w:autoSpaceDE w:val="0"/>
        <w:autoSpaceDN w:val="0"/>
        <w:adjustRightInd w:val="0"/>
        <w:spacing w:before="0" w:after="0" w:line="240" w:lineRule="auto"/>
        <w:jc w:val="both"/>
        <w:rPr>
          <w:ins w:id="2528" w:author="Jose Luis Anton Bueso" w:date="2019-04-24T13:04:00Z"/>
          <w:rPrChange w:id="2529" w:author="Jose Luis Anton Bueso" w:date="2019-04-24T13:04:00Z">
            <w:rPr>
              <w:ins w:id="2530" w:author="Jose Luis Anton Bueso" w:date="2019-04-24T13:04:00Z"/>
              <w:rFonts w:ascii="Calibri" w:hAnsi="Calibri" w:cs="Calibri"/>
            </w:rPr>
          </w:rPrChange>
        </w:rPr>
      </w:pPr>
      <w:proofErr w:type="spellStart"/>
      <w:ins w:id="2531" w:author="Jose Luis Anton Bueso" w:date="2019-03-27T13:24:00Z">
        <w:r>
          <w:rPr>
            <w:rFonts w:ascii="Calibri" w:hAnsi="Calibri" w:cs="Calibri"/>
          </w:rPr>
          <w:t>Geotools</w:t>
        </w:r>
        <w:proofErr w:type="spellEnd"/>
        <w:r>
          <w:rPr>
            <w:rFonts w:ascii="Calibri" w:hAnsi="Calibri" w:cs="Calibri"/>
          </w:rPr>
          <w:t xml:space="preserve">: </w:t>
        </w:r>
      </w:ins>
      <w:ins w:id="2532" w:author="Jose Luis Anton Bueso" w:date="2019-03-27T13:25:00Z">
        <w:r w:rsidRPr="00767AA8">
          <w:rPr>
            <w:rFonts w:ascii="Calibri" w:hAnsi="Calibri" w:cs="Calibri"/>
            <w:rPrChange w:id="2533" w:author="Jose Luis Anton Bueso" w:date="2019-03-27T13:26:00Z">
              <w:rPr>
                <w:rStyle w:val="Textoennegrita"/>
                <w:rFonts w:ascii="Lucida Sans Unicode" w:hAnsi="Lucida Sans Unicode" w:cs="Lucida Sans Unicode"/>
                <w:color w:val="000000"/>
                <w:spacing w:val="-2"/>
                <w:sz w:val="21"/>
                <w:szCs w:val="21"/>
                <w:shd w:val="clear" w:color="auto" w:fill="FFFFFF"/>
              </w:rPr>
            </w:rPrChange>
          </w:rPr>
          <w:t>GNU Lesser General Public License</w:t>
        </w:r>
      </w:ins>
    </w:p>
    <w:p w14:paraId="348EEEF5" w14:textId="5BDCAEDE" w:rsidR="006B7EFA" w:rsidRPr="00AE3F15" w:rsidRDefault="006B7EFA" w:rsidP="00D453AE">
      <w:pPr>
        <w:pStyle w:val="Prrafodelista"/>
        <w:numPr>
          <w:ilvl w:val="0"/>
          <w:numId w:val="18"/>
        </w:numPr>
        <w:suppressAutoHyphens w:val="0"/>
        <w:autoSpaceDE w:val="0"/>
        <w:autoSpaceDN w:val="0"/>
        <w:adjustRightInd w:val="0"/>
        <w:spacing w:before="0" w:after="0" w:line="240" w:lineRule="auto"/>
        <w:jc w:val="both"/>
        <w:rPr>
          <w:ins w:id="2534" w:author="Jose Luis Anton Bueso" w:date="2019-07-04T10:49:00Z"/>
          <w:rPrChange w:id="2535" w:author="Jose Luis Anton Bueso" w:date="2019-07-04T10:49:00Z">
            <w:rPr>
              <w:ins w:id="2536" w:author="Jose Luis Anton Bueso" w:date="2019-07-04T10:49:00Z"/>
              <w:rFonts w:ascii="Calibri" w:hAnsi="Calibri" w:cs="Calibri"/>
            </w:rPr>
          </w:rPrChange>
        </w:rPr>
      </w:pPr>
      <w:ins w:id="2537" w:author="Jose Luis Anton Bueso" w:date="2019-04-24T13:04:00Z">
        <w:r>
          <w:rPr>
            <w:rFonts w:ascii="Calibri" w:hAnsi="Calibri" w:cs="Calibri"/>
          </w:rPr>
          <w:t>Apache Jack Rabbit Oak:</w:t>
        </w:r>
      </w:ins>
      <w:ins w:id="2538" w:author="Jose Luis Anton Bueso" w:date="2019-04-24T13:05:00Z">
        <w:r>
          <w:rPr>
            <w:rFonts w:ascii="Calibri" w:hAnsi="Calibri" w:cs="Calibri"/>
          </w:rPr>
          <w:t xml:space="preserve"> </w:t>
        </w:r>
        <w:r w:rsidRPr="00BC0BB0">
          <w:rPr>
            <w:rFonts w:ascii="Calibri" w:hAnsi="Calibri" w:cs="Calibri"/>
          </w:rPr>
          <w:t>Apache License 2.0</w:t>
        </w:r>
      </w:ins>
    </w:p>
    <w:p w14:paraId="3C2D57EF" w14:textId="6DFC6806" w:rsidR="00AE3F15" w:rsidRPr="00EB213F" w:rsidRDefault="00AE3F15" w:rsidP="00D453AE">
      <w:pPr>
        <w:pStyle w:val="Prrafodelista"/>
        <w:numPr>
          <w:ilvl w:val="0"/>
          <w:numId w:val="18"/>
        </w:numPr>
        <w:suppressAutoHyphens w:val="0"/>
        <w:autoSpaceDE w:val="0"/>
        <w:autoSpaceDN w:val="0"/>
        <w:adjustRightInd w:val="0"/>
        <w:spacing w:before="0" w:after="0" w:line="240" w:lineRule="auto"/>
        <w:jc w:val="both"/>
        <w:rPr>
          <w:ins w:id="2539" w:author="Jose Luis Anton Bueso" w:date="2020-06-29T16:46:00Z"/>
          <w:rPrChange w:id="2540" w:author="Jose Luis Anton Bueso" w:date="2020-06-29T16:46:00Z">
            <w:rPr>
              <w:ins w:id="2541" w:author="Jose Luis Anton Bueso" w:date="2020-06-29T16:46:00Z"/>
              <w:rFonts w:ascii="Calibri" w:hAnsi="Calibri" w:cs="Calibri"/>
            </w:rPr>
          </w:rPrChange>
        </w:rPr>
      </w:pPr>
      <w:ins w:id="2542" w:author="Jose Luis Anton Bueso" w:date="2019-07-04T10:49:00Z">
        <w:r>
          <w:rPr>
            <w:rFonts w:ascii="Calibri" w:hAnsi="Calibri" w:cs="Calibri"/>
          </w:rPr>
          <w:t xml:space="preserve">Gatling: </w:t>
        </w:r>
        <w:r w:rsidRPr="00BC0BB0">
          <w:rPr>
            <w:rFonts w:ascii="Calibri" w:hAnsi="Calibri" w:cs="Calibri"/>
          </w:rPr>
          <w:t>Apache License 2.0</w:t>
        </w:r>
      </w:ins>
    </w:p>
    <w:p w14:paraId="072FAEAF" w14:textId="7EE3E179" w:rsidR="00EB213F" w:rsidRPr="00761CBD" w:rsidRDefault="00EB213F" w:rsidP="00D453AE">
      <w:pPr>
        <w:pStyle w:val="Prrafodelista"/>
        <w:numPr>
          <w:ilvl w:val="0"/>
          <w:numId w:val="18"/>
        </w:numPr>
        <w:suppressAutoHyphens w:val="0"/>
        <w:autoSpaceDE w:val="0"/>
        <w:autoSpaceDN w:val="0"/>
        <w:adjustRightInd w:val="0"/>
        <w:spacing w:before="0" w:after="0" w:line="240" w:lineRule="auto"/>
        <w:jc w:val="both"/>
      </w:pPr>
      <w:ins w:id="2543" w:author="Jose Luis Anton Bueso" w:date="2020-06-29T16:46:00Z">
        <w:r>
          <w:rPr>
            <w:rFonts w:ascii="Calibri" w:hAnsi="Calibri" w:cs="Calibri"/>
          </w:rPr>
          <w:lastRenderedPageBreak/>
          <w:t xml:space="preserve">Cypress: </w:t>
        </w:r>
        <w:r w:rsidR="00BB67AF">
          <w:rPr>
            <w:rFonts w:ascii="Calibri" w:hAnsi="Calibri" w:cs="Calibri"/>
          </w:rPr>
          <w:t>MIT License</w:t>
        </w:r>
      </w:ins>
    </w:p>
    <w:p w14:paraId="6E20A653" w14:textId="77777777" w:rsidR="005473D9" w:rsidRDefault="005473D9" w:rsidP="00DD3D68">
      <w:pPr>
        <w:pStyle w:val="Ttulo2"/>
      </w:pPr>
      <w:bookmarkStart w:id="2544" w:name="_Toc3534844"/>
      <w:bookmarkStart w:id="2545" w:name="_Toc11075576"/>
      <w:r>
        <w:t>Design justification</w:t>
      </w:r>
      <w:bookmarkEnd w:id="2544"/>
      <w:bookmarkEnd w:id="2545"/>
    </w:p>
    <w:p w14:paraId="7599AE3E" w14:textId="77777777" w:rsidR="005473D9" w:rsidRPr="00B233ED" w:rsidRDefault="005473D9" w:rsidP="005473D9">
      <w:pPr>
        <w:pStyle w:val="Cita"/>
        <w:jc w:val="both"/>
        <w:rPr>
          <w:rFonts w:eastAsiaTheme="majorEastAsia"/>
        </w:rPr>
      </w:pPr>
      <w:r w:rsidRPr="00B233ED">
        <w:rPr>
          <w:rFonts w:eastAsiaTheme="majorEastAsia"/>
        </w:rPr>
        <w:t>This chapter</w:t>
      </w:r>
      <w:r>
        <w:rPr>
          <w:rFonts w:eastAsiaTheme="majorEastAsia"/>
        </w:rPr>
        <w:t xml:space="preserve"> should contain all the design decisions (rationale) which has been taken in order to cover the </w:t>
      </w:r>
      <w:r w:rsidRPr="00B233ED">
        <w:rPr>
          <w:rFonts w:eastAsiaTheme="majorEastAsia"/>
        </w:rPr>
        <w:t xml:space="preserve">requirements. </w:t>
      </w:r>
    </w:p>
    <w:p w14:paraId="23BE768A" w14:textId="77777777" w:rsidR="005473D9" w:rsidRDefault="005473D9" w:rsidP="00D453AE">
      <w:pPr>
        <w:pStyle w:val="Ttulo3"/>
      </w:pPr>
      <w:bookmarkStart w:id="2546" w:name="_Toc3534845"/>
      <w:bookmarkStart w:id="2547" w:name="_Toc11075577"/>
      <w:r>
        <w:t>Concern-Stakeholder Traceability</w:t>
      </w:r>
      <w:bookmarkEnd w:id="2546"/>
      <w:bookmarkEnd w:id="2547"/>
    </w:p>
    <w:p w14:paraId="5CD642E7" w14:textId="77777777" w:rsidR="005473D9" w:rsidRPr="005227E0" w:rsidRDefault="005473D9" w:rsidP="005473D9">
      <w:pPr>
        <w:pStyle w:val="Cita"/>
        <w:jc w:val="both"/>
        <w:rPr>
          <w:rFonts w:eastAsiaTheme="majorEastAsia"/>
        </w:rPr>
      </w:pPr>
      <w:r w:rsidRPr="005227E0">
        <w:rPr>
          <w:rFonts w:eastAsiaTheme="majorEastAsia"/>
        </w:rPr>
        <w:t xml:space="preserve">An association of stakeholders to concerns should be provided. </w:t>
      </w:r>
    </w:p>
    <w:tbl>
      <w:tblPr>
        <w:tblW w:w="836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843"/>
        <w:gridCol w:w="1701"/>
        <w:gridCol w:w="1843"/>
        <w:gridCol w:w="1701"/>
      </w:tblGrid>
      <w:tr w:rsidR="005473D9" w:rsidRPr="00DD3D68" w14:paraId="540B0546" w14:textId="77777777" w:rsidTr="005473D9">
        <w:trPr>
          <w:cantSplit/>
          <w:trHeight w:val="340"/>
        </w:trPr>
        <w:tc>
          <w:tcPr>
            <w:tcW w:w="1276" w:type="dxa"/>
            <w:tcBorders>
              <w:top w:val="nil"/>
              <w:left w:val="nil"/>
            </w:tcBorders>
            <w:shd w:val="clear" w:color="auto" w:fill="auto"/>
          </w:tcPr>
          <w:p w14:paraId="22D18FA8" w14:textId="77777777" w:rsidR="005473D9" w:rsidRPr="00DD3D68" w:rsidRDefault="005473D9" w:rsidP="005473D9">
            <w:pPr>
              <w:pStyle w:val="Statusbox"/>
              <w:jc w:val="both"/>
              <w:rPr>
                <w:rStyle w:val="Textoennegrita"/>
                <w:rFonts w:asciiTheme="minorHAnsi" w:hAnsiTheme="minorHAnsi" w:cstheme="minorHAnsi"/>
                <w:sz w:val="22"/>
                <w:szCs w:val="22"/>
              </w:rPr>
            </w:pPr>
          </w:p>
        </w:tc>
        <w:tc>
          <w:tcPr>
            <w:tcW w:w="1843" w:type="dxa"/>
            <w:shd w:val="pct5" w:color="auto" w:fill="FFFFFF"/>
          </w:tcPr>
          <w:p w14:paraId="5C80DD8C" w14:textId="77777777" w:rsidR="005473D9" w:rsidRPr="00DD3D68" w:rsidRDefault="005473D9" w:rsidP="005473D9">
            <w:pPr>
              <w:pStyle w:val="Statusbox"/>
              <w:tabs>
                <w:tab w:val="center" w:pos="813"/>
              </w:tabs>
              <w:jc w:val="both"/>
              <w:rPr>
                <w:rStyle w:val="Textoennegrita"/>
                <w:rFonts w:asciiTheme="minorHAnsi" w:hAnsiTheme="minorHAnsi" w:cstheme="minorHAnsi"/>
                <w:sz w:val="22"/>
                <w:szCs w:val="22"/>
              </w:rPr>
            </w:pPr>
            <w:r w:rsidRPr="00DD3D68">
              <w:rPr>
                <w:rStyle w:val="Textoennegrita"/>
                <w:rFonts w:asciiTheme="minorHAnsi" w:hAnsiTheme="minorHAnsi" w:cstheme="minorHAnsi"/>
                <w:sz w:val="22"/>
                <w:szCs w:val="22"/>
              </w:rPr>
              <w:tab/>
            </w:r>
            <w:proofErr w:type="spellStart"/>
            <w:r w:rsidRPr="00DD3D68">
              <w:rPr>
                <w:rStyle w:val="Textoennegrita"/>
                <w:rFonts w:asciiTheme="minorHAnsi" w:hAnsiTheme="minorHAnsi" w:cstheme="minorHAnsi"/>
                <w:sz w:val="22"/>
                <w:szCs w:val="22"/>
              </w:rPr>
              <w:t>StakeHolder</w:t>
            </w:r>
            <w:proofErr w:type="spellEnd"/>
            <w:r w:rsidRPr="00DD3D68">
              <w:rPr>
                <w:rStyle w:val="Textoennegrita"/>
                <w:rFonts w:asciiTheme="minorHAnsi" w:hAnsiTheme="minorHAnsi" w:cstheme="minorHAnsi"/>
                <w:sz w:val="22"/>
                <w:szCs w:val="22"/>
              </w:rPr>
              <w:t>: 1</w:t>
            </w:r>
          </w:p>
        </w:tc>
        <w:tc>
          <w:tcPr>
            <w:tcW w:w="1701" w:type="dxa"/>
            <w:shd w:val="pct5" w:color="auto" w:fill="FFFFFF"/>
          </w:tcPr>
          <w:p w14:paraId="56C02291" w14:textId="77777777" w:rsidR="005473D9" w:rsidRPr="00DD3D68" w:rsidRDefault="005473D9" w:rsidP="005473D9">
            <w:pPr>
              <w:pStyle w:val="Statusbox"/>
              <w:jc w:val="both"/>
              <w:rPr>
                <w:rStyle w:val="Textoennegrita"/>
                <w:rFonts w:asciiTheme="minorHAnsi" w:hAnsiTheme="minorHAnsi" w:cstheme="minorHAnsi"/>
                <w:sz w:val="22"/>
                <w:szCs w:val="22"/>
              </w:rPr>
            </w:pPr>
            <w:proofErr w:type="spellStart"/>
            <w:r w:rsidRPr="00DD3D68">
              <w:rPr>
                <w:rStyle w:val="Textoennegrita"/>
                <w:rFonts w:asciiTheme="minorHAnsi" w:hAnsiTheme="minorHAnsi" w:cstheme="minorHAnsi"/>
                <w:sz w:val="22"/>
                <w:szCs w:val="22"/>
              </w:rPr>
              <w:t>StakeHolder</w:t>
            </w:r>
            <w:proofErr w:type="spellEnd"/>
            <w:r w:rsidRPr="00DD3D68">
              <w:rPr>
                <w:rStyle w:val="Textoennegrita"/>
                <w:rFonts w:asciiTheme="minorHAnsi" w:hAnsiTheme="minorHAnsi" w:cstheme="minorHAnsi"/>
                <w:sz w:val="22"/>
                <w:szCs w:val="22"/>
              </w:rPr>
              <w:t>: 2</w:t>
            </w:r>
          </w:p>
        </w:tc>
        <w:tc>
          <w:tcPr>
            <w:tcW w:w="1843" w:type="dxa"/>
            <w:shd w:val="pct5" w:color="auto" w:fill="FFFFFF"/>
          </w:tcPr>
          <w:p w14:paraId="23FB054C" w14:textId="77777777" w:rsidR="005473D9" w:rsidRPr="00DD3D68" w:rsidRDefault="005473D9" w:rsidP="005473D9">
            <w:pPr>
              <w:pStyle w:val="Statusbox"/>
              <w:jc w:val="both"/>
              <w:rPr>
                <w:rStyle w:val="Textoennegrita"/>
                <w:rFonts w:asciiTheme="minorHAnsi" w:hAnsiTheme="minorHAnsi" w:cstheme="minorHAnsi"/>
                <w:sz w:val="22"/>
                <w:szCs w:val="22"/>
              </w:rPr>
            </w:pPr>
            <w:proofErr w:type="spellStart"/>
            <w:r w:rsidRPr="00DD3D68">
              <w:rPr>
                <w:rStyle w:val="Textoennegrita"/>
                <w:rFonts w:asciiTheme="minorHAnsi" w:hAnsiTheme="minorHAnsi" w:cstheme="minorHAnsi"/>
                <w:sz w:val="22"/>
                <w:szCs w:val="22"/>
              </w:rPr>
              <w:t>StakeHolder</w:t>
            </w:r>
            <w:proofErr w:type="spellEnd"/>
            <w:r w:rsidRPr="00DD3D68">
              <w:rPr>
                <w:rStyle w:val="Textoennegrita"/>
                <w:rFonts w:asciiTheme="minorHAnsi" w:hAnsiTheme="minorHAnsi" w:cstheme="minorHAnsi"/>
                <w:sz w:val="22"/>
                <w:szCs w:val="22"/>
              </w:rPr>
              <w:t>: 3</w:t>
            </w:r>
          </w:p>
        </w:tc>
        <w:tc>
          <w:tcPr>
            <w:tcW w:w="1701" w:type="dxa"/>
            <w:shd w:val="pct5" w:color="auto" w:fill="FFFFFF"/>
          </w:tcPr>
          <w:p w14:paraId="7006E84F" w14:textId="77777777" w:rsidR="005473D9" w:rsidRPr="00DD3D68" w:rsidRDefault="005473D9" w:rsidP="005473D9">
            <w:pPr>
              <w:pStyle w:val="Statusbox"/>
              <w:jc w:val="both"/>
              <w:rPr>
                <w:rStyle w:val="Textoennegrita"/>
                <w:rFonts w:asciiTheme="minorHAnsi" w:hAnsiTheme="minorHAnsi" w:cstheme="minorHAnsi"/>
                <w:sz w:val="22"/>
                <w:szCs w:val="22"/>
              </w:rPr>
            </w:pPr>
            <w:proofErr w:type="spellStart"/>
            <w:r w:rsidRPr="00DD3D68">
              <w:rPr>
                <w:rStyle w:val="Textoennegrita"/>
                <w:rFonts w:asciiTheme="minorHAnsi" w:hAnsiTheme="minorHAnsi" w:cstheme="minorHAnsi"/>
                <w:sz w:val="22"/>
                <w:szCs w:val="22"/>
              </w:rPr>
              <w:t>StakeHolder</w:t>
            </w:r>
            <w:proofErr w:type="spellEnd"/>
            <w:r w:rsidRPr="00DD3D68">
              <w:rPr>
                <w:rStyle w:val="Textoennegrita"/>
                <w:rFonts w:asciiTheme="minorHAnsi" w:hAnsiTheme="minorHAnsi" w:cstheme="minorHAnsi"/>
                <w:sz w:val="22"/>
                <w:szCs w:val="22"/>
              </w:rPr>
              <w:t>: 4</w:t>
            </w:r>
          </w:p>
        </w:tc>
      </w:tr>
      <w:tr w:rsidR="005473D9" w:rsidRPr="00DD3D68" w14:paraId="66BB0AA0" w14:textId="77777777" w:rsidTr="005473D9">
        <w:trPr>
          <w:cantSplit/>
          <w:trHeight w:val="340"/>
        </w:trPr>
        <w:tc>
          <w:tcPr>
            <w:tcW w:w="1276" w:type="dxa"/>
            <w:shd w:val="clear" w:color="auto" w:fill="F2F2F2" w:themeFill="background1" w:themeFillShade="F2"/>
            <w:vAlign w:val="center"/>
          </w:tcPr>
          <w:p w14:paraId="45D641E5" w14:textId="77777777" w:rsidR="005473D9" w:rsidRPr="00DD3D68" w:rsidRDefault="005473D9" w:rsidP="005473D9">
            <w:pPr>
              <w:pStyle w:val="Statusbox"/>
              <w:tabs>
                <w:tab w:val="center" w:pos="813"/>
              </w:tabs>
              <w:jc w:val="both"/>
              <w:rPr>
                <w:rStyle w:val="Textoennegrita"/>
                <w:rFonts w:asciiTheme="minorHAnsi" w:hAnsiTheme="minorHAnsi" w:cstheme="minorHAnsi"/>
                <w:sz w:val="22"/>
                <w:szCs w:val="22"/>
              </w:rPr>
            </w:pPr>
            <w:r w:rsidRPr="00DD3D68">
              <w:rPr>
                <w:rStyle w:val="Textoennegrita"/>
                <w:rFonts w:asciiTheme="minorHAnsi" w:hAnsiTheme="minorHAnsi" w:cstheme="minorHAnsi"/>
                <w:sz w:val="22"/>
                <w:szCs w:val="22"/>
              </w:rPr>
              <w:t>Concern: 1</w:t>
            </w:r>
          </w:p>
        </w:tc>
        <w:tc>
          <w:tcPr>
            <w:tcW w:w="1843" w:type="dxa"/>
            <w:vAlign w:val="center"/>
          </w:tcPr>
          <w:p w14:paraId="47AAC482" w14:textId="77777777" w:rsidR="005473D9" w:rsidRPr="00DD3D68" w:rsidRDefault="005473D9" w:rsidP="005473D9">
            <w:pPr>
              <w:pStyle w:val="Statusbox"/>
              <w:jc w:val="both"/>
              <w:rPr>
                <w:rFonts w:asciiTheme="minorHAnsi" w:hAnsiTheme="minorHAnsi" w:cstheme="minorHAnsi"/>
                <w:sz w:val="22"/>
                <w:szCs w:val="22"/>
              </w:rPr>
            </w:pPr>
            <w:r w:rsidRPr="00DD3D68">
              <w:rPr>
                <w:rFonts w:asciiTheme="minorHAnsi" w:hAnsiTheme="minorHAnsi" w:cstheme="minorHAnsi"/>
                <w:sz w:val="22"/>
                <w:szCs w:val="22"/>
              </w:rPr>
              <w:t>x</w:t>
            </w:r>
          </w:p>
        </w:tc>
        <w:tc>
          <w:tcPr>
            <w:tcW w:w="1701" w:type="dxa"/>
            <w:vAlign w:val="center"/>
          </w:tcPr>
          <w:p w14:paraId="7D4192A7" w14:textId="77777777" w:rsidR="005473D9" w:rsidRPr="00DD3D68" w:rsidRDefault="005473D9" w:rsidP="005473D9">
            <w:pPr>
              <w:pStyle w:val="Statusbox"/>
              <w:jc w:val="both"/>
              <w:rPr>
                <w:rStyle w:val="Textoennegrita"/>
                <w:rFonts w:asciiTheme="minorHAnsi" w:hAnsiTheme="minorHAnsi" w:cstheme="minorHAnsi"/>
                <w:sz w:val="22"/>
                <w:szCs w:val="22"/>
              </w:rPr>
            </w:pPr>
            <w:r w:rsidRPr="00DD3D68">
              <w:rPr>
                <w:rStyle w:val="Textoennegrita"/>
                <w:rFonts w:asciiTheme="minorHAnsi" w:hAnsiTheme="minorHAnsi" w:cstheme="minorHAnsi"/>
                <w:sz w:val="22"/>
                <w:szCs w:val="22"/>
              </w:rPr>
              <w:t>-</w:t>
            </w:r>
          </w:p>
        </w:tc>
        <w:tc>
          <w:tcPr>
            <w:tcW w:w="1843" w:type="dxa"/>
            <w:vAlign w:val="center"/>
          </w:tcPr>
          <w:p w14:paraId="57A4124B" w14:textId="77777777" w:rsidR="005473D9" w:rsidRPr="00DD3D68" w:rsidRDefault="005473D9" w:rsidP="005473D9">
            <w:pPr>
              <w:pStyle w:val="Statusbox"/>
              <w:jc w:val="both"/>
              <w:rPr>
                <w:rStyle w:val="Textoennegrita"/>
                <w:rFonts w:asciiTheme="minorHAnsi" w:hAnsiTheme="minorHAnsi" w:cstheme="minorHAnsi"/>
                <w:sz w:val="22"/>
                <w:szCs w:val="22"/>
              </w:rPr>
            </w:pPr>
            <w:r w:rsidRPr="00DD3D68">
              <w:rPr>
                <w:rStyle w:val="Textoennegrita"/>
                <w:rFonts w:asciiTheme="minorHAnsi" w:hAnsiTheme="minorHAnsi" w:cstheme="minorHAnsi"/>
                <w:sz w:val="22"/>
                <w:szCs w:val="22"/>
              </w:rPr>
              <w:t>x</w:t>
            </w:r>
          </w:p>
        </w:tc>
        <w:tc>
          <w:tcPr>
            <w:tcW w:w="1701" w:type="dxa"/>
            <w:vAlign w:val="center"/>
          </w:tcPr>
          <w:p w14:paraId="4C5EAA60" w14:textId="77777777" w:rsidR="005473D9" w:rsidRPr="00DD3D68" w:rsidRDefault="005473D9" w:rsidP="005473D9">
            <w:pPr>
              <w:pStyle w:val="Statusbox"/>
              <w:jc w:val="both"/>
              <w:rPr>
                <w:rStyle w:val="Textoennegrita"/>
                <w:rFonts w:asciiTheme="minorHAnsi" w:hAnsiTheme="minorHAnsi" w:cstheme="minorHAnsi"/>
                <w:sz w:val="22"/>
                <w:szCs w:val="22"/>
              </w:rPr>
            </w:pPr>
            <w:r w:rsidRPr="00DD3D68">
              <w:rPr>
                <w:rStyle w:val="Textoennegrita"/>
                <w:rFonts w:asciiTheme="minorHAnsi" w:hAnsiTheme="minorHAnsi" w:cstheme="minorHAnsi"/>
                <w:sz w:val="22"/>
                <w:szCs w:val="22"/>
              </w:rPr>
              <w:t>-</w:t>
            </w:r>
          </w:p>
        </w:tc>
      </w:tr>
      <w:tr w:rsidR="005473D9" w:rsidRPr="00DD3D68" w14:paraId="3E00FE50" w14:textId="77777777" w:rsidTr="005473D9">
        <w:trPr>
          <w:cantSplit/>
          <w:trHeight w:val="340"/>
        </w:trPr>
        <w:tc>
          <w:tcPr>
            <w:tcW w:w="1276" w:type="dxa"/>
            <w:shd w:val="clear" w:color="auto" w:fill="F2F2F2" w:themeFill="background1" w:themeFillShade="F2"/>
            <w:vAlign w:val="center"/>
          </w:tcPr>
          <w:p w14:paraId="30938F97" w14:textId="77777777" w:rsidR="005473D9" w:rsidRPr="00DD3D68" w:rsidRDefault="005473D9" w:rsidP="005473D9">
            <w:pPr>
              <w:pStyle w:val="Statusbox"/>
              <w:tabs>
                <w:tab w:val="center" w:pos="813"/>
              </w:tabs>
              <w:jc w:val="both"/>
              <w:rPr>
                <w:rStyle w:val="Textoennegrita"/>
                <w:rFonts w:asciiTheme="minorHAnsi" w:hAnsiTheme="minorHAnsi" w:cstheme="minorHAnsi"/>
                <w:sz w:val="22"/>
                <w:szCs w:val="22"/>
              </w:rPr>
            </w:pPr>
            <w:r w:rsidRPr="00DD3D68">
              <w:rPr>
                <w:rStyle w:val="Textoennegrita"/>
                <w:rFonts w:asciiTheme="minorHAnsi" w:hAnsiTheme="minorHAnsi" w:cstheme="minorHAnsi"/>
                <w:sz w:val="22"/>
                <w:szCs w:val="22"/>
              </w:rPr>
              <w:t>Concern: 2</w:t>
            </w:r>
          </w:p>
        </w:tc>
        <w:tc>
          <w:tcPr>
            <w:tcW w:w="1843" w:type="dxa"/>
            <w:vAlign w:val="center"/>
          </w:tcPr>
          <w:p w14:paraId="27F86A2D" w14:textId="77777777" w:rsidR="005473D9" w:rsidRPr="00DD3D68" w:rsidRDefault="005473D9" w:rsidP="005473D9">
            <w:pPr>
              <w:pStyle w:val="Statusbox"/>
              <w:jc w:val="both"/>
              <w:rPr>
                <w:rFonts w:asciiTheme="minorHAnsi" w:hAnsiTheme="minorHAnsi" w:cstheme="minorHAnsi"/>
                <w:sz w:val="22"/>
                <w:szCs w:val="22"/>
              </w:rPr>
            </w:pPr>
            <w:r w:rsidRPr="00DD3D68">
              <w:rPr>
                <w:rFonts w:asciiTheme="minorHAnsi" w:hAnsiTheme="minorHAnsi" w:cstheme="minorHAnsi"/>
                <w:sz w:val="22"/>
                <w:szCs w:val="22"/>
              </w:rPr>
              <w:t>-</w:t>
            </w:r>
          </w:p>
        </w:tc>
        <w:tc>
          <w:tcPr>
            <w:tcW w:w="1701" w:type="dxa"/>
            <w:vAlign w:val="center"/>
          </w:tcPr>
          <w:p w14:paraId="000DFD6B" w14:textId="77777777" w:rsidR="005473D9" w:rsidRPr="00DD3D68" w:rsidRDefault="005473D9" w:rsidP="005473D9">
            <w:pPr>
              <w:pStyle w:val="Statusbox"/>
              <w:jc w:val="both"/>
              <w:rPr>
                <w:rStyle w:val="Textoennegrita"/>
                <w:rFonts w:asciiTheme="minorHAnsi" w:hAnsiTheme="minorHAnsi" w:cstheme="minorHAnsi"/>
                <w:sz w:val="22"/>
                <w:szCs w:val="22"/>
              </w:rPr>
            </w:pPr>
            <w:r w:rsidRPr="00DD3D68">
              <w:rPr>
                <w:rStyle w:val="Textoennegrita"/>
                <w:rFonts w:asciiTheme="minorHAnsi" w:hAnsiTheme="minorHAnsi" w:cstheme="minorHAnsi"/>
                <w:sz w:val="22"/>
                <w:szCs w:val="22"/>
              </w:rPr>
              <w:t>x</w:t>
            </w:r>
          </w:p>
        </w:tc>
        <w:tc>
          <w:tcPr>
            <w:tcW w:w="1843" w:type="dxa"/>
            <w:vAlign w:val="center"/>
          </w:tcPr>
          <w:p w14:paraId="33BFA6C6" w14:textId="77777777" w:rsidR="005473D9" w:rsidRPr="00DD3D68" w:rsidRDefault="005473D9" w:rsidP="005473D9">
            <w:pPr>
              <w:pStyle w:val="Statusbox"/>
              <w:jc w:val="both"/>
              <w:rPr>
                <w:rStyle w:val="Textoennegrita"/>
                <w:rFonts w:asciiTheme="minorHAnsi" w:hAnsiTheme="minorHAnsi" w:cstheme="minorHAnsi"/>
                <w:sz w:val="22"/>
                <w:szCs w:val="22"/>
              </w:rPr>
            </w:pPr>
            <w:r w:rsidRPr="00DD3D68">
              <w:rPr>
                <w:rStyle w:val="Textoennegrita"/>
                <w:rFonts w:asciiTheme="minorHAnsi" w:hAnsiTheme="minorHAnsi" w:cstheme="minorHAnsi"/>
                <w:sz w:val="22"/>
                <w:szCs w:val="22"/>
              </w:rPr>
              <w:t>x</w:t>
            </w:r>
          </w:p>
        </w:tc>
        <w:tc>
          <w:tcPr>
            <w:tcW w:w="1701" w:type="dxa"/>
            <w:vAlign w:val="center"/>
          </w:tcPr>
          <w:p w14:paraId="5A6DB68C" w14:textId="77777777" w:rsidR="005473D9" w:rsidRPr="00DD3D68" w:rsidRDefault="005473D9" w:rsidP="005473D9">
            <w:pPr>
              <w:pStyle w:val="Statusbox"/>
              <w:jc w:val="both"/>
              <w:rPr>
                <w:rStyle w:val="Textoennegrita"/>
                <w:rFonts w:asciiTheme="minorHAnsi" w:hAnsiTheme="minorHAnsi" w:cstheme="minorHAnsi"/>
                <w:sz w:val="22"/>
                <w:szCs w:val="22"/>
              </w:rPr>
            </w:pPr>
            <w:r w:rsidRPr="00DD3D68">
              <w:rPr>
                <w:rStyle w:val="Textoennegrita"/>
                <w:rFonts w:asciiTheme="minorHAnsi" w:hAnsiTheme="minorHAnsi" w:cstheme="minorHAnsi"/>
                <w:sz w:val="22"/>
                <w:szCs w:val="22"/>
              </w:rPr>
              <w:t>x</w:t>
            </w:r>
          </w:p>
        </w:tc>
      </w:tr>
      <w:tr w:rsidR="005473D9" w:rsidRPr="00DD3D68" w14:paraId="3FAB83AB" w14:textId="77777777" w:rsidTr="005473D9">
        <w:trPr>
          <w:cantSplit/>
          <w:trHeight w:val="340"/>
        </w:trPr>
        <w:tc>
          <w:tcPr>
            <w:tcW w:w="1276" w:type="dxa"/>
            <w:shd w:val="clear" w:color="auto" w:fill="F2F2F2" w:themeFill="background1" w:themeFillShade="F2"/>
            <w:vAlign w:val="center"/>
          </w:tcPr>
          <w:p w14:paraId="47291AA7" w14:textId="77777777" w:rsidR="005473D9" w:rsidRPr="00DD3D68" w:rsidRDefault="005473D9" w:rsidP="005473D9">
            <w:pPr>
              <w:pStyle w:val="Statusbox"/>
              <w:jc w:val="both"/>
              <w:rPr>
                <w:rFonts w:asciiTheme="minorHAnsi" w:hAnsiTheme="minorHAnsi" w:cstheme="minorHAnsi"/>
                <w:sz w:val="22"/>
                <w:szCs w:val="22"/>
              </w:rPr>
            </w:pPr>
          </w:p>
        </w:tc>
        <w:tc>
          <w:tcPr>
            <w:tcW w:w="1843" w:type="dxa"/>
            <w:vAlign w:val="center"/>
          </w:tcPr>
          <w:p w14:paraId="0EF05F79" w14:textId="77777777" w:rsidR="005473D9" w:rsidRPr="00DD3D68" w:rsidRDefault="005473D9" w:rsidP="005473D9">
            <w:pPr>
              <w:pStyle w:val="Statusbox"/>
              <w:jc w:val="both"/>
              <w:rPr>
                <w:rFonts w:asciiTheme="minorHAnsi" w:hAnsiTheme="minorHAnsi" w:cstheme="minorHAnsi"/>
                <w:sz w:val="22"/>
                <w:szCs w:val="22"/>
              </w:rPr>
            </w:pPr>
          </w:p>
        </w:tc>
        <w:tc>
          <w:tcPr>
            <w:tcW w:w="1701" w:type="dxa"/>
            <w:vAlign w:val="center"/>
          </w:tcPr>
          <w:p w14:paraId="368B6087" w14:textId="77777777" w:rsidR="005473D9" w:rsidRPr="00DD3D68" w:rsidRDefault="005473D9" w:rsidP="005473D9">
            <w:pPr>
              <w:pStyle w:val="Statusbox"/>
              <w:jc w:val="both"/>
              <w:rPr>
                <w:rStyle w:val="Textoennegrita"/>
                <w:rFonts w:asciiTheme="minorHAnsi" w:hAnsiTheme="minorHAnsi" w:cstheme="minorHAnsi"/>
                <w:sz w:val="22"/>
                <w:szCs w:val="22"/>
              </w:rPr>
            </w:pPr>
          </w:p>
        </w:tc>
        <w:tc>
          <w:tcPr>
            <w:tcW w:w="1843" w:type="dxa"/>
            <w:vAlign w:val="center"/>
          </w:tcPr>
          <w:p w14:paraId="1C02DE08" w14:textId="77777777" w:rsidR="005473D9" w:rsidRPr="00DD3D68" w:rsidRDefault="005473D9" w:rsidP="005473D9">
            <w:pPr>
              <w:pStyle w:val="Statusbox"/>
              <w:jc w:val="both"/>
              <w:rPr>
                <w:rStyle w:val="Textoennegrita"/>
                <w:rFonts w:asciiTheme="minorHAnsi" w:hAnsiTheme="minorHAnsi" w:cstheme="minorHAnsi"/>
                <w:sz w:val="22"/>
                <w:szCs w:val="22"/>
              </w:rPr>
            </w:pPr>
          </w:p>
        </w:tc>
        <w:tc>
          <w:tcPr>
            <w:tcW w:w="1701" w:type="dxa"/>
            <w:vAlign w:val="center"/>
          </w:tcPr>
          <w:p w14:paraId="350C9B38" w14:textId="77777777" w:rsidR="005473D9" w:rsidRPr="00DD3D68" w:rsidRDefault="005473D9" w:rsidP="005473D9">
            <w:pPr>
              <w:pStyle w:val="Statusbox"/>
              <w:jc w:val="both"/>
              <w:rPr>
                <w:rStyle w:val="Textoennegrita"/>
                <w:rFonts w:asciiTheme="minorHAnsi" w:hAnsiTheme="minorHAnsi" w:cstheme="minorHAnsi"/>
                <w:sz w:val="22"/>
                <w:szCs w:val="22"/>
              </w:rPr>
            </w:pPr>
          </w:p>
        </w:tc>
      </w:tr>
    </w:tbl>
    <w:p w14:paraId="06E491AA" w14:textId="77777777" w:rsidR="005473D9" w:rsidRDefault="005473D9" w:rsidP="00D453AE">
      <w:pPr>
        <w:pStyle w:val="Ttulo2"/>
        <w:ind w:left="578" w:hanging="578"/>
      </w:pPr>
      <w:bookmarkStart w:id="2548" w:name="_Toc326233917"/>
      <w:bookmarkStart w:id="2549" w:name="_Toc326255727"/>
      <w:bookmarkStart w:id="2550" w:name="_Toc326256029"/>
      <w:bookmarkStart w:id="2551" w:name="_Toc3534846"/>
      <w:bookmarkStart w:id="2552" w:name="_Toc11075578"/>
      <w:r w:rsidRPr="00B233ED">
        <w:t>I</w:t>
      </w:r>
      <w:bookmarkEnd w:id="2548"/>
      <w:bookmarkEnd w:id="2549"/>
      <w:bookmarkEnd w:id="2550"/>
      <w:r>
        <w:t>mplementation view</w:t>
      </w:r>
      <w:bookmarkEnd w:id="2551"/>
      <w:bookmarkEnd w:id="2552"/>
    </w:p>
    <w:p w14:paraId="09B4EBC5" w14:textId="77777777" w:rsidR="005473D9" w:rsidRPr="001703AF" w:rsidRDefault="005473D9" w:rsidP="005473D9">
      <w:pPr>
        <w:pStyle w:val="Cita"/>
        <w:jc w:val="both"/>
      </w:pPr>
      <w:bookmarkStart w:id="2553" w:name="_Toc326255728"/>
      <w:bookmarkStart w:id="2554" w:name="_Toc326256030"/>
      <w:r w:rsidRPr="00D470AD">
        <w:t xml:space="preserve">The implementation view is where the lower level implementation details </w:t>
      </w:r>
      <w:r w:rsidRPr="005227E0">
        <w:t>start to make an appearance. For</w:t>
      </w:r>
      <w:r w:rsidRPr="00D470AD">
        <w:t xml:space="preserve"> example, this could include information such as how your architectural layering will be implemented through to documenting blueprints/common usage patterns for the technologies/frameworks you have chosen for the implementation.</w:t>
      </w:r>
    </w:p>
    <w:p w14:paraId="7CC5A334" w14:textId="77777777" w:rsidR="005473D9" w:rsidRPr="00B233ED" w:rsidRDefault="005473D9" w:rsidP="00DD3D68">
      <w:pPr>
        <w:pStyle w:val="Ttulo3"/>
      </w:pPr>
      <w:bookmarkStart w:id="2555" w:name="_Toc3534847"/>
      <w:bookmarkStart w:id="2556" w:name="_Toc11075579"/>
      <w:r w:rsidRPr="00B233ED">
        <w:t xml:space="preserve">System </w:t>
      </w:r>
      <w:r>
        <w:t>S</w:t>
      </w:r>
      <w:r w:rsidRPr="00B233ED">
        <w:t>pecifics</w:t>
      </w:r>
      <w:bookmarkEnd w:id="2553"/>
      <w:bookmarkEnd w:id="2554"/>
      <w:bookmarkEnd w:id="2555"/>
      <w:bookmarkEnd w:id="2556"/>
    </w:p>
    <w:p w14:paraId="4512FC66" w14:textId="77777777" w:rsidR="005473D9" w:rsidRDefault="005473D9" w:rsidP="00DD3D68">
      <w:pPr>
        <w:pStyle w:val="Ttulo3"/>
      </w:pPr>
      <w:bookmarkStart w:id="2557" w:name="_Toc326255729"/>
      <w:bookmarkStart w:id="2558" w:name="_Toc326256031"/>
      <w:bookmarkStart w:id="2559" w:name="_Toc3534848"/>
      <w:bookmarkStart w:id="2560" w:name="_Toc11075580"/>
      <w:r w:rsidRPr="00B233ED">
        <w:t>Inter</w:t>
      </w:r>
      <w:r>
        <w:t>-</w:t>
      </w:r>
      <w:r w:rsidRPr="00B233ED">
        <w:t>process Communication</w:t>
      </w:r>
      <w:bookmarkEnd w:id="2557"/>
      <w:bookmarkEnd w:id="2558"/>
      <w:bookmarkEnd w:id="2559"/>
      <w:bookmarkEnd w:id="2560"/>
    </w:p>
    <w:p w14:paraId="0469AE4C" w14:textId="77777777" w:rsidR="005473D9" w:rsidRPr="00887D3F" w:rsidRDefault="005473D9" w:rsidP="005473D9">
      <w:pPr>
        <w:pStyle w:val="Cita"/>
        <w:jc w:val="both"/>
        <w:rPr>
          <w:rFonts w:eastAsiaTheme="majorEastAsia"/>
        </w:rPr>
      </w:pPr>
      <w:r>
        <w:rPr>
          <w:rFonts w:eastAsiaTheme="majorEastAsia"/>
        </w:rPr>
        <w:t>T</w:t>
      </w:r>
      <w:r w:rsidRPr="00B233ED">
        <w:rPr>
          <w:rFonts w:eastAsiaTheme="majorEastAsia"/>
        </w:rPr>
        <w:t>he mechanisms used to link elements in different processes</w:t>
      </w:r>
      <w:r>
        <w:rPr>
          <w:rFonts w:eastAsiaTheme="majorEastAsia"/>
        </w:rPr>
        <w:t xml:space="preserve"> should be identified</w:t>
      </w:r>
      <w:r w:rsidRPr="00B233ED">
        <w:rPr>
          <w:rFonts w:eastAsiaTheme="majorEastAsia"/>
        </w:rPr>
        <w:t xml:space="preserve"> (e.g. remote procedure calls, messaging, shared memory, pipes, and queues).</w:t>
      </w:r>
    </w:p>
    <w:p w14:paraId="655059E5" w14:textId="77777777" w:rsidR="005473D9" w:rsidRPr="00B233ED" w:rsidRDefault="005473D9" w:rsidP="00D453AE">
      <w:pPr>
        <w:pStyle w:val="Ttulo3"/>
      </w:pPr>
      <w:bookmarkStart w:id="2561" w:name="_Toc326255730"/>
      <w:bookmarkStart w:id="2562" w:name="_Toc326256032"/>
      <w:bookmarkStart w:id="2563" w:name="_Toc3534849"/>
      <w:bookmarkStart w:id="2564" w:name="_Toc11075581"/>
      <w:r w:rsidRPr="00B233ED">
        <w:t xml:space="preserve">Component </w:t>
      </w:r>
      <w:r>
        <w:t>P</w:t>
      </w:r>
      <w:r w:rsidRPr="00B233ED">
        <w:t>ackaging</w:t>
      </w:r>
      <w:bookmarkEnd w:id="2561"/>
      <w:bookmarkEnd w:id="2562"/>
      <w:bookmarkEnd w:id="2563"/>
      <w:bookmarkEnd w:id="2564"/>
    </w:p>
    <w:p w14:paraId="5695A08C" w14:textId="77777777" w:rsidR="005473D9" w:rsidRDefault="005473D9" w:rsidP="00DD3D68">
      <w:pPr>
        <w:pStyle w:val="Ttulo2"/>
      </w:pPr>
      <w:bookmarkStart w:id="2565" w:name="_Toc326233918"/>
      <w:bookmarkStart w:id="2566" w:name="_Toc326255731"/>
      <w:bookmarkStart w:id="2567" w:name="_Toc326256033"/>
      <w:bookmarkStart w:id="2568" w:name="_Toc3534850"/>
      <w:bookmarkStart w:id="2569" w:name="_Toc11075582"/>
      <w:r w:rsidRPr="00B233ED">
        <w:t>D</w:t>
      </w:r>
      <w:bookmarkEnd w:id="2565"/>
      <w:bookmarkEnd w:id="2566"/>
      <w:bookmarkEnd w:id="2567"/>
      <w:r>
        <w:t>eployment view</w:t>
      </w:r>
      <w:bookmarkEnd w:id="2568"/>
      <w:bookmarkEnd w:id="2569"/>
    </w:p>
    <w:p w14:paraId="453D0C73" w14:textId="77777777" w:rsidR="005473D9" w:rsidRPr="000A0F05" w:rsidRDefault="005473D9" w:rsidP="005473D9">
      <w:pPr>
        <w:pStyle w:val="Cita"/>
        <w:jc w:val="both"/>
        <w:rPr>
          <w:rFonts w:eastAsiaTheme="majorEastAsia"/>
        </w:rPr>
      </w:pPr>
      <w:bookmarkStart w:id="2570" w:name="_Toc326255732"/>
      <w:bookmarkStart w:id="2571" w:name="_Toc326256034"/>
      <w:r w:rsidRPr="000A0F05">
        <w:rPr>
          <w:rFonts w:eastAsiaTheme="majorEastAsia"/>
        </w:rPr>
        <w:t>The Deployment View sections, are suggested as follows:</w:t>
      </w:r>
    </w:p>
    <w:p w14:paraId="52137FB4" w14:textId="77777777" w:rsidR="005473D9" w:rsidRPr="00097DEA" w:rsidRDefault="005473D9" w:rsidP="005473D9">
      <w:pPr>
        <w:pStyle w:val="QuoteList"/>
        <w:jc w:val="both"/>
      </w:pPr>
      <w:r w:rsidRPr="00097DEA">
        <w:t>Deployment Model</w:t>
      </w:r>
    </w:p>
    <w:p w14:paraId="5116F3C2" w14:textId="77777777" w:rsidR="005473D9" w:rsidRPr="00097DEA" w:rsidRDefault="005473D9" w:rsidP="005473D9">
      <w:pPr>
        <w:pStyle w:val="QuoteList"/>
        <w:jc w:val="both"/>
      </w:pPr>
      <w:r w:rsidRPr="00097DEA">
        <w:t>Infrastructure Model</w:t>
      </w:r>
    </w:p>
    <w:p w14:paraId="78922B5F" w14:textId="77777777" w:rsidR="005473D9" w:rsidRPr="00097DEA" w:rsidRDefault="005473D9" w:rsidP="005473D9">
      <w:pPr>
        <w:pStyle w:val="QuoteList"/>
        <w:jc w:val="both"/>
      </w:pPr>
      <w:r w:rsidRPr="00097DEA">
        <w:t>Physical Model</w:t>
      </w:r>
    </w:p>
    <w:p w14:paraId="1A96C9CF" w14:textId="77777777" w:rsidR="005473D9" w:rsidRPr="00097DEA" w:rsidRDefault="005473D9" w:rsidP="005473D9">
      <w:pPr>
        <w:pStyle w:val="QuoteList"/>
        <w:jc w:val="both"/>
      </w:pPr>
      <w:r w:rsidRPr="00097DEA">
        <w:t>Types of Hardware Required</w:t>
      </w:r>
      <w:r>
        <w:t xml:space="preserve"> </w:t>
      </w:r>
      <w:r w:rsidRPr="00440DF1">
        <w:rPr>
          <w:highlight w:val="yellow"/>
        </w:rPr>
        <w:t>(</w:t>
      </w:r>
      <w:r>
        <w:rPr>
          <w:highlight w:val="yellow"/>
        </w:rPr>
        <w:t>when applicable</w:t>
      </w:r>
      <w:r w:rsidRPr="000A0F05">
        <w:rPr>
          <w:highlight w:val="yellow"/>
        </w:rPr>
        <w:t>)</w:t>
      </w:r>
    </w:p>
    <w:p w14:paraId="25C8CC10" w14:textId="77777777" w:rsidR="005473D9" w:rsidRPr="00097DEA" w:rsidRDefault="005473D9" w:rsidP="005473D9">
      <w:pPr>
        <w:pStyle w:val="QuoteList"/>
        <w:jc w:val="both"/>
      </w:pPr>
      <w:r w:rsidRPr="00097DEA">
        <w:t>Specification and Quantity of Hardware Required</w:t>
      </w:r>
    </w:p>
    <w:p w14:paraId="23494EB1" w14:textId="77777777" w:rsidR="005473D9" w:rsidRPr="00097DEA" w:rsidRDefault="005473D9" w:rsidP="005473D9">
      <w:pPr>
        <w:pStyle w:val="QuoteList"/>
        <w:jc w:val="both"/>
      </w:pPr>
      <w:r w:rsidRPr="00097DEA">
        <w:t>Network Requirements</w:t>
      </w:r>
      <w:r w:rsidRPr="00614C3F">
        <w:rPr>
          <w:highlight w:val="yellow"/>
        </w:rPr>
        <w:t>(</w:t>
      </w:r>
      <w:r>
        <w:rPr>
          <w:highlight w:val="yellow"/>
        </w:rPr>
        <w:t>when applicable</w:t>
      </w:r>
      <w:r w:rsidRPr="00614C3F">
        <w:rPr>
          <w:highlight w:val="yellow"/>
        </w:rPr>
        <w:t>)</w:t>
      </w:r>
    </w:p>
    <w:p w14:paraId="4E5C9DB6" w14:textId="77777777" w:rsidR="005473D9" w:rsidRPr="00097DEA" w:rsidRDefault="005473D9" w:rsidP="005473D9">
      <w:pPr>
        <w:pStyle w:val="QuoteList"/>
        <w:jc w:val="both"/>
      </w:pPr>
      <w:r w:rsidRPr="00097DEA">
        <w:t>Network Capacity Required</w:t>
      </w:r>
      <w:r w:rsidRPr="00614C3F">
        <w:rPr>
          <w:highlight w:val="yellow"/>
        </w:rPr>
        <w:t>(</w:t>
      </w:r>
      <w:r>
        <w:rPr>
          <w:highlight w:val="yellow"/>
        </w:rPr>
        <w:t>when applicable</w:t>
      </w:r>
      <w:r w:rsidRPr="00614C3F">
        <w:rPr>
          <w:highlight w:val="yellow"/>
        </w:rPr>
        <w:t>)</w:t>
      </w:r>
    </w:p>
    <w:p w14:paraId="521B3EE9" w14:textId="77777777" w:rsidR="005473D9" w:rsidRPr="00887D3F" w:rsidRDefault="005473D9" w:rsidP="005473D9">
      <w:pPr>
        <w:pStyle w:val="QuoteList"/>
        <w:jc w:val="both"/>
        <w:rPr>
          <w:rFonts w:eastAsiaTheme="majorEastAsia"/>
        </w:rPr>
      </w:pPr>
      <w:r w:rsidRPr="00097DEA">
        <w:t>Physical Constraints</w:t>
      </w:r>
      <w:r w:rsidRPr="00614C3F">
        <w:rPr>
          <w:highlight w:val="yellow"/>
        </w:rPr>
        <w:t>(</w:t>
      </w:r>
      <w:r>
        <w:rPr>
          <w:highlight w:val="yellow"/>
        </w:rPr>
        <w:t>when applicable</w:t>
      </w:r>
      <w:r w:rsidRPr="00614C3F">
        <w:rPr>
          <w:highlight w:val="yellow"/>
        </w:rPr>
        <w:t>)</w:t>
      </w:r>
    </w:p>
    <w:p w14:paraId="7A494AC8" w14:textId="77777777" w:rsidR="005473D9" w:rsidRDefault="005473D9" w:rsidP="00DD3D68">
      <w:pPr>
        <w:pStyle w:val="Ttulo3"/>
      </w:pPr>
      <w:bookmarkStart w:id="2572" w:name="_Toc3534851"/>
      <w:bookmarkStart w:id="2573" w:name="_Toc11075583"/>
      <w:r w:rsidRPr="00B233ED">
        <w:t>Deployment Model</w:t>
      </w:r>
      <w:bookmarkEnd w:id="2570"/>
      <w:bookmarkEnd w:id="2571"/>
      <w:bookmarkEnd w:id="2572"/>
      <w:bookmarkEnd w:id="2573"/>
    </w:p>
    <w:p w14:paraId="68C6C833" w14:textId="77777777" w:rsidR="005473D9" w:rsidRPr="00097DEA" w:rsidRDefault="005473D9" w:rsidP="005473D9">
      <w:pPr>
        <w:pStyle w:val="Cita"/>
        <w:jc w:val="both"/>
        <w:rPr>
          <w:b/>
          <w:bCs/>
        </w:rPr>
      </w:pPr>
      <w:bookmarkStart w:id="2574" w:name="_Toc326255733"/>
      <w:bookmarkStart w:id="2575" w:name="_Toc326256035"/>
      <w:r w:rsidRPr="00097DEA">
        <w:t>The deployment model describes the way the different system components are deployed to e.g. application servers, servlet containers etc. - the logical infrastructure.</w:t>
      </w:r>
      <w:r>
        <w:t xml:space="preserve"> </w:t>
      </w:r>
      <w:r w:rsidRPr="000A0F05">
        <w:t>This is</w:t>
      </w:r>
      <w:r w:rsidRPr="008A4AED">
        <w:rPr>
          <w:color w:val="FF0000"/>
        </w:rPr>
        <w:t xml:space="preserve"> </w:t>
      </w:r>
      <w:r>
        <w:t>a detailed version of the HLA Deployment Model.</w:t>
      </w:r>
    </w:p>
    <w:p w14:paraId="2CFB3BF2" w14:textId="77777777" w:rsidR="005473D9" w:rsidRDefault="005473D9" w:rsidP="00DD3D68">
      <w:pPr>
        <w:pStyle w:val="Ttulo3"/>
      </w:pPr>
      <w:bookmarkStart w:id="2576" w:name="_Toc3534852"/>
      <w:bookmarkStart w:id="2577" w:name="_Toc11075584"/>
      <w:r w:rsidRPr="00B233ED">
        <w:lastRenderedPageBreak/>
        <w:t>Infrastructure Model</w:t>
      </w:r>
      <w:bookmarkEnd w:id="2574"/>
      <w:bookmarkEnd w:id="2575"/>
      <w:bookmarkEnd w:id="2576"/>
      <w:bookmarkEnd w:id="2577"/>
    </w:p>
    <w:p w14:paraId="3D379093" w14:textId="77777777" w:rsidR="005473D9" w:rsidRPr="00536EE3" w:rsidRDefault="005473D9" w:rsidP="005473D9">
      <w:pPr>
        <w:pStyle w:val="Cita"/>
        <w:jc w:val="both"/>
      </w:pPr>
      <w:r w:rsidRPr="00BC65D0">
        <w:t>The infrastructure model details how the software will be deployed onto the physical infrastructure.</w:t>
      </w:r>
    </w:p>
    <w:p w14:paraId="17B23331" w14:textId="77777777" w:rsidR="005473D9" w:rsidRDefault="005473D9" w:rsidP="00D453AE">
      <w:pPr>
        <w:pStyle w:val="Ttulo3"/>
      </w:pPr>
      <w:bookmarkStart w:id="2578" w:name="_Toc326255734"/>
      <w:bookmarkStart w:id="2579" w:name="_Toc326256036"/>
      <w:bookmarkStart w:id="2580" w:name="_Toc3534853"/>
      <w:bookmarkStart w:id="2581" w:name="_Toc11075585"/>
      <w:r w:rsidRPr="00B233ED">
        <w:t>Physical Model</w:t>
      </w:r>
      <w:bookmarkEnd w:id="2578"/>
      <w:bookmarkEnd w:id="2579"/>
      <w:bookmarkEnd w:id="2580"/>
      <w:bookmarkEnd w:id="2581"/>
    </w:p>
    <w:p w14:paraId="2A62A5D6" w14:textId="77777777" w:rsidR="005473D9" w:rsidRPr="00536EE3" w:rsidRDefault="005473D9" w:rsidP="005473D9">
      <w:pPr>
        <w:pStyle w:val="Cita"/>
        <w:jc w:val="both"/>
      </w:pPr>
      <w:r w:rsidRPr="00464543">
        <w:t xml:space="preserve">The physical model is used to describe the physical hardware and networks on which the software will be deployed. </w:t>
      </w:r>
    </w:p>
    <w:p w14:paraId="2580BDB6" w14:textId="77777777" w:rsidR="005473D9" w:rsidRDefault="005473D9" w:rsidP="00D453AE">
      <w:pPr>
        <w:pStyle w:val="Ttulo3"/>
      </w:pPr>
      <w:bookmarkStart w:id="2582" w:name="_Toc326255735"/>
      <w:bookmarkStart w:id="2583" w:name="_Toc326256037"/>
      <w:bookmarkStart w:id="2584" w:name="_Toc3534854"/>
      <w:bookmarkStart w:id="2585" w:name="_Toc11075586"/>
      <w:r w:rsidRPr="00B233ED">
        <w:t>Types of Hardware Required</w:t>
      </w:r>
      <w:bookmarkEnd w:id="2582"/>
      <w:bookmarkEnd w:id="2583"/>
      <w:bookmarkEnd w:id="2584"/>
      <w:bookmarkEnd w:id="2585"/>
    </w:p>
    <w:p w14:paraId="56FAC715" w14:textId="77777777" w:rsidR="005473D9" w:rsidRPr="00887D3F" w:rsidRDefault="005473D9" w:rsidP="005473D9">
      <w:pPr>
        <w:pStyle w:val="Cita"/>
        <w:jc w:val="both"/>
        <w:rPr>
          <w:rFonts w:eastAsiaTheme="majorEastAsia"/>
        </w:rPr>
      </w:pPr>
      <w:r w:rsidRPr="00B233ED">
        <w:rPr>
          <w:rFonts w:eastAsiaTheme="majorEastAsia"/>
        </w:rPr>
        <w:t>Identify general types of hardware required and map each of your functional elements to one of the hardware types. In effect, this is a logical model of the hardware your system requires.</w:t>
      </w:r>
    </w:p>
    <w:p w14:paraId="6DB453E8" w14:textId="77777777" w:rsidR="005473D9" w:rsidRDefault="005473D9" w:rsidP="00D453AE">
      <w:pPr>
        <w:pStyle w:val="Ttulo3"/>
      </w:pPr>
      <w:bookmarkStart w:id="2586" w:name="_Toc326255736"/>
      <w:bookmarkStart w:id="2587" w:name="_Toc326256038"/>
      <w:bookmarkStart w:id="2588" w:name="_Toc3534855"/>
      <w:bookmarkStart w:id="2589" w:name="_Toc11075587"/>
      <w:r w:rsidRPr="00B233ED">
        <w:t>Specification and Quantity of Hardware Required</w:t>
      </w:r>
      <w:bookmarkEnd w:id="2586"/>
      <w:bookmarkEnd w:id="2587"/>
      <w:bookmarkEnd w:id="2588"/>
      <w:bookmarkEnd w:id="2589"/>
    </w:p>
    <w:p w14:paraId="3A03DEF9" w14:textId="77777777" w:rsidR="005473D9" w:rsidRPr="00887D3F" w:rsidRDefault="005473D9" w:rsidP="005473D9">
      <w:pPr>
        <w:pStyle w:val="Cita"/>
        <w:jc w:val="both"/>
        <w:rPr>
          <w:rFonts w:eastAsiaTheme="majorEastAsia"/>
        </w:rPr>
      </w:pPr>
      <w:r w:rsidRPr="00B233ED">
        <w:rPr>
          <w:rFonts w:eastAsiaTheme="majorEastAsia"/>
        </w:rPr>
        <w:t>Address the specific details of the hardware that will need to be procured and commissioned in order to deploy the system - in effect, a physical model of the hardware your system needs.</w:t>
      </w:r>
    </w:p>
    <w:p w14:paraId="418DBB51" w14:textId="77777777" w:rsidR="005473D9" w:rsidRDefault="005473D9" w:rsidP="00D453AE">
      <w:pPr>
        <w:pStyle w:val="Ttulo3"/>
      </w:pPr>
      <w:bookmarkStart w:id="2590" w:name="_Toc326255737"/>
      <w:bookmarkStart w:id="2591" w:name="_Toc326256039"/>
      <w:bookmarkStart w:id="2592" w:name="_Toc3534856"/>
      <w:bookmarkStart w:id="2593" w:name="_Toc11075588"/>
      <w:r w:rsidRPr="00B233ED">
        <w:t>Network Requirements</w:t>
      </w:r>
      <w:bookmarkEnd w:id="2590"/>
      <w:bookmarkEnd w:id="2591"/>
      <w:bookmarkEnd w:id="2592"/>
      <w:bookmarkEnd w:id="2593"/>
    </w:p>
    <w:p w14:paraId="7557E97D" w14:textId="77777777" w:rsidR="005473D9" w:rsidRPr="00887D3F" w:rsidRDefault="005473D9" w:rsidP="005473D9">
      <w:pPr>
        <w:pStyle w:val="Cita"/>
        <w:jc w:val="both"/>
        <w:rPr>
          <w:rFonts w:eastAsiaTheme="majorEastAsia"/>
        </w:rPr>
      </w:pPr>
      <w:bookmarkStart w:id="2594" w:name="_Toc326255738"/>
      <w:bookmarkStart w:id="2595" w:name="_Toc326256040"/>
      <w:r w:rsidRPr="00B233ED">
        <w:rPr>
          <w:rFonts w:eastAsiaTheme="majorEastAsia"/>
        </w:rPr>
        <w:t xml:space="preserve">Identify the required links between machines, the required capacity and reliability of the links, and any special network functions </w:t>
      </w:r>
      <w:r w:rsidRPr="00D40053">
        <w:rPr>
          <w:rFonts w:eastAsiaTheme="majorEastAsia"/>
        </w:rPr>
        <w:t>that</w:t>
      </w:r>
      <w:r>
        <w:rPr>
          <w:rFonts w:eastAsiaTheme="majorEastAsia"/>
        </w:rPr>
        <w:t xml:space="preserve"> </w:t>
      </w:r>
      <w:r w:rsidRPr="00B233ED">
        <w:rPr>
          <w:rFonts w:eastAsiaTheme="majorEastAsia"/>
        </w:rPr>
        <w:t>the system requires (load balancing, firewalls, encryption, and so on).</w:t>
      </w:r>
    </w:p>
    <w:p w14:paraId="48A56329" w14:textId="77777777" w:rsidR="005473D9" w:rsidRDefault="005473D9" w:rsidP="00D453AE">
      <w:pPr>
        <w:pStyle w:val="Ttulo3"/>
      </w:pPr>
      <w:bookmarkStart w:id="2596" w:name="_Toc3534857"/>
      <w:bookmarkStart w:id="2597" w:name="_Toc11075589"/>
      <w:r w:rsidRPr="00B233ED">
        <w:t>Network Capacity Required</w:t>
      </w:r>
      <w:bookmarkEnd w:id="2594"/>
      <w:bookmarkEnd w:id="2595"/>
      <w:bookmarkEnd w:id="2596"/>
      <w:bookmarkEnd w:id="2597"/>
    </w:p>
    <w:p w14:paraId="0BD9F463" w14:textId="77777777" w:rsidR="005473D9" w:rsidRDefault="005473D9" w:rsidP="005473D9">
      <w:pPr>
        <w:pStyle w:val="Cita"/>
        <w:jc w:val="both"/>
        <w:rPr>
          <w:rFonts w:eastAsiaTheme="majorEastAsia"/>
        </w:rPr>
      </w:pPr>
      <w:r w:rsidRPr="00B233ED">
        <w:rPr>
          <w:rFonts w:eastAsiaTheme="majorEastAsia"/>
        </w:rPr>
        <w:t>Calculate and record the amount and type of network traffic that needs to be carried out over each inter</w:t>
      </w:r>
      <w:r>
        <w:rPr>
          <w:rFonts w:eastAsiaTheme="majorEastAsia"/>
        </w:rPr>
        <w:t>-</w:t>
      </w:r>
      <w:r w:rsidRPr="00B233ED">
        <w:rPr>
          <w:rFonts w:eastAsiaTheme="majorEastAsia"/>
        </w:rPr>
        <w:t>machine link in the proposed network topology.</w:t>
      </w:r>
    </w:p>
    <w:tbl>
      <w:tblPr>
        <w:tblW w:w="0" w:type="auto"/>
        <w:tblCellMar>
          <w:left w:w="0" w:type="dxa"/>
          <w:right w:w="0" w:type="dxa"/>
        </w:tblCellMar>
        <w:tblLook w:val="04A0" w:firstRow="1" w:lastRow="0" w:firstColumn="1" w:lastColumn="0" w:noHBand="0" w:noVBand="1"/>
      </w:tblPr>
      <w:tblGrid>
        <w:gridCol w:w="1100"/>
        <w:gridCol w:w="1815"/>
        <w:gridCol w:w="1988"/>
        <w:gridCol w:w="897"/>
        <w:gridCol w:w="891"/>
        <w:gridCol w:w="1040"/>
        <w:gridCol w:w="1731"/>
      </w:tblGrid>
      <w:tr w:rsidR="005473D9" w:rsidRPr="00DD3D68" w14:paraId="50B2D773" w14:textId="77777777" w:rsidTr="005473D9">
        <w:trPr>
          <w:trHeight w:val="240"/>
        </w:trPr>
        <w:tc>
          <w:tcPr>
            <w:tcW w:w="10218" w:type="dxa"/>
            <w:gridSpan w:val="7"/>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81414C" w14:textId="77777777" w:rsidR="005473D9" w:rsidRPr="00DD3D68" w:rsidRDefault="005473D9" w:rsidP="005473D9">
            <w:pPr>
              <w:spacing w:after="0"/>
              <w:jc w:val="both"/>
              <w:rPr>
                <w:rFonts w:ascii="Calibri" w:hAnsi="Calibri" w:cs="Calibri"/>
                <w:b/>
                <w:bCs/>
                <w:sz w:val="20"/>
                <w:szCs w:val="20"/>
                <w:lang w:eastAsia="en-US"/>
              </w:rPr>
            </w:pPr>
            <w:r w:rsidRPr="00DD3D68">
              <w:rPr>
                <w:b/>
                <w:bCs/>
                <w:sz w:val="20"/>
                <w:szCs w:val="20"/>
              </w:rPr>
              <w:t>WS</w:t>
            </w:r>
          </w:p>
        </w:tc>
      </w:tr>
      <w:tr w:rsidR="005473D9" w:rsidRPr="00DD3D68" w14:paraId="6FB489BD" w14:textId="77777777" w:rsidTr="005473D9">
        <w:trPr>
          <w:trHeight w:val="498"/>
        </w:trPr>
        <w:tc>
          <w:tcPr>
            <w:tcW w:w="128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00449E" w14:textId="77777777" w:rsidR="005473D9" w:rsidRPr="00DD3D68" w:rsidRDefault="005473D9" w:rsidP="005473D9">
            <w:pPr>
              <w:spacing w:after="0"/>
              <w:jc w:val="both"/>
              <w:rPr>
                <w:rFonts w:ascii="Calibri" w:hAnsi="Calibri" w:cs="Calibri"/>
                <w:sz w:val="20"/>
                <w:szCs w:val="20"/>
                <w:lang w:eastAsia="en-US"/>
              </w:rPr>
            </w:pPr>
            <w:r w:rsidRPr="00DD3D68">
              <w:rPr>
                <w:sz w:val="20"/>
                <w:szCs w:val="20"/>
              </w:rPr>
              <w:t>WS name</w:t>
            </w:r>
          </w:p>
        </w:tc>
        <w:tc>
          <w:tcPr>
            <w:tcW w:w="1657" w:type="dxa"/>
            <w:tcBorders>
              <w:top w:val="nil"/>
              <w:left w:val="nil"/>
              <w:bottom w:val="single" w:sz="8" w:space="0" w:color="auto"/>
              <w:right w:val="single" w:sz="8" w:space="0" w:color="auto"/>
            </w:tcBorders>
            <w:tcMar>
              <w:top w:w="0" w:type="dxa"/>
              <w:left w:w="108" w:type="dxa"/>
              <w:bottom w:w="0" w:type="dxa"/>
              <w:right w:w="108" w:type="dxa"/>
            </w:tcMar>
            <w:hideMark/>
          </w:tcPr>
          <w:p w14:paraId="3D556C8A" w14:textId="77777777" w:rsidR="005473D9" w:rsidRPr="00DD3D68" w:rsidRDefault="005473D9" w:rsidP="005473D9">
            <w:pPr>
              <w:spacing w:after="0"/>
              <w:jc w:val="both"/>
              <w:rPr>
                <w:rFonts w:ascii="Calibri" w:hAnsi="Calibri" w:cs="Calibri"/>
                <w:sz w:val="20"/>
                <w:szCs w:val="20"/>
                <w:lang w:eastAsia="en-US"/>
              </w:rPr>
            </w:pPr>
            <w:r w:rsidRPr="00DD3D68">
              <w:rPr>
                <w:sz w:val="20"/>
                <w:szCs w:val="20"/>
              </w:rPr>
              <w:t>Requester/Provider</w:t>
            </w:r>
          </w:p>
        </w:tc>
        <w:tc>
          <w:tcPr>
            <w:tcW w:w="1836" w:type="dxa"/>
            <w:tcBorders>
              <w:top w:val="nil"/>
              <w:left w:val="nil"/>
              <w:bottom w:val="single" w:sz="8" w:space="0" w:color="auto"/>
              <w:right w:val="single" w:sz="8" w:space="0" w:color="auto"/>
            </w:tcBorders>
            <w:tcMar>
              <w:top w:w="0" w:type="dxa"/>
              <w:left w:w="108" w:type="dxa"/>
              <w:bottom w:w="0" w:type="dxa"/>
              <w:right w:w="108" w:type="dxa"/>
            </w:tcMar>
            <w:hideMark/>
          </w:tcPr>
          <w:p w14:paraId="1131CFD0" w14:textId="77777777" w:rsidR="005473D9" w:rsidRPr="00DD3D68" w:rsidRDefault="005473D9" w:rsidP="005473D9">
            <w:pPr>
              <w:spacing w:after="0"/>
              <w:jc w:val="both"/>
              <w:rPr>
                <w:rFonts w:ascii="Calibri" w:hAnsi="Calibri" w:cs="Calibri"/>
                <w:sz w:val="20"/>
                <w:szCs w:val="20"/>
                <w:lang w:eastAsia="en-US"/>
              </w:rPr>
            </w:pPr>
            <w:r w:rsidRPr="00DD3D68">
              <w:rPr>
                <w:sz w:val="20"/>
                <w:szCs w:val="20"/>
              </w:rPr>
              <w:t>Requester/provider endpoint name</w:t>
            </w:r>
          </w:p>
        </w:tc>
        <w:tc>
          <w:tcPr>
            <w:tcW w:w="1224" w:type="dxa"/>
            <w:tcBorders>
              <w:top w:val="nil"/>
              <w:left w:val="nil"/>
              <w:bottom w:val="single" w:sz="8" w:space="0" w:color="auto"/>
              <w:right w:val="single" w:sz="8" w:space="0" w:color="auto"/>
            </w:tcBorders>
            <w:tcMar>
              <w:top w:w="0" w:type="dxa"/>
              <w:left w:w="108" w:type="dxa"/>
              <w:bottom w:w="0" w:type="dxa"/>
              <w:right w:w="108" w:type="dxa"/>
            </w:tcMar>
            <w:hideMark/>
          </w:tcPr>
          <w:p w14:paraId="3EFE24B2" w14:textId="77777777" w:rsidR="005473D9" w:rsidRPr="00DD3D68" w:rsidRDefault="005473D9" w:rsidP="005473D9">
            <w:pPr>
              <w:spacing w:after="0"/>
              <w:jc w:val="both"/>
              <w:rPr>
                <w:rFonts w:ascii="Calibri" w:hAnsi="Calibri" w:cs="Calibri"/>
                <w:sz w:val="20"/>
                <w:szCs w:val="20"/>
                <w:lang w:eastAsia="en-US"/>
              </w:rPr>
            </w:pPr>
            <w:r w:rsidRPr="00DD3D68">
              <w:rPr>
                <w:sz w:val="20"/>
                <w:szCs w:val="20"/>
              </w:rPr>
              <w:t xml:space="preserve">Output (xml, </w:t>
            </w:r>
            <w:proofErr w:type="spellStart"/>
            <w:r w:rsidRPr="00DD3D68">
              <w:rPr>
                <w:sz w:val="20"/>
                <w:szCs w:val="20"/>
              </w:rPr>
              <w:t>json</w:t>
            </w:r>
            <w:proofErr w:type="spellEnd"/>
            <w:r w:rsidRPr="00DD3D68">
              <w:rPr>
                <w:sz w:val="20"/>
                <w:szCs w:val="20"/>
              </w:rPr>
              <w:t>, jpg)</w:t>
            </w:r>
          </w:p>
        </w:tc>
        <w:tc>
          <w:tcPr>
            <w:tcW w:w="1057" w:type="dxa"/>
            <w:tcBorders>
              <w:top w:val="nil"/>
              <w:left w:val="nil"/>
              <w:bottom w:val="single" w:sz="8" w:space="0" w:color="auto"/>
              <w:right w:val="single" w:sz="8" w:space="0" w:color="auto"/>
            </w:tcBorders>
            <w:tcMar>
              <w:top w:w="0" w:type="dxa"/>
              <w:left w:w="108" w:type="dxa"/>
              <w:bottom w:w="0" w:type="dxa"/>
              <w:right w:w="108" w:type="dxa"/>
            </w:tcMar>
            <w:hideMark/>
          </w:tcPr>
          <w:p w14:paraId="36D29B1A" w14:textId="77777777" w:rsidR="005473D9" w:rsidRPr="00DD3D68" w:rsidRDefault="005473D9" w:rsidP="005473D9">
            <w:pPr>
              <w:spacing w:after="0"/>
              <w:jc w:val="both"/>
              <w:rPr>
                <w:rFonts w:ascii="Calibri" w:hAnsi="Calibri" w:cs="Calibri"/>
                <w:sz w:val="20"/>
                <w:szCs w:val="20"/>
                <w:lang w:eastAsia="en-US"/>
              </w:rPr>
            </w:pPr>
            <w:r w:rsidRPr="00DD3D68">
              <w:rPr>
                <w:sz w:val="20"/>
                <w:szCs w:val="20"/>
              </w:rPr>
              <w:t>request size (kb)</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48951780" w14:textId="77777777" w:rsidR="005473D9" w:rsidRPr="00DD3D68" w:rsidRDefault="005473D9" w:rsidP="005473D9">
            <w:pPr>
              <w:spacing w:after="0"/>
              <w:jc w:val="both"/>
              <w:rPr>
                <w:rFonts w:ascii="Calibri" w:hAnsi="Calibri" w:cs="Calibri"/>
                <w:sz w:val="20"/>
                <w:szCs w:val="20"/>
                <w:lang w:eastAsia="en-US"/>
              </w:rPr>
            </w:pPr>
            <w:r w:rsidRPr="00DD3D68">
              <w:rPr>
                <w:sz w:val="20"/>
                <w:szCs w:val="20"/>
              </w:rPr>
              <w:t>response size (kb)</w:t>
            </w:r>
          </w:p>
        </w:tc>
        <w:tc>
          <w:tcPr>
            <w:tcW w:w="1847" w:type="dxa"/>
            <w:tcBorders>
              <w:top w:val="nil"/>
              <w:left w:val="nil"/>
              <w:bottom w:val="single" w:sz="8" w:space="0" w:color="auto"/>
              <w:right w:val="single" w:sz="8" w:space="0" w:color="auto"/>
            </w:tcBorders>
            <w:tcMar>
              <w:top w:w="0" w:type="dxa"/>
              <w:left w:w="108" w:type="dxa"/>
              <w:bottom w:w="0" w:type="dxa"/>
              <w:right w:w="108" w:type="dxa"/>
            </w:tcMar>
            <w:hideMark/>
          </w:tcPr>
          <w:p w14:paraId="1AB36849" w14:textId="77777777" w:rsidR="005473D9" w:rsidRPr="00DD3D68" w:rsidRDefault="005473D9" w:rsidP="005473D9">
            <w:pPr>
              <w:spacing w:after="0"/>
              <w:jc w:val="both"/>
              <w:rPr>
                <w:rFonts w:ascii="Calibri" w:hAnsi="Calibri" w:cs="Calibri"/>
                <w:sz w:val="20"/>
                <w:szCs w:val="20"/>
                <w:lang w:eastAsia="en-US"/>
              </w:rPr>
            </w:pPr>
            <w:r w:rsidRPr="00DD3D68">
              <w:rPr>
                <w:sz w:val="20"/>
                <w:szCs w:val="20"/>
              </w:rPr>
              <w:t>frequency/minute</w:t>
            </w:r>
          </w:p>
        </w:tc>
      </w:tr>
      <w:tr w:rsidR="005473D9" w:rsidRPr="00DD3D68" w14:paraId="61D43898" w14:textId="77777777" w:rsidTr="005473D9">
        <w:trPr>
          <w:trHeight w:val="258"/>
        </w:trPr>
        <w:tc>
          <w:tcPr>
            <w:tcW w:w="128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1513F6" w14:textId="77777777" w:rsidR="005473D9" w:rsidRPr="00DD3D68" w:rsidRDefault="005473D9" w:rsidP="005473D9">
            <w:pPr>
              <w:spacing w:after="0"/>
              <w:jc w:val="both"/>
              <w:rPr>
                <w:rFonts w:ascii="Calibri" w:hAnsi="Calibri" w:cs="Calibri"/>
                <w:sz w:val="20"/>
                <w:szCs w:val="20"/>
                <w:lang w:eastAsia="en-US"/>
              </w:rPr>
            </w:pPr>
            <w:proofErr w:type="spellStart"/>
            <w:r w:rsidRPr="00DD3D68">
              <w:rPr>
                <w:sz w:val="20"/>
                <w:szCs w:val="20"/>
              </w:rPr>
              <w:t>GetObject</w:t>
            </w:r>
            <w:proofErr w:type="spellEnd"/>
          </w:p>
        </w:tc>
        <w:tc>
          <w:tcPr>
            <w:tcW w:w="1657" w:type="dxa"/>
            <w:tcBorders>
              <w:top w:val="nil"/>
              <w:left w:val="nil"/>
              <w:bottom w:val="single" w:sz="8" w:space="0" w:color="auto"/>
              <w:right w:val="single" w:sz="8" w:space="0" w:color="auto"/>
            </w:tcBorders>
            <w:tcMar>
              <w:top w:w="0" w:type="dxa"/>
              <w:left w:w="108" w:type="dxa"/>
              <w:bottom w:w="0" w:type="dxa"/>
              <w:right w:w="108" w:type="dxa"/>
            </w:tcMar>
            <w:hideMark/>
          </w:tcPr>
          <w:p w14:paraId="4FABD1C2" w14:textId="77777777" w:rsidR="005473D9" w:rsidRPr="00DD3D68" w:rsidRDefault="005473D9" w:rsidP="005473D9">
            <w:pPr>
              <w:spacing w:after="0"/>
              <w:jc w:val="both"/>
              <w:rPr>
                <w:rFonts w:ascii="Calibri" w:hAnsi="Calibri" w:cs="Calibri"/>
                <w:sz w:val="20"/>
                <w:szCs w:val="20"/>
                <w:lang w:eastAsia="en-US"/>
              </w:rPr>
            </w:pPr>
            <w:r w:rsidRPr="00DD3D68">
              <w:rPr>
                <w:sz w:val="20"/>
                <w:szCs w:val="20"/>
              </w:rPr>
              <w:t>R</w:t>
            </w:r>
          </w:p>
        </w:tc>
        <w:tc>
          <w:tcPr>
            <w:tcW w:w="1836" w:type="dxa"/>
            <w:tcBorders>
              <w:top w:val="nil"/>
              <w:left w:val="nil"/>
              <w:bottom w:val="single" w:sz="8" w:space="0" w:color="auto"/>
              <w:right w:val="single" w:sz="8" w:space="0" w:color="auto"/>
            </w:tcBorders>
            <w:tcMar>
              <w:top w:w="0" w:type="dxa"/>
              <w:left w:w="108" w:type="dxa"/>
              <w:bottom w:w="0" w:type="dxa"/>
              <w:right w:w="108" w:type="dxa"/>
            </w:tcMar>
            <w:hideMark/>
          </w:tcPr>
          <w:p w14:paraId="0D9AD007" w14:textId="09C1EF59" w:rsidR="005473D9" w:rsidRPr="00DD3D68" w:rsidRDefault="00922095" w:rsidP="005473D9">
            <w:pPr>
              <w:spacing w:after="0"/>
              <w:jc w:val="both"/>
              <w:rPr>
                <w:rFonts w:ascii="Calibri" w:hAnsi="Calibri" w:cs="Calibri"/>
                <w:sz w:val="20"/>
                <w:szCs w:val="20"/>
                <w:lang w:eastAsia="en-US"/>
              </w:rPr>
            </w:pPr>
            <w:hyperlink r:id="rId67" w:history="1">
              <w:r w:rsidR="005473D9" w:rsidRPr="00DD3D68">
                <w:rPr>
                  <w:rStyle w:val="Hipervnculo"/>
                  <w:sz w:val="20"/>
                  <w:szCs w:val="20"/>
                </w:rPr>
                <w:t>http://domain/ws/tm</w:t>
              </w:r>
            </w:hyperlink>
          </w:p>
        </w:tc>
        <w:tc>
          <w:tcPr>
            <w:tcW w:w="1224" w:type="dxa"/>
            <w:tcBorders>
              <w:top w:val="nil"/>
              <w:left w:val="nil"/>
              <w:bottom w:val="single" w:sz="8" w:space="0" w:color="auto"/>
              <w:right w:val="single" w:sz="8" w:space="0" w:color="auto"/>
            </w:tcBorders>
            <w:tcMar>
              <w:top w:w="0" w:type="dxa"/>
              <w:left w:w="108" w:type="dxa"/>
              <w:bottom w:w="0" w:type="dxa"/>
              <w:right w:w="108" w:type="dxa"/>
            </w:tcMar>
            <w:hideMark/>
          </w:tcPr>
          <w:p w14:paraId="072B5A23" w14:textId="77777777" w:rsidR="005473D9" w:rsidRPr="00DD3D68" w:rsidRDefault="005473D9" w:rsidP="005473D9">
            <w:pPr>
              <w:spacing w:after="0"/>
              <w:jc w:val="both"/>
              <w:rPr>
                <w:rFonts w:ascii="Calibri" w:hAnsi="Calibri" w:cs="Calibri"/>
                <w:sz w:val="20"/>
                <w:szCs w:val="20"/>
                <w:lang w:eastAsia="en-US"/>
              </w:rPr>
            </w:pPr>
            <w:proofErr w:type="spellStart"/>
            <w:r w:rsidRPr="00DD3D68">
              <w:rPr>
                <w:sz w:val="20"/>
                <w:szCs w:val="20"/>
              </w:rPr>
              <w:t>Json</w:t>
            </w:r>
            <w:proofErr w:type="spellEnd"/>
          </w:p>
        </w:tc>
        <w:tc>
          <w:tcPr>
            <w:tcW w:w="1057" w:type="dxa"/>
            <w:tcBorders>
              <w:top w:val="nil"/>
              <w:left w:val="nil"/>
              <w:bottom w:val="single" w:sz="8" w:space="0" w:color="auto"/>
              <w:right w:val="single" w:sz="8" w:space="0" w:color="auto"/>
            </w:tcBorders>
            <w:tcMar>
              <w:top w:w="0" w:type="dxa"/>
              <w:left w:w="108" w:type="dxa"/>
              <w:bottom w:w="0" w:type="dxa"/>
              <w:right w:w="108" w:type="dxa"/>
            </w:tcMar>
            <w:hideMark/>
          </w:tcPr>
          <w:p w14:paraId="252DB008" w14:textId="77777777" w:rsidR="005473D9" w:rsidRPr="00DD3D68" w:rsidRDefault="005473D9" w:rsidP="005473D9">
            <w:pPr>
              <w:spacing w:after="0"/>
              <w:jc w:val="both"/>
              <w:rPr>
                <w:rFonts w:ascii="Calibri" w:hAnsi="Calibri" w:cs="Calibri"/>
                <w:sz w:val="20"/>
                <w:szCs w:val="20"/>
                <w:lang w:eastAsia="en-US"/>
              </w:rPr>
            </w:pPr>
            <w:r w:rsidRPr="00DD3D68">
              <w:rPr>
                <w:sz w:val="20"/>
                <w:szCs w:val="20"/>
              </w:rPr>
              <w:t>1.5</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64C6E90A" w14:textId="77777777" w:rsidR="005473D9" w:rsidRPr="00DD3D68" w:rsidRDefault="005473D9" w:rsidP="005473D9">
            <w:pPr>
              <w:spacing w:after="0"/>
              <w:jc w:val="both"/>
              <w:rPr>
                <w:rFonts w:ascii="Calibri" w:hAnsi="Calibri" w:cs="Calibri"/>
                <w:sz w:val="20"/>
                <w:szCs w:val="20"/>
                <w:lang w:eastAsia="en-US"/>
              </w:rPr>
            </w:pPr>
            <w:r w:rsidRPr="00DD3D68">
              <w:rPr>
                <w:sz w:val="20"/>
                <w:szCs w:val="20"/>
              </w:rPr>
              <w:t>200</w:t>
            </w:r>
          </w:p>
        </w:tc>
        <w:tc>
          <w:tcPr>
            <w:tcW w:w="1847" w:type="dxa"/>
            <w:tcBorders>
              <w:top w:val="nil"/>
              <w:left w:val="nil"/>
              <w:bottom w:val="single" w:sz="8" w:space="0" w:color="auto"/>
              <w:right w:val="single" w:sz="8" w:space="0" w:color="auto"/>
            </w:tcBorders>
            <w:tcMar>
              <w:top w:w="0" w:type="dxa"/>
              <w:left w:w="108" w:type="dxa"/>
              <w:bottom w:w="0" w:type="dxa"/>
              <w:right w:w="108" w:type="dxa"/>
            </w:tcMar>
            <w:hideMark/>
          </w:tcPr>
          <w:p w14:paraId="3DE6FF12" w14:textId="77777777" w:rsidR="005473D9" w:rsidRPr="00DD3D68" w:rsidRDefault="005473D9" w:rsidP="005473D9">
            <w:pPr>
              <w:spacing w:after="0"/>
              <w:jc w:val="both"/>
              <w:rPr>
                <w:rFonts w:ascii="Calibri" w:hAnsi="Calibri" w:cs="Calibri"/>
                <w:sz w:val="20"/>
                <w:szCs w:val="20"/>
                <w:lang w:eastAsia="en-US"/>
              </w:rPr>
            </w:pPr>
            <w:r w:rsidRPr="00DD3D68">
              <w:rPr>
                <w:sz w:val="20"/>
                <w:szCs w:val="20"/>
              </w:rPr>
              <w:t>100</w:t>
            </w:r>
          </w:p>
        </w:tc>
      </w:tr>
      <w:tr w:rsidR="005473D9" w:rsidRPr="00DD3D68" w14:paraId="68D1D18F" w14:textId="77777777" w:rsidTr="005473D9">
        <w:trPr>
          <w:trHeight w:val="258"/>
        </w:trPr>
        <w:tc>
          <w:tcPr>
            <w:tcW w:w="128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58BFE01" w14:textId="77777777" w:rsidR="005473D9" w:rsidRPr="00DD3D68" w:rsidRDefault="005473D9" w:rsidP="005473D9">
            <w:pPr>
              <w:spacing w:after="0"/>
              <w:jc w:val="both"/>
              <w:rPr>
                <w:rFonts w:ascii="Calibri" w:hAnsi="Calibri" w:cs="Calibri"/>
                <w:sz w:val="20"/>
                <w:szCs w:val="20"/>
                <w:lang w:eastAsia="en-US"/>
              </w:rPr>
            </w:pPr>
          </w:p>
        </w:tc>
        <w:tc>
          <w:tcPr>
            <w:tcW w:w="1657" w:type="dxa"/>
            <w:tcBorders>
              <w:top w:val="nil"/>
              <w:left w:val="nil"/>
              <w:bottom w:val="single" w:sz="8" w:space="0" w:color="auto"/>
              <w:right w:val="single" w:sz="8" w:space="0" w:color="auto"/>
            </w:tcBorders>
            <w:tcMar>
              <w:top w:w="0" w:type="dxa"/>
              <w:left w:w="108" w:type="dxa"/>
              <w:bottom w:w="0" w:type="dxa"/>
              <w:right w:w="108" w:type="dxa"/>
            </w:tcMar>
          </w:tcPr>
          <w:p w14:paraId="069C3D97" w14:textId="77777777" w:rsidR="005473D9" w:rsidRPr="00DD3D68" w:rsidRDefault="005473D9" w:rsidP="005473D9">
            <w:pPr>
              <w:spacing w:after="0"/>
              <w:jc w:val="both"/>
              <w:rPr>
                <w:rFonts w:ascii="Calibri" w:hAnsi="Calibri" w:cs="Calibri"/>
                <w:sz w:val="20"/>
                <w:szCs w:val="20"/>
                <w:lang w:eastAsia="en-US"/>
              </w:rPr>
            </w:pPr>
          </w:p>
        </w:tc>
        <w:tc>
          <w:tcPr>
            <w:tcW w:w="1836" w:type="dxa"/>
            <w:tcBorders>
              <w:top w:val="nil"/>
              <w:left w:val="nil"/>
              <w:bottom w:val="single" w:sz="8" w:space="0" w:color="auto"/>
              <w:right w:val="single" w:sz="8" w:space="0" w:color="auto"/>
            </w:tcBorders>
            <w:tcMar>
              <w:top w:w="0" w:type="dxa"/>
              <w:left w:w="108" w:type="dxa"/>
              <w:bottom w:w="0" w:type="dxa"/>
              <w:right w:w="108" w:type="dxa"/>
            </w:tcMar>
          </w:tcPr>
          <w:p w14:paraId="32F37970" w14:textId="77777777" w:rsidR="005473D9" w:rsidRPr="00DD3D68" w:rsidRDefault="005473D9" w:rsidP="005473D9">
            <w:pPr>
              <w:spacing w:after="0"/>
              <w:jc w:val="both"/>
              <w:rPr>
                <w:rFonts w:ascii="Calibri" w:hAnsi="Calibri" w:cs="Calibri"/>
                <w:sz w:val="20"/>
                <w:szCs w:val="20"/>
                <w:lang w:eastAsia="en-US"/>
              </w:rPr>
            </w:pPr>
          </w:p>
        </w:tc>
        <w:tc>
          <w:tcPr>
            <w:tcW w:w="1224" w:type="dxa"/>
            <w:tcBorders>
              <w:top w:val="nil"/>
              <w:left w:val="nil"/>
              <w:bottom w:val="single" w:sz="8" w:space="0" w:color="auto"/>
              <w:right w:val="single" w:sz="8" w:space="0" w:color="auto"/>
            </w:tcBorders>
            <w:tcMar>
              <w:top w:w="0" w:type="dxa"/>
              <w:left w:w="108" w:type="dxa"/>
              <w:bottom w:w="0" w:type="dxa"/>
              <w:right w:w="108" w:type="dxa"/>
            </w:tcMar>
          </w:tcPr>
          <w:p w14:paraId="41867E47" w14:textId="77777777" w:rsidR="005473D9" w:rsidRPr="00DD3D68" w:rsidRDefault="005473D9" w:rsidP="005473D9">
            <w:pPr>
              <w:spacing w:after="0"/>
              <w:jc w:val="both"/>
              <w:rPr>
                <w:rFonts w:ascii="Calibri" w:hAnsi="Calibri" w:cs="Calibri"/>
                <w:sz w:val="20"/>
                <w:szCs w:val="20"/>
                <w:lang w:eastAsia="en-US"/>
              </w:rPr>
            </w:pPr>
          </w:p>
        </w:tc>
        <w:tc>
          <w:tcPr>
            <w:tcW w:w="1057" w:type="dxa"/>
            <w:tcBorders>
              <w:top w:val="nil"/>
              <w:left w:val="nil"/>
              <w:bottom w:val="single" w:sz="8" w:space="0" w:color="auto"/>
              <w:right w:val="single" w:sz="8" w:space="0" w:color="auto"/>
            </w:tcBorders>
            <w:tcMar>
              <w:top w:w="0" w:type="dxa"/>
              <w:left w:w="108" w:type="dxa"/>
              <w:bottom w:w="0" w:type="dxa"/>
              <w:right w:w="108" w:type="dxa"/>
            </w:tcMar>
          </w:tcPr>
          <w:p w14:paraId="5FA7334C" w14:textId="77777777" w:rsidR="005473D9" w:rsidRPr="00DD3D68" w:rsidRDefault="005473D9" w:rsidP="005473D9">
            <w:pPr>
              <w:spacing w:after="0"/>
              <w:jc w:val="both"/>
              <w:rPr>
                <w:rFonts w:ascii="Calibri" w:hAnsi="Calibri" w:cs="Calibri"/>
                <w:sz w:val="20"/>
                <w:szCs w:val="20"/>
                <w:lang w:eastAsia="en-US"/>
              </w:rPr>
            </w:pPr>
          </w:p>
        </w:tc>
        <w:tc>
          <w:tcPr>
            <w:tcW w:w="1316" w:type="dxa"/>
            <w:tcBorders>
              <w:top w:val="nil"/>
              <w:left w:val="nil"/>
              <w:bottom w:val="single" w:sz="8" w:space="0" w:color="auto"/>
              <w:right w:val="single" w:sz="8" w:space="0" w:color="auto"/>
            </w:tcBorders>
            <w:tcMar>
              <w:top w:w="0" w:type="dxa"/>
              <w:left w:w="108" w:type="dxa"/>
              <w:bottom w:w="0" w:type="dxa"/>
              <w:right w:w="108" w:type="dxa"/>
            </w:tcMar>
          </w:tcPr>
          <w:p w14:paraId="2C67CBB8" w14:textId="77777777" w:rsidR="005473D9" w:rsidRPr="00DD3D68" w:rsidRDefault="005473D9" w:rsidP="005473D9">
            <w:pPr>
              <w:spacing w:after="0"/>
              <w:jc w:val="both"/>
              <w:rPr>
                <w:rFonts w:ascii="Calibri" w:hAnsi="Calibri" w:cs="Calibri"/>
                <w:sz w:val="20"/>
                <w:szCs w:val="20"/>
                <w:lang w:eastAsia="en-US"/>
              </w:rPr>
            </w:pPr>
          </w:p>
        </w:tc>
        <w:tc>
          <w:tcPr>
            <w:tcW w:w="1847" w:type="dxa"/>
            <w:tcBorders>
              <w:top w:val="nil"/>
              <w:left w:val="nil"/>
              <w:bottom w:val="single" w:sz="8" w:space="0" w:color="auto"/>
              <w:right w:val="single" w:sz="8" w:space="0" w:color="auto"/>
            </w:tcBorders>
            <w:tcMar>
              <w:top w:w="0" w:type="dxa"/>
              <w:left w:w="108" w:type="dxa"/>
              <w:bottom w:w="0" w:type="dxa"/>
              <w:right w:w="108" w:type="dxa"/>
            </w:tcMar>
          </w:tcPr>
          <w:p w14:paraId="24FF14E8" w14:textId="77777777" w:rsidR="005473D9" w:rsidRPr="00DD3D68" w:rsidRDefault="005473D9" w:rsidP="005473D9">
            <w:pPr>
              <w:spacing w:after="0"/>
              <w:jc w:val="both"/>
              <w:rPr>
                <w:rFonts w:ascii="Calibri" w:hAnsi="Calibri" w:cs="Calibri"/>
                <w:sz w:val="20"/>
                <w:szCs w:val="20"/>
                <w:lang w:eastAsia="en-US"/>
              </w:rPr>
            </w:pPr>
          </w:p>
        </w:tc>
      </w:tr>
    </w:tbl>
    <w:p w14:paraId="54614D83" w14:textId="77777777" w:rsidR="005473D9" w:rsidRDefault="005473D9" w:rsidP="00D453AE">
      <w:pPr>
        <w:pStyle w:val="Ttulo3"/>
      </w:pPr>
      <w:bookmarkStart w:id="2598" w:name="_Toc326255739"/>
      <w:bookmarkStart w:id="2599" w:name="_Toc326256041"/>
      <w:bookmarkStart w:id="2600" w:name="_Toc3534858"/>
      <w:bookmarkStart w:id="2601" w:name="_Toc11075590"/>
      <w:r w:rsidRPr="00B233ED">
        <w:t>Physical Constraints</w:t>
      </w:r>
      <w:bookmarkEnd w:id="2598"/>
      <w:bookmarkEnd w:id="2599"/>
      <w:bookmarkEnd w:id="2600"/>
      <w:bookmarkEnd w:id="2601"/>
    </w:p>
    <w:p w14:paraId="33E79061" w14:textId="77777777" w:rsidR="005473D9" w:rsidRPr="00887D3F" w:rsidRDefault="005473D9" w:rsidP="005473D9">
      <w:pPr>
        <w:pStyle w:val="Cita"/>
        <w:jc w:val="both"/>
        <w:rPr>
          <w:rFonts w:eastAsiaTheme="majorEastAsia"/>
        </w:rPr>
      </w:pPr>
      <w:r w:rsidRPr="00B233ED">
        <w:rPr>
          <w:rFonts w:eastAsiaTheme="majorEastAsia"/>
        </w:rPr>
        <w:t>Considerations such as desk space for client workstations, floor space for servers, power, temperature control, cabling distances...</w:t>
      </w:r>
    </w:p>
    <w:p w14:paraId="559AA165" w14:textId="77777777" w:rsidR="005473D9" w:rsidRPr="000A0F05" w:rsidRDefault="005473D9" w:rsidP="00DD3D68">
      <w:pPr>
        <w:pStyle w:val="Ttulo2"/>
      </w:pPr>
      <w:bookmarkStart w:id="2602" w:name="_Toc326233919"/>
      <w:bookmarkStart w:id="2603" w:name="_Toc326255740"/>
      <w:bookmarkStart w:id="2604" w:name="_Toc326256042"/>
      <w:bookmarkStart w:id="2605" w:name="_Toc3534859"/>
      <w:bookmarkStart w:id="2606" w:name="_Toc11075591"/>
      <w:r w:rsidRPr="000A0F05">
        <w:t>O</w:t>
      </w:r>
      <w:bookmarkEnd w:id="2602"/>
      <w:bookmarkEnd w:id="2603"/>
      <w:bookmarkEnd w:id="2604"/>
      <w:r w:rsidRPr="000A0F05">
        <w:t>perational view</w:t>
      </w:r>
      <w:bookmarkEnd w:id="2605"/>
      <w:bookmarkEnd w:id="2606"/>
    </w:p>
    <w:p w14:paraId="282E7676" w14:textId="77777777" w:rsidR="005473D9" w:rsidRPr="00FC0B6A" w:rsidRDefault="005473D9" w:rsidP="005473D9">
      <w:pPr>
        <w:pStyle w:val="Cita"/>
        <w:jc w:val="both"/>
      </w:pPr>
      <w:r w:rsidRPr="00FC0B6A">
        <w:t>This view describes how the system will be operated, administered, and supported when it is running in its production environment.</w:t>
      </w:r>
    </w:p>
    <w:p w14:paraId="19834D62" w14:textId="77777777" w:rsidR="005473D9" w:rsidRDefault="005473D9" w:rsidP="00DD3D68">
      <w:pPr>
        <w:pStyle w:val="Ttulo3"/>
      </w:pPr>
      <w:bookmarkStart w:id="2607" w:name="_Toc326255741"/>
      <w:bookmarkStart w:id="2608" w:name="_Toc326256043"/>
      <w:bookmarkStart w:id="2609" w:name="_Toc3534860"/>
      <w:bookmarkStart w:id="2610" w:name="_Toc11075592"/>
      <w:r w:rsidRPr="00B233ED">
        <w:t>Installation and Upgrade</w:t>
      </w:r>
      <w:bookmarkEnd w:id="2607"/>
      <w:bookmarkEnd w:id="2608"/>
      <w:bookmarkEnd w:id="2609"/>
      <w:bookmarkEnd w:id="2610"/>
    </w:p>
    <w:p w14:paraId="5D3C6B23" w14:textId="71955836" w:rsidR="005473D9" w:rsidRPr="00C62213" w:rsidDel="00EA5654" w:rsidRDefault="005473D9" w:rsidP="005473D9">
      <w:pPr>
        <w:pStyle w:val="Cita"/>
        <w:jc w:val="both"/>
        <w:rPr>
          <w:del w:id="2611" w:author="Jose Luis Anton Bueso" w:date="2019-12-17T12:35:00Z"/>
        </w:rPr>
      </w:pPr>
      <w:del w:id="2612" w:author="Jose Luis Anton Bueso" w:date="2019-12-17T12:35:00Z">
        <w:r w:rsidRPr="00C62213" w:rsidDel="00EA5654">
          <w:delText>This is about ensuring that the system can be installed or upgraded in a way that is acceptable to stakeholders.</w:delText>
        </w:r>
      </w:del>
    </w:p>
    <w:p w14:paraId="71E702F1" w14:textId="4B91BF0A" w:rsidR="005473D9" w:rsidRPr="00887D3F" w:rsidRDefault="005473D9" w:rsidP="005473D9">
      <w:pPr>
        <w:pStyle w:val="Cita"/>
        <w:jc w:val="both"/>
        <w:rPr>
          <w:rFonts w:eastAsiaTheme="majorEastAsia"/>
        </w:rPr>
      </w:pPr>
      <w:del w:id="2613" w:author="Jose Luis Anton Bueso" w:date="2019-12-17T12:35:00Z">
        <w:r w:rsidRPr="00C62213" w:rsidDel="00EA5654">
          <w:delText xml:space="preserve">See </w:delText>
        </w:r>
        <w:r w:rsidRPr="00665582" w:rsidDel="00EA5654">
          <w:rPr>
            <w:rFonts w:asciiTheme="minorHAnsi" w:eastAsiaTheme="majorEastAsia" w:hAnsiTheme="minorHAnsi" w:cs="Times-Italic+2"/>
            <w:i w:val="0"/>
            <w:iCs w:val="0"/>
          </w:rPr>
          <w:delText>Launch Plan</w:delText>
        </w:r>
        <w:r w:rsidRPr="00C62213" w:rsidDel="00EA5654">
          <w:delText>.</w:delText>
        </w:r>
      </w:del>
    </w:p>
    <w:p w14:paraId="4AF7A734" w14:textId="28DC4B33" w:rsidR="00EA5654" w:rsidRDefault="008C7742">
      <w:pPr>
        <w:rPr>
          <w:ins w:id="2614" w:author="Jose Luis Anton Bueso" w:date="2019-12-17T12:39:00Z"/>
        </w:rPr>
        <w:pPrChange w:id="2615" w:author="Jose Luis Anton Bueso" w:date="2019-12-17T12:38:00Z">
          <w:pPr>
            <w:pStyle w:val="Ttulo3"/>
          </w:pPr>
        </w:pPrChange>
      </w:pPr>
      <w:bookmarkStart w:id="2616" w:name="_Toc326255742"/>
      <w:bookmarkStart w:id="2617" w:name="_Toc326256044"/>
      <w:bookmarkStart w:id="2618" w:name="_Toc3534861"/>
      <w:bookmarkStart w:id="2619" w:name="_Toc11075593"/>
      <w:ins w:id="2620" w:author="Jose Luis Anton Bueso" w:date="2019-12-17T12:36:00Z">
        <w:r>
          <w:t xml:space="preserve">Both side services and </w:t>
        </w:r>
        <w:proofErr w:type="spellStart"/>
        <w:r>
          <w:t>Reportnet</w:t>
        </w:r>
        <w:proofErr w:type="spellEnd"/>
        <w:r>
          <w:t xml:space="preserve"> </w:t>
        </w:r>
        <w:proofErr w:type="spellStart"/>
        <w:r>
          <w:t>microservices</w:t>
        </w:r>
        <w:proofErr w:type="spellEnd"/>
        <w:r>
          <w:t xml:space="preserve"> will be deployed on Kubernetes cluster</w:t>
        </w:r>
      </w:ins>
      <w:ins w:id="2621" w:author="Jose Luis Anton Bueso" w:date="2019-12-17T12:38:00Z">
        <w:r>
          <w:t xml:space="preserve"> using Helm v3 as deployment tool</w:t>
        </w:r>
      </w:ins>
      <w:ins w:id="2622" w:author="Jose Luis Anton Bueso" w:date="2019-12-17T12:39:00Z">
        <w:r>
          <w:t xml:space="preserve">. In order to deploy the side </w:t>
        </w:r>
        <w:proofErr w:type="gramStart"/>
        <w:r>
          <w:t>services</w:t>
        </w:r>
        <w:proofErr w:type="gramEnd"/>
        <w:r>
          <w:t xml:space="preserve"> the following charts </w:t>
        </w:r>
      </w:ins>
      <w:ins w:id="2623" w:author="Jose Luis Anton Bueso" w:date="2019-12-17T12:40:00Z">
        <w:r>
          <w:t xml:space="preserve">repositories </w:t>
        </w:r>
      </w:ins>
      <w:ins w:id="2624" w:author="Jose Luis Anton Bueso" w:date="2019-12-17T12:39:00Z">
        <w:r>
          <w:t>have been selected:</w:t>
        </w:r>
      </w:ins>
    </w:p>
    <w:p w14:paraId="367A3A00" w14:textId="627E4AD1" w:rsidR="008C7742" w:rsidRDefault="008C7742">
      <w:pPr>
        <w:rPr>
          <w:ins w:id="2625" w:author="Jose Luis Anton Bueso" w:date="2019-12-17T12:41:00Z"/>
          <w:rFonts w:ascii="Consolas" w:hAnsi="Consolas"/>
          <w:color w:val="008200"/>
          <w:sz w:val="21"/>
          <w:szCs w:val="21"/>
          <w:shd w:val="clear" w:color="auto" w:fill="FFFFFF"/>
        </w:rPr>
        <w:pPrChange w:id="2626" w:author="Jose Luis Anton Bueso" w:date="2019-12-17T12:38:00Z">
          <w:pPr>
            <w:pStyle w:val="Ttulo3"/>
          </w:pPr>
        </w:pPrChange>
      </w:pPr>
      <w:ins w:id="2627" w:author="Jose Luis Anton Bueso" w:date="2019-12-17T12:39:00Z">
        <w:r>
          <w:lastRenderedPageBreak/>
          <w:t xml:space="preserve">Consul: </w:t>
        </w:r>
      </w:ins>
      <w:ins w:id="2628" w:author="Jose Luis Anton Bueso" w:date="2019-12-17T12:41:00Z">
        <w:r>
          <w:t xml:space="preserve">stable </w:t>
        </w:r>
        <w:r>
          <w:fldChar w:fldCharType="begin"/>
        </w:r>
        <w:r>
          <w:instrText xml:space="preserve"> HYPERLINK "https://kubernetes-charts.storage.googleapis.com/" </w:instrText>
        </w:r>
        <w:r>
          <w:fldChar w:fldCharType="separate"/>
        </w:r>
        <w:r>
          <w:rPr>
            <w:rStyle w:val="Hipervnculo"/>
            <w:rFonts w:ascii="Consolas" w:hAnsi="Consolas"/>
            <w:sz w:val="21"/>
            <w:szCs w:val="21"/>
            <w:bdr w:val="none" w:sz="0" w:space="0" w:color="auto" w:frame="1"/>
          </w:rPr>
          <w:t>https://kubernetes-charts.storage.googleapis.com/</w:t>
        </w:r>
        <w:r>
          <w:fldChar w:fldCharType="end"/>
        </w:r>
        <w:r>
          <w:rPr>
            <w:rFonts w:ascii="Consolas" w:hAnsi="Consolas"/>
            <w:color w:val="008200"/>
            <w:sz w:val="21"/>
            <w:szCs w:val="21"/>
            <w:shd w:val="clear" w:color="auto" w:fill="FFFFFF"/>
          </w:rPr>
          <w:t> </w:t>
        </w:r>
      </w:ins>
    </w:p>
    <w:p w14:paraId="22092DD6" w14:textId="722277D3" w:rsidR="008C7742" w:rsidRDefault="008C7742">
      <w:pPr>
        <w:rPr>
          <w:ins w:id="2629" w:author="Jose Luis Anton Bueso" w:date="2019-12-17T12:41:00Z"/>
          <w:rFonts w:ascii="Consolas" w:hAnsi="Consolas"/>
          <w:color w:val="008200"/>
          <w:sz w:val="21"/>
          <w:szCs w:val="21"/>
          <w:shd w:val="clear" w:color="auto" w:fill="FFFFFF"/>
        </w:rPr>
        <w:pPrChange w:id="2630" w:author="Jose Luis Anton Bueso" w:date="2019-12-17T12:38:00Z">
          <w:pPr>
            <w:pStyle w:val="Ttulo3"/>
          </w:pPr>
        </w:pPrChange>
      </w:pPr>
      <w:proofErr w:type="spellStart"/>
      <w:ins w:id="2631" w:author="Jose Luis Anton Bueso" w:date="2019-12-17T12:41:00Z">
        <w:r>
          <w:rPr>
            <w:rFonts w:ascii="Consolas" w:hAnsi="Consolas"/>
            <w:color w:val="008200"/>
            <w:sz w:val="21"/>
            <w:szCs w:val="21"/>
            <w:shd w:val="clear" w:color="auto" w:fill="FFFFFF"/>
          </w:rPr>
          <w:t>Postgres</w:t>
        </w:r>
        <w:proofErr w:type="spellEnd"/>
        <w:r>
          <w:rPr>
            <w:rFonts w:ascii="Consolas" w:hAnsi="Consolas"/>
            <w:color w:val="008200"/>
            <w:sz w:val="21"/>
            <w:szCs w:val="21"/>
            <w:shd w:val="clear" w:color="auto" w:fill="FFFFFF"/>
          </w:rPr>
          <w:t>: Custom charts based on crunchy charts</w:t>
        </w:r>
      </w:ins>
    </w:p>
    <w:p w14:paraId="2F5BCC5E" w14:textId="21A47C4A" w:rsidR="008C7742" w:rsidRDefault="008C7742">
      <w:pPr>
        <w:rPr>
          <w:ins w:id="2632" w:author="Jose Luis Anton Bueso" w:date="2019-12-17T12:42:00Z"/>
          <w:rFonts w:ascii="Consolas" w:hAnsi="Consolas"/>
          <w:color w:val="008200"/>
          <w:sz w:val="21"/>
          <w:szCs w:val="21"/>
          <w:shd w:val="clear" w:color="auto" w:fill="FFFFFF"/>
        </w:rPr>
        <w:pPrChange w:id="2633" w:author="Jose Luis Anton Bueso" w:date="2019-12-17T12:38:00Z">
          <w:pPr>
            <w:pStyle w:val="Ttulo3"/>
          </w:pPr>
        </w:pPrChange>
      </w:pPr>
      <w:ins w:id="2634" w:author="Jose Luis Anton Bueso" w:date="2019-12-17T12:41:00Z">
        <w:r>
          <w:rPr>
            <w:rFonts w:ascii="Consolas" w:hAnsi="Consolas"/>
            <w:color w:val="008200"/>
            <w:sz w:val="21"/>
            <w:szCs w:val="21"/>
            <w:shd w:val="clear" w:color="auto" w:fill="FFFFFF"/>
          </w:rPr>
          <w:t>Mongo</w:t>
        </w:r>
      </w:ins>
      <w:ins w:id="2635" w:author="Jose Luis Anton Bueso" w:date="2019-12-17T12:42:00Z">
        <w:r>
          <w:rPr>
            <w:rFonts w:ascii="Consolas" w:hAnsi="Consolas"/>
            <w:color w:val="008200"/>
            <w:sz w:val="21"/>
            <w:szCs w:val="21"/>
            <w:shd w:val="clear" w:color="auto" w:fill="FFFFFF"/>
          </w:rPr>
          <w:t xml:space="preserve"> DB</w:t>
        </w:r>
      </w:ins>
      <w:ins w:id="2636" w:author="Jose Luis Anton Bueso" w:date="2019-12-17T12:41:00Z">
        <w:r>
          <w:rPr>
            <w:rFonts w:ascii="Consolas" w:hAnsi="Consolas"/>
            <w:color w:val="008200"/>
            <w:sz w:val="21"/>
            <w:szCs w:val="21"/>
            <w:shd w:val="clear" w:color="auto" w:fill="FFFFFF"/>
          </w:rPr>
          <w:t xml:space="preserve">: </w:t>
        </w:r>
      </w:ins>
      <w:ins w:id="2637" w:author="Jose Luis Anton Bueso" w:date="2019-12-17T12:42:00Z">
        <w:r>
          <w:t xml:space="preserve">stable </w:t>
        </w:r>
        <w:r>
          <w:fldChar w:fldCharType="begin"/>
        </w:r>
        <w:r>
          <w:instrText xml:space="preserve"> HYPERLINK "https://kubernetes-charts.storage.googleapis.com/" </w:instrText>
        </w:r>
        <w:r>
          <w:fldChar w:fldCharType="separate"/>
        </w:r>
        <w:r>
          <w:rPr>
            <w:rStyle w:val="Hipervnculo"/>
            <w:rFonts w:ascii="Consolas" w:hAnsi="Consolas"/>
            <w:sz w:val="21"/>
            <w:szCs w:val="21"/>
            <w:bdr w:val="none" w:sz="0" w:space="0" w:color="auto" w:frame="1"/>
          </w:rPr>
          <w:t>https://kubernetes-charts.storage.googleapis.com/</w:t>
        </w:r>
        <w:r>
          <w:fldChar w:fldCharType="end"/>
        </w:r>
        <w:r>
          <w:rPr>
            <w:rFonts w:ascii="Consolas" w:hAnsi="Consolas"/>
            <w:color w:val="008200"/>
            <w:sz w:val="21"/>
            <w:szCs w:val="21"/>
            <w:shd w:val="clear" w:color="auto" w:fill="FFFFFF"/>
          </w:rPr>
          <w:t> </w:t>
        </w:r>
      </w:ins>
    </w:p>
    <w:p w14:paraId="559F7F54" w14:textId="77ED94E9" w:rsidR="008C7742" w:rsidRDefault="008C7742">
      <w:pPr>
        <w:rPr>
          <w:ins w:id="2638" w:author="Jose Luis Anton Bueso" w:date="2019-12-17T12:42:00Z"/>
        </w:rPr>
        <w:pPrChange w:id="2639" w:author="Jose Luis Anton Bueso" w:date="2019-12-17T12:38:00Z">
          <w:pPr>
            <w:pStyle w:val="Ttulo3"/>
          </w:pPr>
        </w:pPrChange>
      </w:pPr>
      <w:ins w:id="2640" w:author="Jose Luis Anton Bueso" w:date="2019-12-17T12:42:00Z">
        <w:r>
          <w:t xml:space="preserve">Kafka: </w:t>
        </w:r>
        <w:proofErr w:type="spellStart"/>
        <w:r>
          <w:rPr>
            <w:rFonts w:ascii="Consolas" w:hAnsi="Consolas"/>
            <w:color w:val="008200"/>
            <w:sz w:val="21"/>
            <w:szCs w:val="21"/>
            <w:shd w:val="clear" w:color="auto" w:fill="FFFFFF"/>
          </w:rPr>
          <w:t>bitnami</w:t>
        </w:r>
        <w:proofErr w:type="spellEnd"/>
        <w:r>
          <w:rPr>
            <w:rFonts w:ascii="Consolas" w:hAnsi="Consolas"/>
            <w:color w:val="008200"/>
            <w:sz w:val="21"/>
            <w:szCs w:val="21"/>
            <w:shd w:val="clear" w:color="auto" w:fill="FFFFFF"/>
          </w:rPr>
          <w:t> </w:t>
        </w:r>
        <w:r>
          <w:fldChar w:fldCharType="begin"/>
        </w:r>
        <w:r>
          <w:instrText xml:space="preserve"> HYPERLINK "https://charts.bitnami.com/bitnami" </w:instrText>
        </w:r>
        <w:r>
          <w:fldChar w:fldCharType="separate"/>
        </w:r>
        <w:r>
          <w:rPr>
            <w:rStyle w:val="Hipervnculo"/>
            <w:rFonts w:ascii="Consolas" w:hAnsi="Consolas"/>
            <w:sz w:val="21"/>
            <w:szCs w:val="21"/>
            <w:bdr w:val="none" w:sz="0" w:space="0" w:color="auto" w:frame="1"/>
          </w:rPr>
          <w:t>https://charts.bitnami.com/bitnami</w:t>
        </w:r>
        <w:r>
          <w:fldChar w:fldCharType="end"/>
        </w:r>
      </w:ins>
    </w:p>
    <w:p w14:paraId="7076B823" w14:textId="1DABA663" w:rsidR="008C7742" w:rsidRDefault="008C7742">
      <w:pPr>
        <w:rPr>
          <w:ins w:id="2641" w:author="Jose Luis Anton Bueso" w:date="2019-12-17T12:42:00Z"/>
          <w:rFonts w:ascii="Consolas" w:hAnsi="Consolas"/>
          <w:color w:val="008200"/>
          <w:sz w:val="21"/>
          <w:szCs w:val="21"/>
          <w:shd w:val="clear" w:color="auto" w:fill="FFFFFF"/>
        </w:rPr>
        <w:pPrChange w:id="2642" w:author="Jose Luis Anton Bueso" w:date="2019-12-17T12:38:00Z">
          <w:pPr>
            <w:pStyle w:val="Ttulo3"/>
          </w:pPr>
        </w:pPrChange>
      </w:pPr>
      <w:proofErr w:type="spellStart"/>
      <w:ins w:id="2643" w:author="Jose Luis Anton Bueso" w:date="2019-12-17T12:42:00Z">
        <w:r>
          <w:t>Redis</w:t>
        </w:r>
        <w:proofErr w:type="spellEnd"/>
        <w:r>
          <w:t xml:space="preserve">: stable </w:t>
        </w:r>
        <w:r>
          <w:fldChar w:fldCharType="begin"/>
        </w:r>
        <w:r>
          <w:instrText xml:space="preserve"> HYPERLINK "https://kubernetes-charts.storage.googleapis.com/" </w:instrText>
        </w:r>
        <w:r>
          <w:fldChar w:fldCharType="separate"/>
        </w:r>
        <w:r>
          <w:rPr>
            <w:rStyle w:val="Hipervnculo"/>
            <w:rFonts w:ascii="Consolas" w:hAnsi="Consolas"/>
            <w:sz w:val="21"/>
            <w:szCs w:val="21"/>
            <w:bdr w:val="none" w:sz="0" w:space="0" w:color="auto" w:frame="1"/>
          </w:rPr>
          <w:t>https://kubernetes-charts.storage.googleapis.com/</w:t>
        </w:r>
        <w:r>
          <w:fldChar w:fldCharType="end"/>
        </w:r>
        <w:r>
          <w:rPr>
            <w:rFonts w:ascii="Consolas" w:hAnsi="Consolas"/>
            <w:color w:val="008200"/>
            <w:sz w:val="21"/>
            <w:szCs w:val="21"/>
            <w:shd w:val="clear" w:color="auto" w:fill="FFFFFF"/>
          </w:rPr>
          <w:t> </w:t>
        </w:r>
      </w:ins>
    </w:p>
    <w:p w14:paraId="5D1AF4F6" w14:textId="37C385B9" w:rsidR="008C7742" w:rsidRDefault="008C7742">
      <w:pPr>
        <w:rPr>
          <w:ins w:id="2644" w:author="Jose Luis Anton Bueso" w:date="2019-12-17T12:42:00Z"/>
        </w:rPr>
        <w:pPrChange w:id="2645" w:author="Jose Luis Anton Bueso" w:date="2019-12-17T12:38:00Z">
          <w:pPr>
            <w:pStyle w:val="Ttulo3"/>
          </w:pPr>
        </w:pPrChange>
      </w:pPr>
      <w:proofErr w:type="spellStart"/>
      <w:ins w:id="2646" w:author="Jose Luis Anton Bueso" w:date="2019-12-17T12:42:00Z">
        <w:r>
          <w:rPr>
            <w:rFonts w:ascii="Consolas" w:hAnsi="Consolas"/>
            <w:color w:val="008200"/>
            <w:sz w:val="21"/>
            <w:szCs w:val="21"/>
            <w:shd w:val="clear" w:color="auto" w:fill="FFFFFF"/>
          </w:rPr>
          <w:t>ElasticSearch</w:t>
        </w:r>
        <w:proofErr w:type="spellEnd"/>
        <w:r>
          <w:rPr>
            <w:rFonts w:ascii="Consolas" w:hAnsi="Consolas"/>
            <w:color w:val="008200"/>
            <w:sz w:val="21"/>
            <w:szCs w:val="21"/>
            <w:shd w:val="clear" w:color="auto" w:fill="FFFFFF"/>
          </w:rPr>
          <w:t>: elastic </w:t>
        </w:r>
        <w:r>
          <w:fldChar w:fldCharType="begin"/>
        </w:r>
        <w:r>
          <w:instrText xml:space="preserve"> HYPERLINK "https://helm.elastic.co/" </w:instrText>
        </w:r>
        <w:r>
          <w:fldChar w:fldCharType="separate"/>
        </w:r>
        <w:r>
          <w:rPr>
            <w:rStyle w:val="Hipervnculo"/>
            <w:rFonts w:ascii="Consolas" w:hAnsi="Consolas"/>
            <w:sz w:val="21"/>
            <w:szCs w:val="21"/>
            <w:bdr w:val="none" w:sz="0" w:space="0" w:color="auto" w:frame="1"/>
          </w:rPr>
          <w:t>https://helm.elastic.co</w:t>
        </w:r>
        <w:r>
          <w:fldChar w:fldCharType="end"/>
        </w:r>
      </w:ins>
    </w:p>
    <w:p w14:paraId="62EDE7A4" w14:textId="7F83A13A" w:rsidR="008C7742" w:rsidRDefault="008C7742">
      <w:pPr>
        <w:rPr>
          <w:ins w:id="2647" w:author="Jose Luis Anton Bueso" w:date="2019-12-17T12:49:00Z"/>
        </w:rPr>
        <w:pPrChange w:id="2648" w:author="Jose Luis Anton Bueso" w:date="2019-12-17T12:38:00Z">
          <w:pPr>
            <w:pStyle w:val="Ttulo3"/>
          </w:pPr>
        </w:pPrChange>
      </w:pPr>
      <w:proofErr w:type="spellStart"/>
      <w:ins w:id="2649" w:author="Jose Luis Anton Bueso" w:date="2019-12-17T12:42:00Z">
        <w:r>
          <w:t>Zipkin</w:t>
        </w:r>
        <w:proofErr w:type="spellEnd"/>
        <w:r>
          <w:t xml:space="preserve">: Custom charts based </w:t>
        </w:r>
      </w:ins>
      <w:ins w:id="2650" w:author="Jose Luis Anton Bueso" w:date="2019-12-17T12:45:00Z">
        <w:r>
          <w:fldChar w:fldCharType="begin"/>
        </w:r>
        <w:r>
          <w:instrText xml:space="preserve"> HYPERLINK "https://github.com/Financial-Times/zipkin-helm" </w:instrText>
        </w:r>
        <w:r>
          <w:fldChar w:fldCharType="separate"/>
        </w:r>
        <w:r>
          <w:rPr>
            <w:rStyle w:val="Hipervnculo"/>
          </w:rPr>
          <w:t>https://github.com/Financial-Times/zipkin-helm</w:t>
        </w:r>
        <w:r>
          <w:fldChar w:fldCharType="end"/>
        </w:r>
      </w:ins>
    </w:p>
    <w:p w14:paraId="77CD38E9" w14:textId="3C3E2B5F" w:rsidR="005C21FA" w:rsidRDefault="005C21FA">
      <w:pPr>
        <w:rPr>
          <w:ins w:id="2651" w:author="Jose Luis Anton Bueso" w:date="2019-12-17T12:49:00Z"/>
        </w:rPr>
        <w:pPrChange w:id="2652" w:author="Jose Luis Anton Bueso" w:date="2019-12-17T12:38:00Z">
          <w:pPr>
            <w:pStyle w:val="Ttulo3"/>
          </w:pPr>
        </w:pPrChange>
      </w:pPr>
    </w:p>
    <w:p w14:paraId="3812A2FE" w14:textId="7180EB16" w:rsidR="005C21FA" w:rsidRDefault="005C21FA">
      <w:pPr>
        <w:rPr>
          <w:ins w:id="2653" w:author="Jose Luis Anton Bueso" w:date="2019-12-17T12:35:00Z"/>
        </w:rPr>
        <w:pPrChange w:id="2654" w:author="Jose Luis Anton Bueso" w:date="2019-12-17T12:38:00Z">
          <w:pPr>
            <w:pStyle w:val="Ttulo3"/>
          </w:pPr>
        </w:pPrChange>
      </w:pPr>
      <w:ins w:id="2655" w:author="Jose Luis Anton Bueso" w:date="2019-12-17T12:49:00Z">
        <w:r>
          <w:t xml:space="preserve">In order to deploy/update </w:t>
        </w:r>
        <w:proofErr w:type="spellStart"/>
        <w:r>
          <w:t>Reportnet</w:t>
        </w:r>
        <w:proofErr w:type="spellEnd"/>
        <w:r>
          <w:t xml:space="preserve"> </w:t>
        </w:r>
        <w:proofErr w:type="spellStart"/>
        <w:r>
          <w:t>Microservices</w:t>
        </w:r>
        <w:proofErr w:type="spellEnd"/>
        <w:r>
          <w:t xml:space="preserve"> a set of charts will be delivered along with the System</w:t>
        </w:r>
      </w:ins>
    </w:p>
    <w:p w14:paraId="4668C09A" w14:textId="0D3BD218" w:rsidR="005473D9" w:rsidRDefault="005473D9" w:rsidP="00D453AE">
      <w:pPr>
        <w:pStyle w:val="Ttulo3"/>
      </w:pPr>
      <w:r w:rsidRPr="00B233ED">
        <w:t>Functional Migration</w:t>
      </w:r>
      <w:bookmarkEnd w:id="2616"/>
      <w:bookmarkEnd w:id="2617"/>
      <w:bookmarkEnd w:id="2618"/>
      <w:bookmarkEnd w:id="2619"/>
    </w:p>
    <w:p w14:paraId="3BB1A0E6" w14:textId="77777777" w:rsidR="005473D9" w:rsidRPr="00887D3F" w:rsidRDefault="005473D9" w:rsidP="005473D9">
      <w:pPr>
        <w:pStyle w:val="Cita"/>
        <w:jc w:val="both"/>
        <w:rPr>
          <w:rFonts w:eastAsiaTheme="majorEastAsia"/>
        </w:rPr>
      </w:pPr>
      <w:r w:rsidRPr="00B233ED">
        <w:rPr>
          <w:rFonts w:eastAsiaTheme="majorEastAsia"/>
        </w:rPr>
        <w:t>Functional Migration is the process of replacing existing capabilities with the ones provided by your system. This usually means migrating users of an older system to use your new system. Possible approaches are big bang, parallel run or staged migration.</w:t>
      </w:r>
    </w:p>
    <w:p w14:paraId="28765FF0" w14:textId="77777777" w:rsidR="005473D9" w:rsidRDefault="005473D9" w:rsidP="00D453AE">
      <w:pPr>
        <w:pStyle w:val="Ttulo3"/>
      </w:pPr>
      <w:bookmarkStart w:id="2656" w:name="_Toc326255743"/>
      <w:bookmarkStart w:id="2657" w:name="_Toc326256045"/>
      <w:bookmarkStart w:id="2658" w:name="_Toc3534862"/>
      <w:bookmarkStart w:id="2659" w:name="_Toc11075594"/>
      <w:r w:rsidRPr="00B233ED">
        <w:t>Data Migration</w:t>
      </w:r>
      <w:bookmarkEnd w:id="2656"/>
      <w:bookmarkEnd w:id="2657"/>
      <w:bookmarkEnd w:id="2658"/>
      <w:bookmarkEnd w:id="2659"/>
    </w:p>
    <w:p w14:paraId="604B3F7F" w14:textId="77777777" w:rsidR="005473D9" w:rsidRPr="00887D3F" w:rsidRDefault="005473D9" w:rsidP="005473D9">
      <w:pPr>
        <w:pStyle w:val="Cita"/>
        <w:jc w:val="both"/>
        <w:rPr>
          <w:rFonts w:eastAsiaTheme="majorEastAsia"/>
        </w:rPr>
      </w:pPr>
      <w:bookmarkStart w:id="2660" w:name="_Toc326255744"/>
      <w:bookmarkStart w:id="2661" w:name="_Toc326256046"/>
      <w:r w:rsidRPr="00793319">
        <w:rPr>
          <w:rFonts w:eastAsiaTheme="majorEastAsia"/>
        </w:rPr>
        <w:t>This section should</w:t>
      </w:r>
      <w:r w:rsidRPr="00793319">
        <w:rPr>
          <w:rFonts w:eastAsiaTheme="majorEastAsia"/>
          <w:color w:val="FF0000"/>
        </w:rPr>
        <w:t xml:space="preserve"> </w:t>
      </w:r>
      <w:r>
        <w:rPr>
          <w:rFonts w:eastAsiaTheme="majorEastAsia"/>
        </w:rPr>
        <w:t>d</w:t>
      </w:r>
      <w:r w:rsidRPr="00B233ED">
        <w:rPr>
          <w:rFonts w:eastAsiaTheme="majorEastAsia"/>
        </w:rPr>
        <w:t>escribe process and tools used to load data from existing systems into the new ones. Where migrated data is very old, of variable quality, or poorly model</w:t>
      </w:r>
      <w:r>
        <w:rPr>
          <w:rFonts w:eastAsiaTheme="majorEastAsia"/>
        </w:rPr>
        <w:t>l</w:t>
      </w:r>
      <w:r w:rsidRPr="00B233ED">
        <w:rPr>
          <w:rFonts w:eastAsiaTheme="majorEastAsia"/>
        </w:rPr>
        <w:t>ed, data migration may be extremely complex. Also consider the time required to migrate massive data stores and reorganise databases, create indexes, and so on.</w:t>
      </w:r>
    </w:p>
    <w:p w14:paraId="41CFC5A6" w14:textId="77777777" w:rsidR="005473D9" w:rsidRDefault="005473D9" w:rsidP="00D453AE">
      <w:pPr>
        <w:pStyle w:val="Ttulo3"/>
      </w:pPr>
      <w:bookmarkStart w:id="2662" w:name="_Toc3534863"/>
      <w:bookmarkStart w:id="2663" w:name="_Toc11075595"/>
      <w:r w:rsidRPr="00B233ED">
        <w:t>Monitoring and Control</w:t>
      </w:r>
      <w:bookmarkEnd w:id="2660"/>
      <w:bookmarkEnd w:id="2661"/>
      <w:bookmarkEnd w:id="2662"/>
      <w:bookmarkEnd w:id="2663"/>
    </w:p>
    <w:p w14:paraId="5ADE5B54" w14:textId="77777777" w:rsidR="005473D9" w:rsidRPr="00887D3F" w:rsidRDefault="005473D9" w:rsidP="005473D9">
      <w:pPr>
        <w:pStyle w:val="Cita"/>
        <w:jc w:val="both"/>
        <w:rPr>
          <w:rFonts w:eastAsiaTheme="majorEastAsia"/>
        </w:rPr>
      </w:pPr>
      <w:r w:rsidRPr="00B233ED">
        <w:rPr>
          <w:rFonts w:eastAsiaTheme="majorEastAsia"/>
        </w:rPr>
        <w:t>Once a system is running in its production environment, it will require some amount of routine monitoring, to ensure that it is working correctly, and some routine control operations, to keep it working that way (start up, shutdown, transaction resubmission, and so on).</w:t>
      </w:r>
    </w:p>
    <w:p w14:paraId="1F62802E" w14:textId="77777777" w:rsidR="005473D9" w:rsidRDefault="005473D9" w:rsidP="00D453AE">
      <w:pPr>
        <w:pStyle w:val="Ttulo3"/>
      </w:pPr>
      <w:bookmarkStart w:id="2664" w:name="_Toc326255745"/>
      <w:bookmarkStart w:id="2665" w:name="_Toc326256047"/>
      <w:bookmarkStart w:id="2666" w:name="_Toc3534864"/>
      <w:bookmarkStart w:id="2667" w:name="_Toc11075596"/>
      <w:r w:rsidRPr="00B233ED">
        <w:t>Start-up and Shutdown</w:t>
      </w:r>
      <w:bookmarkEnd w:id="2664"/>
      <w:bookmarkEnd w:id="2665"/>
      <w:bookmarkEnd w:id="2666"/>
      <w:bookmarkEnd w:id="2667"/>
    </w:p>
    <w:p w14:paraId="20DC364F" w14:textId="77777777" w:rsidR="005473D9" w:rsidRPr="00887D3F" w:rsidRDefault="005473D9" w:rsidP="005473D9">
      <w:pPr>
        <w:pStyle w:val="Cita"/>
        <w:jc w:val="both"/>
        <w:rPr>
          <w:rFonts w:eastAsiaTheme="majorEastAsia"/>
        </w:rPr>
      </w:pPr>
      <w:bookmarkStart w:id="2668" w:name="_Toc326255746"/>
      <w:bookmarkStart w:id="2669" w:name="_Toc326256048"/>
      <w:r w:rsidRPr="000A0F05">
        <w:rPr>
          <w:rFonts w:eastAsiaTheme="majorEastAsia"/>
        </w:rPr>
        <w:t>This section should describe the start-up and shutdown processes. For example, inter-task dependencies may mean that tasks</w:t>
      </w:r>
      <w:r w:rsidRPr="001B31A0">
        <w:rPr>
          <w:rFonts w:eastAsiaTheme="majorEastAsia"/>
        </w:rPr>
        <w:t xml:space="preserve"> need to be started and stopped in very specific orders so that if some task fails to start, others will not be started.</w:t>
      </w:r>
    </w:p>
    <w:p w14:paraId="3B1C471F" w14:textId="77777777" w:rsidR="005473D9" w:rsidRDefault="005473D9" w:rsidP="00D453AE">
      <w:pPr>
        <w:pStyle w:val="Ttulo3"/>
      </w:pPr>
      <w:bookmarkStart w:id="2670" w:name="_Toc3534865"/>
      <w:bookmarkStart w:id="2671" w:name="_Toc11075597"/>
      <w:r w:rsidRPr="00B233ED">
        <w:t>Configuration Management</w:t>
      </w:r>
      <w:bookmarkEnd w:id="2668"/>
      <w:bookmarkEnd w:id="2669"/>
      <w:bookmarkEnd w:id="2670"/>
      <w:bookmarkEnd w:id="2671"/>
    </w:p>
    <w:p w14:paraId="46E1429C" w14:textId="77777777" w:rsidR="005473D9" w:rsidRPr="00887D3F" w:rsidRDefault="005473D9" w:rsidP="005473D9">
      <w:pPr>
        <w:pStyle w:val="Cita"/>
        <w:jc w:val="both"/>
        <w:rPr>
          <w:rFonts w:eastAsiaTheme="majorEastAsia"/>
        </w:rPr>
      </w:pPr>
      <w:bookmarkStart w:id="2672" w:name="_Toc326255747"/>
      <w:bookmarkStart w:id="2673" w:name="_Toc326256049"/>
      <w:r w:rsidRPr="000A0F05">
        <w:rPr>
          <w:rFonts w:eastAsiaTheme="majorEastAsia"/>
        </w:rPr>
        <w:t>This section should describe the processes and technologies to group, modify, and track element configuration parameters in a reliable and predictable manner.</w:t>
      </w:r>
    </w:p>
    <w:p w14:paraId="4AC5260D" w14:textId="77777777" w:rsidR="005473D9" w:rsidRDefault="005473D9" w:rsidP="00D453AE">
      <w:pPr>
        <w:pStyle w:val="Ttulo3"/>
      </w:pPr>
      <w:bookmarkStart w:id="2674" w:name="_Toc3534866"/>
      <w:bookmarkStart w:id="2675" w:name="_Toc11075598"/>
      <w:r w:rsidRPr="00B233ED">
        <w:t>Backup and Restore</w:t>
      </w:r>
      <w:bookmarkEnd w:id="2672"/>
      <w:bookmarkEnd w:id="2673"/>
      <w:bookmarkEnd w:id="2674"/>
      <w:bookmarkEnd w:id="2675"/>
    </w:p>
    <w:p w14:paraId="0851903A" w14:textId="77777777" w:rsidR="005473D9" w:rsidRPr="00887D3F" w:rsidRDefault="005473D9" w:rsidP="005473D9">
      <w:pPr>
        <w:pStyle w:val="Cita"/>
        <w:jc w:val="both"/>
        <w:rPr>
          <w:rFonts w:eastAsiaTheme="majorEastAsia"/>
        </w:rPr>
      </w:pPr>
      <w:bookmarkStart w:id="2676" w:name="Business_service_modules:_front_end"/>
      <w:bookmarkStart w:id="2677" w:name="Business_service_modules:_back_end"/>
      <w:bookmarkStart w:id="2678" w:name="System_core"/>
      <w:bookmarkStart w:id="2679" w:name="Backup_and_Restore"/>
      <w:bookmarkEnd w:id="2676"/>
      <w:bookmarkEnd w:id="2677"/>
      <w:bookmarkEnd w:id="2678"/>
      <w:bookmarkEnd w:id="2679"/>
      <w:r w:rsidRPr="000A0F05">
        <w:rPr>
          <w:rFonts w:eastAsiaTheme="majorEastAsia"/>
        </w:rPr>
        <w:t>This section should describe the processes and planning to backup and restore, considering transactional consistency across a system's entire distributed data set.</w:t>
      </w:r>
    </w:p>
    <w:p w14:paraId="257A7A2A" w14:textId="5AEF4C94" w:rsidR="00DD3D68" w:rsidRDefault="00DD3D68">
      <w:pPr>
        <w:widowControl/>
        <w:spacing w:after="0" w:line="240" w:lineRule="auto"/>
        <w:rPr>
          <w:lang w:val="en-IE" w:eastAsia="en-IE"/>
        </w:rPr>
      </w:pPr>
      <w:r>
        <w:rPr>
          <w:lang w:val="en-IE" w:eastAsia="en-IE"/>
        </w:rPr>
        <w:br w:type="page"/>
      </w:r>
    </w:p>
    <w:p w14:paraId="26C07447" w14:textId="77777777" w:rsidR="00DD3D68" w:rsidRPr="00DD3D68" w:rsidRDefault="00DD3D68" w:rsidP="00DD3D68">
      <w:pPr>
        <w:pStyle w:val="Ttulo1"/>
      </w:pPr>
      <w:bookmarkStart w:id="2680" w:name="_Toc326255748"/>
      <w:bookmarkStart w:id="2681" w:name="_Toc326256050"/>
      <w:bookmarkStart w:id="2682" w:name="_Toc3534867"/>
      <w:bookmarkStart w:id="2683" w:name="_Toc11075599"/>
      <w:r w:rsidRPr="00DD3D68">
        <w:lastRenderedPageBreak/>
        <w:t>Data Model Design (DMD)</w:t>
      </w:r>
      <w:bookmarkEnd w:id="2680"/>
      <w:bookmarkEnd w:id="2681"/>
      <w:bookmarkEnd w:id="2682"/>
      <w:bookmarkEnd w:id="2683"/>
    </w:p>
    <w:p w14:paraId="40398084" w14:textId="77777777" w:rsidR="00DD3D68" w:rsidRDefault="00DD3D68" w:rsidP="00DD3D68">
      <w:pPr>
        <w:pStyle w:val="Cita"/>
        <w:jc w:val="both"/>
        <w:rPr>
          <w:highlight w:val="yellow"/>
        </w:rPr>
      </w:pPr>
      <w:r w:rsidRPr="00C62213">
        <w:t xml:space="preserve">The Data Model Design should be presented. </w:t>
      </w:r>
    </w:p>
    <w:p w14:paraId="79040EAF" w14:textId="77777777" w:rsidR="00DD3D68" w:rsidRPr="00722434" w:rsidRDefault="00DD3D68" w:rsidP="00DD3D68">
      <w:pPr>
        <w:pStyle w:val="Cita"/>
        <w:jc w:val="both"/>
        <w:rPr>
          <w:rFonts w:eastAsiaTheme="majorEastAsia"/>
        </w:rPr>
      </w:pPr>
      <w:r w:rsidRPr="00722434">
        <w:rPr>
          <w:rFonts w:eastAsiaTheme="majorEastAsia"/>
        </w:rPr>
        <w:t xml:space="preserve">The </w:t>
      </w:r>
      <w:r w:rsidRPr="00C62213">
        <w:t xml:space="preserve">Data Model Design </w:t>
      </w:r>
      <w:r w:rsidRPr="00722434">
        <w:rPr>
          <w:rFonts w:eastAsiaTheme="majorEastAsia"/>
        </w:rPr>
        <w:t xml:space="preserve">sections, are </w:t>
      </w:r>
      <w:r>
        <w:rPr>
          <w:rFonts w:eastAsiaTheme="majorEastAsia"/>
        </w:rPr>
        <w:t>required</w:t>
      </w:r>
      <w:r w:rsidRPr="00722434">
        <w:rPr>
          <w:rFonts w:eastAsiaTheme="majorEastAsia"/>
        </w:rPr>
        <w:t xml:space="preserve"> as follows:</w:t>
      </w:r>
    </w:p>
    <w:p w14:paraId="2BB43B66" w14:textId="77777777" w:rsidR="00DD3D68" w:rsidRDefault="00DD3D68" w:rsidP="00DD3D68">
      <w:pPr>
        <w:pStyle w:val="QuoteList"/>
        <w:jc w:val="both"/>
      </w:pPr>
      <w:r w:rsidRPr="002B5482">
        <w:t>Data Model Design Decisions</w:t>
      </w:r>
    </w:p>
    <w:p w14:paraId="3C577A38" w14:textId="77777777" w:rsidR="00DD3D68" w:rsidRPr="004D1E4F" w:rsidRDefault="00DD3D68" w:rsidP="00DD3D68">
      <w:pPr>
        <w:pStyle w:val="QuoteList"/>
        <w:jc w:val="both"/>
      </w:pPr>
      <w:r w:rsidRPr="004D1E4F">
        <w:t>Diagram(s) extracted from data physical model document.</w:t>
      </w:r>
    </w:p>
    <w:p w14:paraId="02F878BC" w14:textId="77777777" w:rsidR="00DD3D68" w:rsidRDefault="00DD3D68" w:rsidP="00DD3D68">
      <w:pPr>
        <w:pStyle w:val="QuoteList"/>
        <w:jc w:val="both"/>
      </w:pPr>
      <w:r w:rsidRPr="004D1E4F">
        <w:t>A reference to the physical data model document (including the version number)</w:t>
      </w:r>
    </w:p>
    <w:p w14:paraId="113C753A" w14:textId="77777777" w:rsidR="00DD3D68" w:rsidRDefault="00DD3D68" w:rsidP="00DD3D68">
      <w:pPr>
        <w:pStyle w:val="QuoteList"/>
        <w:jc w:val="both"/>
      </w:pPr>
      <w:r>
        <w:t>Object-Relational Mapping Documentation (put in annex and refer to it if very large)</w:t>
      </w:r>
    </w:p>
    <w:p w14:paraId="181BCC0F" w14:textId="77777777" w:rsidR="00DD3D68" w:rsidRPr="00DD3D68" w:rsidRDefault="00DD3D68" w:rsidP="00DD3D68">
      <w:pPr>
        <w:pStyle w:val="Ttulo2"/>
      </w:pPr>
      <w:bookmarkStart w:id="2684" w:name="_Toc3534868"/>
      <w:bookmarkStart w:id="2685" w:name="_Toc11075600"/>
      <w:r w:rsidRPr="00DD3D68">
        <w:t>Data Model Design Decisions</w:t>
      </w:r>
      <w:bookmarkEnd w:id="2684"/>
      <w:bookmarkEnd w:id="2685"/>
    </w:p>
    <w:p w14:paraId="7D7013DE" w14:textId="77777777" w:rsidR="00DD3D68" w:rsidRPr="00DD3D68" w:rsidRDefault="00DD3D68" w:rsidP="00DD3D68">
      <w:pPr>
        <w:pStyle w:val="Ttulo2"/>
      </w:pPr>
      <w:bookmarkStart w:id="2686" w:name="_Toc3534869"/>
      <w:bookmarkStart w:id="2687" w:name="_Toc11075601"/>
      <w:r w:rsidRPr="00DD3D68">
        <w:t>Data Model Design Diagram</w:t>
      </w:r>
      <w:bookmarkEnd w:id="2686"/>
      <w:bookmarkEnd w:id="2687"/>
    </w:p>
    <w:p w14:paraId="4FB7233C" w14:textId="77777777" w:rsidR="00DD3D68" w:rsidRPr="00DD3D68" w:rsidRDefault="00DD3D68" w:rsidP="00DD3D68">
      <w:pPr>
        <w:pStyle w:val="Ttulo2"/>
      </w:pPr>
      <w:bookmarkStart w:id="2688" w:name="_Toc3534870"/>
      <w:bookmarkStart w:id="2689" w:name="_Toc11075602"/>
      <w:r w:rsidRPr="00DD3D68">
        <w:t>Physical Data Model document reference</w:t>
      </w:r>
      <w:bookmarkEnd w:id="2688"/>
      <w:bookmarkEnd w:id="2689"/>
      <w:r w:rsidRPr="00DD3D68">
        <w:t xml:space="preserve"> </w:t>
      </w:r>
    </w:p>
    <w:p w14:paraId="3FCF8ABD" w14:textId="03B01DE2" w:rsidR="00DD3D68" w:rsidRDefault="00DD3D68" w:rsidP="00DD3D68">
      <w:pPr>
        <w:pStyle w:val="Ttulo2"/>
      </w:pPr>
      <w:bookmarkStart w:id="2690" w:name="_Toc3534871"/>
      <w:bookmarkStart w:id="2691" w:name="_Toc11075603"/>
      <w:r w:rsidRPr="00DD3D68">
        <w:t>ORM Documentation</w:t>
      </w:r>
      <w:bookmarkEnd w:id="2690"/>
      <w:bookmarkEnd w:id="2691"/>
      <w:r w:rsidRPr="00DD3D68">
        <w:t xml:space="preserve"> </w:t>
      </w:r>
    </w:p>
    <w:p w14:paraId="167707A0" w14:textId="147A0755" w:rsidR="00DD3D68" w:rsidRDefault="00DD3D68">
      <w:pPr>
        <w:widowControl/>
        <w:spacing w:after="0" w:line="240" w:lineRule="auto"/>
      </w:pPr>
      <w:r>
        <w:br w:type="page"/>
      </w:r>
    </w:p>
    <w:p w14:paraId="2F8C9D96" w14:textId="77777777" w:rsidR="00DD3D68" w:rsidRPr="00DD3D68" w:rsidRDefault="00DD3D68" w:rsidP="00DD3D68">
      <w:pPr>
        <w:pStyle w:val="Ttulo1"/>
      </w:pPr>
      <w:bookmarkStart w:id="2692" w:name="_Toc3534872"/>
      <w:bookmarkStart w:id="2693" w:name="_Toc11075604"/>
      <w:r w:rsidRPr="00DD3D68">
        <w:lastRenderedPageBreak/>
        <w:t>Service Definition (SD)</w:t>
      </w:r>
      <w:bookmarkEnd w:id="2692"/>
      <w:bookmarkEnd w:id="2693"/>
    </w:p>
    <w:p w14:paraId="40864A73" w14:textId="77777777" w:rsidR="00DD3D68" w:rsidRDefault="00DD3D68" w:rsidP="00DD3D68">
      <w:pPr>
        <w:pStyle w:val="Cita"/>
        <w:jc w:val="both"/>
      </w:pPr>
      <w:bookmarkStart w:id="2694" w:name="_Toc326233922"/>
      <w:bookmarkStart w:id="2695" w:name="_Toc326255750"/>
      <w:bookmarkStart w:id="2696" w:name="_Toc326256052"/>
      <w:r w:rsidRPr="00793319">
        <w:t>The Service Definition sections, are suggested as follows:</w:t>
      </w:r>
    </w:p>
    <w:p w14:paraId="7AE2F823" w14:textId="77777777" w:rsidR="00DD3D68" w:rsidRPr="004D63BB" w:rsidRDefault="00DD3D68" w:rsidP="00DD3D68">
      <w:pPr>
        <w:pStyle w:val="QuoteList"/>
        <w:jc w:val="both"/>
      </w:pPr>
      <w:r w:rsidRPr="004D63BB">
        <w:t>Interface View</w:t>
      </w:r>
    </w:p>
    <w:p w14:paraId="7056592A" w14:textId="77777777" w:rsidR="00DD3D68" w:rsidRDefault="00DD3D68" w:rsidP="00DD3D68">
      <w:pPr>
        <w:pStyle w:val="QuoteList"/>
        <w:jc w:val="both"/>
      </w:pPr>
      <w:r w:rsidRPr="004D63BB">
        <w:t>Scope</w:t>
      </w:r>
    </w:p>
    <w:p w14:paraId="3BA7833D" w14:textId="77777777" w:rsidR="00DD3D68" w:rsidRPr="004D63BB" w:rsidRDefault="00DD3D68" w:rsidP="00DD3D68">
      <w:pPr>
        <w:pStyle w:val="QuoteList"/>
        <w:jc w:val="both"/>
      </w:pPr>
      <w:r>
        <w:t>Services Dependency Model</w:t>
      </w:r>
    </w:p>
    <w:p w14:paraId="2462930E" w14:textId="77777777" w:rsidR="00DD3D68" w:rsidRPr="004D6F58" w:rsidRDefault="00DD3D68" w:rsidP="00DD3D68">
      <w:pPr>
        <w:pStyle w:val="QuoteList"/>
        <w:jc w:val="both"/>
        <w:rPr>
          <w:lang w:eastAsia="en-IE"/>
        </w:rPr>
      </w:pPr>
      <w:r w:rsidRPr="004D63BB">
        <w:t>Services</w:t>
      </w:r>
    </w:p>
    <w:p w14:paraId="74B03608" w14:textId="77777777" w:rsidR="00DD3D68" w:rsidRPr="00C62213" w:rsidRDefault="00DD3D68" w:rsidP="00D453AE">
      <w:pPr>
        <w:pStyle w:val="Ttulo2"/>
      </w:pPr>
      <w:bookmarkStart w:id="2697" w:name="_Toc3534873"/>
      <w:bookmarkStart w:id="2698" w:name="_Toc11075605"/>
      <w:r>
        <w:t>I</w:t>
      </w:r>
      <w:bookmarkEnd w:id="2694"/>
      <w:bookmarkEnd w:id="2695"/>
      <w:bookmarkEnd w:id="2696"/>
      <w:r>
        <w:t>nterface view</w:t>
      </w:r>
      <w:bookmarkEnd w:id="2697"/>
      <w:bookmarkEnd w:id="2698"/>
    </w:p>
    <w:p w14:paraId="2715C8B8" w14:textId="77777777" w:rsidR="00DD3D68" w:rsidRDefault="00DD3D68" w:rsidP="00DD3D68">
      <w:pPr>
        <w:pStyle w:val="Cita"/>
        <w:jc w:val="both"/>
      </w:pPr>
      <w:r w:rsidRPr="004D63BB">
        <w:t>Closely related to the logical view is the interface view. Interfaces are one of the riskiest parts of any software system, so it’s very useful to show what the internal/external interfaces are and how they work.</w:t>
      </w:r>
    </w:p>
    <w:p w14:paraId="09C1FF68" w14:textId="77777777" w:rsidR="00DD3D68" w:rsidRDefault="00DD3D68" w:rsidP="00D453AE">
      <w:pPr>
        <w:pStyle w:val="Ttulo2"/>
        <w:tabs>
          <w:tab w:val="num" w:pos="9"/>
        </w:tabs>
      </w:pPr>
      <w:bookmarkStart w:id="2699" w:name="_Toc326255751"/>
      <w:bookmarkStart w:id="2700" w:name="_Toc326256053"/>
      <w:bookmarkStart w:id="2701" w:name="_Toc3534874"/>
      <w:bookmarkStart w:id="2702" w:name="_Toc11075606"/>
      <w:r>
        <w:t>Scope</w:t>
      </w:r>
      <w:bookmarkEnd w:id="2699"/>
      <w:bookmarkEnd w:id="2700"/>
      <w:bookmarkEnd w:id="2701"/>
      <w:bookmarkEnd w:id="2702"/>
    </w:p>
    <w:p w14:paraId="726FF3F9" w14:textId="77777777" w:rsidR="00DD3D68" w:rsidRDefault="00DD3D68" w:rsidP="00D453AE">
      <w:pPr>
        <w:pStyle w:val="Ttulo2"/>
        <w:tabs>
          <w:tab w:val="num" w:pos="9"/>
        </w:tabs>
      </w:pPr>
      <w:bookmarkStart w:id="2703" w:name="_Toc3534875"/>
      <w:bookmarkStart w:id="2704" w:name="_Toc11075607"/>
      <w:r>
        <w:t>Services dependency model</w:t>
      </w:r>
      <w:bookmarkEnd w:id="2703"/>
      <w:bookmarkEnd w:id="2704"/>
    </w:p>
    <w:p w14:paraId="4BEF8454" w14:textId="77777777" w:rsidR="00DD3D68" w:rsidRPr="0079027B" w:rsidRDefault="00DD3D68" w:rsidP="00DD3D68">
      <w:pPr>
        <w:pStyle w:val="Cita"/>
        <w:jc w:val="both"/>
      </w:pPr>
      <w:bookmarkStart w:id="2705" w:name="_Toc326255752"/>
      <w:bookmarkStart w:id="2706" w:name="_Toc326256054"/>
      <w:r w:rsidRPr="00364504">
        <w:t xml:space="preserve">This section should provide </w:t>
      </w:r>
      <w:r w:rsidRPr="00793319">
        <w:t>a services dependency diagram model</w:t>
      </w:r>
    </w:p>
    <w:p w14:paraId="3EB46182" w14:textId="77777777" w:rsidR="00DD3D68" w:rsidRDefault="00DD3D68" w:rsidP="00D453AE">
      <w:pPr>
        <w:pStyle w:val="Ttulo2"/>
        <w:tabs>
          <w:tab w:val="num" w:pos="9"/>
        </w:tabs>
      </w:pPr>
      <w:bookmarkStart w:id="2707" w:name="_Toc3534876"/>
      <w:bookmarkStart w:id="2708" w:name="_Toc11075608"/>
      <w:r>
        <w:t>Services provided</w:t>
      </w:r>
      <w:bookmarkEnd w:id="2705"/>
      <w:bookmarkEnd w:id="2706"/>
      <w:bookmarkEnd w:id="2707"/>
      <w:bookmarkEnd w:id="2708"/>
    </w:p>
    <w:p w14:paraId="290D8DA6" w14:textId="77777777" w:rsidR="00DD3D68" w:rsidRPr="00325AD2" w:rsidRDefault="00DD3D68" w:rsidP="00DD3D68">
      <w:pPr>
        <w:pStyle w:val="Cita"/>
        <w:jc w:val="both"/>
      </w:pPr>
      <w:r w:rsidRPr="00793319">
        <w:t>Tip: Use the “Quick Parts” function in the Insert menu to add new services!</w:t>
      </w:r>
    </w:p>
    <w:p w14:paraId="07FFCF7B" w14:textId="77777777" w:rsidR="00DD3D68" w:rsidRDefault="00DD3D68" w:rsidP="00DD3D68">
      <w:pPr>
        <w:pStyle w:val="Ttulo3"/>
      </w:pPr>
      <w:bookmarkStart w:id="2709" w:name="_Toc3534877"/>
      <w:bookmarkStart w:id="2710" w:name="_Toc11075609"/>
      <w:r>
        <w:t>Service name 1</w:t>
      </w:r>
      <w:bookmarkEnd w:id="2709"/>
      <w:bookmarkEnd w:id="2710"/>
    </w:p>
    <w:p w14:paraId="7BC761AB" w14:textId="77777777" w:rsidR="00DD3D68" w:rsidRDefault="00DD3D68" w:rsidP="00DD3D68">
      <w:pPr>
        <w:pStyle w:val="Ttulo4"/>
      </w:pPr>
      <w:r>
        <w:t>Description</w:t>
      </w:r>
    </w:p>
    <w:p w14:paraId="2AFAE1F8" w14:textId="77777777" w:rsidR="00DD3D68" w:rsidRDefault="00DD3D68" w:rsidP="00DD3D68">
      <w:pPr>
        <w:pStyle w:val="Cita"/>
        <w:jc w:val="both"/>
      </w:pPr>
      <w:r w:rsidRPr="00364504">
        <w:t>The Service description should provide</w:t>
      </w:r>
      <w:r w:rsidRPr="00D56C9F">
        <w:rPr>
          <w:color w:val="FF0000"/>
        </w:rPr>
        <w:t xml:space="preserve"> </w:t>
      </w:r>
      <w:r>
        <w:t>a</w:t>
      </w:r>
      <w:r w:rsidRPr="00C62213">
        <w:t xml:space="preserve"> narrative of what t</w:t>
      </w:r>
      <w:r>
        <w:t>he</w:t>
      </w:r>
      <w:r w:rsidRPr="00F87946">
        <w:t xml:space="preserve"> artifact</w:t>
      </w:r>
      <w:r>
        <w:t xml:space="preserve"> is,</w:t>
      </w:r>
      <w:r w:rsidRPr="00C62213">
        <w:t xml:space="preserve"> what it does, and its relevance to the architecture.</w:t>
      </w:r>
    </w:p>
    <w:p w14:paraId="75BBC2E1" w14:textId="77777777" w:rsidR="00DD3D68" w:rsidRDefault="00DD3D68" w:rsidP="00DD3D68">
      <w:pPr>
        <w:pStyle w:val="Ttulo4"/>
        <w:jc w:val="both"/>
      </w:pPr>
      <w:r w:rsidRPr="00C62213">
        <w:t>Functional Requirements</w:t>
      </w:r>
    </w:p>
    <w:p w14:paraId="3F301F22" w14:textId="77777777" w:rsidR="00DD3D68" w:rsidRDefault="00DD3D68" w:rsidP="00DD3D68">
      <w:pPr>
        <w:pStyle w:val="Cita"/>
        <w:jc w:val="both"/>
      </w:pPr>
      <w:r w:rsidRPr="00364504">
        <w:t xml:space="preserve">The Functional Requirements should be listed here detailing specifically </w:t>
      </w:r>
      <w:r w:rsidRPr="00C62213">
        <w:t>what</w:t>
      </w:r>
      <w:r>
        <w:t xml:space="preserve"> </w:t>
      </w:r>
      <w:r w:rsidRPr="00C62213">
        <w:t xml:space="preserve">this service accomplishes. The language should be such that it allows test cases to prove the functionality </w:t>
      </w:r>
      <w:r w:rsidRPr="00364504">
        <w:t xml:space="preserve">has been </w:t>
      </w:r>
      <w:r w:rsidRPr="00C62213">
        <w:t>accomplished.</w:t>
      </w:r>
    </w:p>
    <w:p w14:paraId="34273CAF" w14:textId="77777777" w:rsidR="00DD3D68" w:rsidRDefault="00DD3D68" w:rsidP="00DD3D68">
      <w:pPr>
        <w:pStyle w:val="Ttulo4"/>
        <w:jc w:val="both"/>
      </w:pPr>
      <w:r>
        <w:t>Type</w:t>
      </w:r>
    </w:p>
    <w:p w14:paraId="604FDD8A" w14:textId="77777777" w:rsidR="00DD3D68" w:rsidRPr="00F87946" w:rsidRDefault="00DD3D68" w:rsidP="00DD3D68">
      <w:pPr>
        <w:pStyle w:val="Cita"/>
        <w:jc w:val="both"/>
      </w:pPr>
      <w:r w:rsidRPr="00793319">
        <w:t>The type of the service to help distinguish it in the layer in which it resides; e.g., data, process, functionality, presentation, functional.</w:t>
      </w:r>
    </w:p>
    <w:p w14:paraId="72F2DA69" w14:textId="77777777" w:rsidR="00DD3D68" w:rsidRDefault="00DD3D68" w:rsidP="00DD3D68">
      <w:pPr>
        <w:pStyle w:val="Ttulo4"/>
        <w:jc w:val="both"/>
      </w:pPr>
      <w:r>
        <w:t>Operations</w:t>
      </w:r>
    </w:p>
    <w:p w14:paraId="69B1E1D5" w14:textId="77777777" w:rsidR="00DD3D68" w:rsidRDefault="00DD3D68" w:rsidP="00DD3D68">
      <w:pPr>
        <w:pStyle w:val="Cita"/>
        <w:jc w:val="both"/>
      </w:pPr>
      <w:r w:rsidRPr="00364504">
        <w:t>Description of the operations supported</w:t>
      </w:r>
      <w:r w:rsidRPr="00C854BE">
        <w:t>.</w:t>
      </w:r>
    </w:p>
    <w:p w14:paraId="68319399" w14:textId="77777777" w:rsidR="00DD3D68" w:rsidRDefault="00DD3D68" w:rsidP="00DD3D68">
      <w:pPr>
        <w:pStyle w:val="Ttulo4"/>
        <w:jc w:val="both"/>
      </w:pPr>
      <w:r w:rsidRPr="00C62213">
        <w:t>Source</w:t>
      </w:r>
    </w:p>
    <w:p w14:paraId="50F85203" w14:textId="77777777" w:rsidR="00DD3D68" w:rsidRPr="00F51BE1" w:rsidRDefault="00DD3D68" w:rsidP="00DD3D68">
      <w:pPr>
        <w:pStyle w:val="Cita"/>
        <w:jc w:val="both"/>
        <w:rPr>
          <w:lang w:eastAsia="en-IE"/>
        </w:rPr>
      </w:pPr>
      <w:r w:rsidRPr="00793319">
        <w:t>The source of the artifact, along with a date to support traceability of the architecture.</w:t>
      </w:r>
    </w:p>
    <w:p w14:paraId="616F197A" w14:textId="77777777" w:rsidR="00DD3D68" w:rsidRDefault="00DD3D68" w:rsidP="00DD3D68">
      <w:pPr>
        <w:pStyle w:val="Ttulo4"/>
        <w:jc w:val="both"/>
      </w:pPr>
      <w:r w:rsidRPr="00C62213">
        <w:t>Version</w:t>
      </w:r>
    </w:p>
    <w:p w14:paraId="7E3135BB" w14:textId="77777777" w:rsidR="00DD3D68" w:rsidRPr="000B22DE" w:rsidRDefault="00DD3D68" w:rsidP="00DD3D68">
      <w:pPr>
        <w:pStyle w:val="Cita"/>
        <w:jc w:val="both"/>
        <w:rPr>
          <w:lang w:eastAsia="en-IE"/>
        </w:rPr>
      </w:pPr>
      <w:r w:rsidRPr="00C62213">
        <w:t>The version of the service contract. i.e. 0.26-SNAPSHOT</w:t>
      </w:r>
    </w:p>
    <w:p w14:paraId="40E75406" w14:textId="77777777" w:rsidR="00DD3D68" w:rsidRDefault="00DD3D68" w:rsidP="00DD3D68">
      <w:pPr>
        <w:pStyle w:val="Ttulo4"/>
        <w:jc w:val="both"/>
      </w:pPr>
      <w:r w:rsidRPr="000B22DE">
        <w:lastRenderedPageBreak/>
        <w:t>Business</w:t>
      </w:r>
      <w:r w:rsidRPr="00C62213">
        <w:t xml:space="preserve"> objects</w:t>
      </w:r>
    </w:p>
    <w:p w14:paraId="058F4539" w14:textId="77777777" w:rsidR="00DD3D68" w:rsidRPr="000B22DE" w:rsidRDefault="00DD3D68" w:rsidP="00DD3D68">
      <w:pPr>
        <w:pStyle w:val="Cita"/>
        <w:jc w:val="both"/>
        <w:rPr>
          <w:lang w:eastAsia="en-IE"/>
        </w:rPr>
      </w:pPr>
      <w:r w:rsidRPr="00C62213">
        <w:t>Business objects transferred by the service.</w:t>
      </w:r>
    </w:p>
    <w:p w14:paraId="645F436B" w14:textId="77777777" w:rsidR="00DD3D68" w:rsidRDefault="00DD3D68" w:rsidP="00DD3D68">
      <w:pPr>
        <w:pStyle w:val="Ttulo4"/>
        <w:jc w:val="both"/>
      </w:pPr>
      <w:r w:rsidRPr="00C62213">
        <w:t>Importance to the process</w:t>
      </w:r>
    </w:p>
    <w:p w14:paraId="35AA440D" w14:textId="77777777" w:rsidR="00DD3D68" w:rsidRPr="000B22DE" w:rsidRDefault="00DD3D68" w:rsidP="00DD3D68">
      <w:pPr>
        <w:pStyle w:val="Cita"/>
        <w:jc w:val="both"/>
        <w:rPr>
          <w:lang w:eastAsia="en-IE"/>
        </w:rPr>
      </w:pPr>
      <w:r w:rsidRPr="00C62213">
        <w:t>What is the business impact if the service is unavailable?</w:t>
      </w:r>
    </w:p>
    <w:p w14:paraId="60017AF1" w14:textId="77777777" w:rsidR="00DD3D68" w:rsidRDefault="00DD3D68" w:rsidP="00DD3D68">
      <w:pPr>
        <w:pStyle w:val="Ttulo4"/>
        <w:jc w:val="both"/>
      </w:pPr>
      <w:r w:rsidRPr="00C62213">
        <w:t>Quality of service</w:t>
      </w:r>
    </w:p>
    <w:p w14:paraId="33D64FAF" w14:textId="77777777" w:rsidR="00DD3D68" w:rsidRPr="000B22DE" w:rsidRDefault="00DD3D68" w:rsidP="00DD3D68">
      <w:pPr>
        <w:pStyle w:val="Cita"/>
        <w:jc w:val="both"/>
        <w:rPr>
          <w:lang w:eastAsia="en-IE"/>
        </w:rPr>
      </w:pPr>
      <w:r w:rsidRPr="00C62213">
        <w:t>Determines the allowable failure rate and the amount of latency the service is allowed to have to perform its actions.</w:t>
      </w:r>
    </w:p>
    <w:p w14:paraId="3FBBC823" w14:textId="77777777" w:rsidR="00DD3D68" w:rsidRDefault="00DD3D68" w:rsidP="00DD3D68">
      <w:pPr>
        <w:pStyle w:val="Ttulo4"/>
        <w:jc w:val="both"/>
      </w:pPr>
      <w:r w:rsidRPr="00C62213">
        <w:t>Throughput</w:t>
      </w:r>
    </w:p>
    <w:p w14:paraId="21F9BF35" w14:textId="77777777" w:rsidR="00DD3D68" w:rsidRPr="000B22DE" w:rsidRDefault="00DD3D68" w:rsidP="00DD3D68">
      <w:pPr>
        <w:pStyle w:val="Cita"/>
        <w:jc w:val="both"/>
        <w:rPr>
          <w:lang w:eastAsia="en-IE"/>
        </w:rPr>
      </w:pPr>
      <w:r w:rsidRPr="00C62213">
        <w:t>Volume of transactions estimated; e.g., 100 000 requests per hour.</w:t>
      </w:r>
    </w:p>
    <w:p w14:paraId="05291B97" w14:textId="77777777" w:rsidR="00DD3D68" w:rsidRDefault="00DD3D68" w:rsidP="00DD3D68">
      <w:pPr>
        <w:pStyle w:val="Ttulo4"/>
        <w:jc w:val="both"/>
      </w:pPr>
      <w:r w:rsidRPr="00C62213">
        <w:t>Growth</w:t>
      </w:r>
    </w:p>
    <w:p w14:paraId="15142056" w14:textId="77777777" w:rsidR="00DD3D68" w:rsidRPr="000B22DE" w:rsidRDefault="00DD3D68" w:rsidP="00DD3D68">
      <w:pPr>
        <w:pStyle w:val="Cita"/>
        <w:jc w:val="both"/>
        <w:rPr>
          <w:lang w:eastAsia="en-IE"/>
        </w:rPr>
      </w:pPr>
      <w:r w:rsidRPr="00C62213">
        <w:t>The growth rate of transactions over time (estimated based on service take-up and business growth); e.g., 10 000 additional requests per year.</w:t>
      </w:r>
    </w:p>
    <w:p w14:paraId="40294AB9" w14:textId="77777777" w:rsidR="00DD3D68" w:rsidRDefault="00DD3D68" w:rsidP="00DD3D68">
      <w:pPr>
        <w:pStyle w:val="Ttulo4"/>
        <w:jc w:val="both"/>
      </w:pPr>
      <w:r w:rsidRPr="00C62213">
        <w:t>Service times</w:t>
      </w:r>
    </w:p>
    <w:p w14:paraId="0B247FFD" w14:textId="77777777" w:rsidR="00DD3D68" w:rsidRPr="000B22DE" w:rsidRDefault="00DD3D68" w:rsidP="00DD3D68">
      <w:pPr>
        <w:pStyle w:val="Cita"/>
        <w:jc w:val="both"/>
        <w:rPr>
          <w:lang w:eastAsia="en-IE"/>
        </w:rPr>
      </w:pPr>
      <w:r w:rsidRPr="00C62213">
        <w:t>The available hours/days the service is needed; for example, 9 to 5 Monday to Friday (excluding Bank Holidays).</w:t>
      </w:r>
    </w:p>
    <w:p w14:paraId="124ECC27" w14:textId="77777777" w:rsidR="00DD3D68" w:rsidRDefault="00DD3D68" w:rsidP="00DD3D68">
      <w:pPr>
        <w:pStyle w:val="Ttulo4"/>
        <w:jc w:val="both"/>
      </w:pPr>
      <w:r w:rsidRPr="00C62213">
        <w:t>Security requirements</w:t>
      </w:r>
    </w:p>
    <w:p w14:paraId="73FAB354" w14:textId="77777777" w:rsidR="00DD3D68" w:rsidRDefault="00DD3D68" w:rsidP="00DD3D68">
      <w:pPr>
        <w:pStyle w:val="Cita"/>
        <w:jc w:val="both"/>
      </w:pPr>
      <w:r w:rsidRPr="00C62213">
        <w:t>Who can execute this service in terms of roles or individual partners, etc. and which invocation mechanism they can invoke?</w:t>
      </w:r>
    </w:p>
    <w:p w14:paraId="73BEA270" w14:textId="77777777" w:rsidR="00DD3D68" w:rsidRPr="00DD3D68" w:rsidRDefault="00DD3D68" w:rsidP="00DD3D68">
      <w:pPr>
        <w:pStyle w:val="Ttulo3"/>
      </w:pPr>
      <w:bookmarkStart w:id="2711" w:name="_Toc3534878"/>
      <w:bookmarkStart w:id="2712" w:name="_Toc11075610"/>
      <w:r w:rsidRPr="00DD3D68">
        <w:t>Service name 2</w:t>
      </w:r>
      <w:bookmarkEnd w:id="2711"/>
      <w:bookmarkEnd w:id="2712"/>
    </w:p>
    <w:p w14:paraId="736A8584" w14:textId="77777777" w:rsidR="00DD3D68" w:rsidRPr="003B7E6F" w:rsidRDefault="00DD3D68" w:rsidP="00DD3D68">
      <w:pPr>
        <w:jc w:val="both"/>
        <w:rPr>
          <w:lang w:val="en-IE" w:eastAsia="en-IE"/>
        </w:rPr>
      </w:pPr>
    </w:p>
    <w:p w14:paraId="58910945" w14:textId="77777777" w:rsidR="00DD3D68" w:rsidRPr="00DD3D68" w:rsidRDefault="00DD3D68" w:rsidP="00DD3D68">
      <w:pPr>
        <w:pStyle w:val="Ttulo2"/>
      </w:pPr>
      <w:bookmarkStart w:id="2713" w:name="_Toc3534879"/>
      <w:bookmarkStart w:id="2714" w:name="_Toc11075611"/>
      <w:r w:rsidRPr="00DD3D68">
        <w:lastRenderedPageBreak/>
        <w:t>Services Consumed</w:t>
      </w:r>
      <w:bookmarkEnd w:id="2713"/>
      <w:bookmarkEnd w:id="2714"/>
    </w:p>
    <w:p w14:paraId="4F1D80B2" w14:textId="77777777" w:rsidR="00DD3D68" w:rsidRDefault="00DD3D68" w:rsidP="00D453AE">
      <w:pPr>
        <w:pStyle w:val="Ttulo3"/>
        <w:tabs>
          <w:tab w:val="num" w:pos="153"/>
        </w:tabs>
      </w:pPr>
      <w:bookmarkStart w:id="2715" w:name="_Toc326255753"/>
      <w:bookmarkStart w:id="2716" w:name="_Toc326256055"/>
      <w:bookmarkStart w:id="2717" w:name="_Toc326256300"/>
      <w:bookmarkStart w:id="2718" w:name="_Toc3534880"/>
      <w:bookmarkStart w:id="2719" w:name="_Toc11075612"/>
      <w:r>
        <w:t>Service name</w:t>
      </w:r>
      <w:bookmarkEnd w:id="2715"/>
      <w:bookmarkEnd w:id="2716"/>
      <w:bookmarkEnd w:id="2717"/>
      <w:r>
        <w:t xml:space="preserve"> 1</w:t>
      </w:r>
      <w:bookmarkEnd w:id="2718"/>
      <w:bookmarkEnd w:id="2719"/>
    </w:p>
    <w:p w14:paraId="39DF0455" w14:textId="77777777" w:rsidR="00DD3D68" w:rsidRPr="004D12CE" w:rsidRDefault="00DD3D68" w:rsidP="00DD3D68">
      <w:pPr>
        <w:pStyle w:val="Cita"/>
        <w:keepNext/>
        <w:jc w:val="both"/>
      </w:pPr>
      <w:r>
        <w:t>See Services Provided for subsection contents.</w:t>
      </w:r>
    </w:p>
    <w:p w14:paraId="3BB5F849" w14:textId="77777777" w:rsidR="00DD3D68" w:rsidRDefault="00DD3D68" w:rsidP="00DD3D68">
      <w:pPr>
        <w:pStyle w:val="Ttulo4"/>
        <w:jc w:val="both"/>
      </w:pPr>
      <w:r>
        <w:t>Description</w:t>
      </w:r>
    </w:p>
    <w:p w14:paraId="4F02E654" w14:textId="77777777" w:rsidR="00DD3D68" w:rsidRDefault="00DD3D68" w:rsidP="00DD3D68">
      <w:pPr>
        <w:pStyle w:val="Ttulo4"/>
        <w:jc w:val="both"/>
      </w:pPr>
      <w:r w:rsidRPr="00C62213">
        <w:t>Functional Requirements</w:t>
      </w:r>
    </w:p>
    <w:p w14:paraId="3D4B0E3D" w14:textId="77777777" w:rsidR="00DD3D68" w:rsidRDefault="00DD3D68" w:rsidP="00DD3D68">
      <w:pPr>
        <w:pStyle w:val="Ttulo4"/>
        <w:jc w:val="both"/>
      </w:pPr>
      <w:r>
        <w:t>Type</w:t>
      </w:r>
    </w:p>
    <w:p w14:paraId="036E1F51" w14:textId="77777777" w:rsidR="00DD3D68" w:rsidRDefault="00DD3D68" w:rsidP="00DD3D68">
      <w:pPr>
        <w:pStyle w:val="Ttulo4"/>
        <w:jc w:val="both"/>
      </w:pPr>
      <w:r>
        <w:t>Operations</w:t>
      </w:r>
    </w:p>
    <w:p w14:paraId="32B42225" w14:textId="77777777" w:rsidR="00DD3D68" w:rsidRDefault="00DD3D68" w:rsidP="00DD3D68">
      <w:pPr>
        <w:pStyle w:val="Ttulo4"/>
        <w:jc w:val="both"/>
      </w:pPr>
      <w:r w:rsidRPr="00C62213">
        <w:t>Source</w:t>
      </w:r>
    </w:p>
    <w:p w14:paraId="438EB65D" w14:textId="77777777" w:rsidR="00DD3D68" w:rsidRDefault="00DD3D68" w:rsidP="00DD3D68">
      <w:pPr>
        <w:pStyle w:val="Ttulo4"/>
        <w:jc w:val="both"/>
      </w:pPr>
      <w:r w:rsidRPr="00C62213">
        <w:t>Version</w:t>
      </w:r>
    </w:p>
    <w:p w14:paraId="54F6EE38" w14:textId="77777777" w:rsidR="00DD3D68" w:rsidRDefault="00DD3D68" w:rsidP="00DD3D68">
      <w:pPr>
        <w:pStyle w:val="Ttulo4"/>
        <w:jc w:val="both"/>
      </w:pPr>
      <w:r w:rsidRPr="000B22DE">
        <w:t>Business</w:t>
      </w:r>
      <w:r w:rsidRPr="00C62213">
        <w:t xml:space="preserve"> objects</w:t>
      </w:r>
    </w:p>
    <w:p w14:paraId="201DAB6B" w14:textId="77777777" w:rsidR="00DD3D68" w:rsidRDefault="00DD3D68" w:rsidP="00DD3D68">
      <w:pPr>
        <w:pStyle w:val="Ttulo4"/>
        <w:jc w:val="both"/>
      </w:pPr>
      <w:r w:rsidRPr="00C62213">
        <w:t>Importance to the process</w:t>
      </w:r>
    </w:p>
    <w:p w14:paraId="2D45EFE1" w14:textId="77777777" w:rsidR="00DD3D68" w:rsidRDefault="00DD3D68" w:rsidP="00DD3D68">
      <w:pPr>
        <w:pStyle w:val="Ttulo4"/>
        <w:jc w:val="both"/>
      </w:pPr>
      <w:r w:rsidRPr="00C62213">
        <w:t>Quality of service</w:t>
      </w:r>
    </w:p>
    <w:p w14:paraId="6F105391" w14:textId="77777777" w:rsidR="00DD3D68" w:rsidRDefault="00DD3D68" w:rsidP="00DD3D68">
      <w:pPr>
        <w:pStyle w:val="Ttulo4"/>
        <w:jc w:val="both"/>
      </w:pPr>
      <w:r w:rsidRPr="00C62213">
        <w:t>Throughput</w:t>
      </w:r>
    </w:p>
    <w:p w14:paraId="6062D0CB" w14:textId="77777777" w:rsidR="00DD3D68" w:rsidRDefault="00DD3D68" w:rsidP="00DD3D68">
      <w:pPr>
        <w:pStyle w:val="Ttulo4"/>
        <w:jc w:val="both"/>
      </w:pPr>
      <w:r w:rsidRPr="00C62213">
        <w:t>Growth</w:t>
      </w:r>
    </w:p>
    <w:p w14:paraId="49F0E3F9" w14:textId="77777777" w:rsidR="00DD3D68" w:rsidRDefault="00DD3D68" w:rsidP="00DD3D68">
      <w:pPr>
        <w:pStyle w:val="Ttulo4"/>
        <w:jc w:val="both"/>
      </w:pPr>
      <w:r w:rsidRPr="00C62213">
        <w:t>Service times</w:t>
      </w:r>
    </w:p>
    <w:p w14:paraId="39669456" w14:textId="77777777" w:rsidR="00DD3D68" w:rsidRDefault="00DD3D68" w:rsidP="00DD3D68">
      <w:pPr>
        <w:pStyle w:val="Ttulo4"/>
        <w:jc w:val="both"/>
      </w:pPr>
      <w:r w:rsidRPr="00C62213">
        <w:t>Security requirements</w:t>
      </w:r>
    </w:p>
    <w:p w14:paraId="28781296" w14:textId="77777777" w:rsidR="00DD3D68" w:rsidRPr="00DD3D68" w:rsidRDefault="00DD3D68" w:rsidP="00DD3D68"/>
    <w:p w14:paraId="2959B537" w14:textId="77777777" w:rsidR="005473D9" w:rsidRPr="005473D9" w:rsidRDefault="005473D9" w:rsidP="005473D9">
      <w:pPr>
        <w:rPr>
          <w:lang w:val="en-IE" w:eastAsia="en-IE"/>
        </w:rPr>
      </w:pPr>
    </w:p>
    <w:sectPr w:rsidR="005473D9" w:rsidRPr="005473D9" w:rsidSect="0051263C">
      <w:endnotePr>
        <w:numFmt w:val="decimal"/>
      </w:endnotePr>
      <w:pgSz w:w="11909" w:h="16834" w:code="9"/>
      <w:pgMar w:top="1242" w:right="1276" w:bottom="992" w:left="1151" w:header="720" w:footer="476" w:gutter="0"/>
      <w:cols w:space="0"/>
      <w:docGrid w:linePitch="27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3" w:author="Jorge Sáenz Puchau" w:date="2019-03-15T13:07:00Z" w:initials="JSP">
    <w:p w14:paraId="1C5ABC20" w14:textId="77777777" w:rsidR="00922095" w:rsidRDefault="00922095">
      <w:pPr>
        <w:pStyle w:val="Textocomentario"/>
      </w:pPr>
      <w:r>
        <w:rPr>
          <w:rStyle w:val="Refdecomentario"/>
        </w:rPr>
        <w:annotationRef/>
      </w:r>
      <w:r>
        <w:t>To Complete</w:t>
      </w:r>
    </w:p>
  </w:comment>
  <w:comment w:id="951" w:author="Jorge Sáenz Puchau" w:date="2019-03-15T13:14:00Z" w:initials="JSP">
    <w:p w14:paraId="5FEFEA6B" w14:textId="77777777" w:rsidR="00922095" w:rsidRDefault="00922095">
      <w:pPr>
        <w:pStyle w:val="Textocomentario"/>
      </w:pPr>
      <w:r>
        <w:rPr>
          <w:rStyle w:val="Refdecomentario"/>
        </w:rPr>
        <w:annotationRef/>
      </w:r>
      <w:r>
        <w:t xml:space="preserve">ROD </w:t>
      </w:r>
      <w:proofErr w:type="spellStart"/>
      <w:r>
        <w:t>Microproxy</w:t>
      </w:r>
      <w:proofErr w:type="spellEnd"/>
      <w:r>
        <w:t>:</w:t>
      </w:r>
    </w:p>
    <w:p w14:paraId="12010010" w14:textId="77777777" w:rsidR="00922095" w:rsidRDefault="00922095" w:rsidP="00D453AE">
      <w:pPr>
        <w:pStyle w:val="Textocomentario"/>
        <w:numPr>
          <w:ilvl w:val="0"/>
          <w:numId w:val="12"/>
        </w:numPr>
      </w:pPr>
      <w:r>
        <w:t>Not sure if this is the proper approach to describe it.</w:t>
      </w:r>
    </w:p>
  </w:comment>
  <w:comment w:id="958" w:author="Jose Luis Anton Bueso" w:date="2019-03-13T11:43:00Z" w:initials="JLAB">
    <w:p w14:paraId="4B6C1C96" w14:textId="765592D0" w:rsidR="00922095" w:rsidRPr="00680CE5" w:rsidRDefault="00922095" w:rsidP="00657D65">
      <w:pPr>
        <w:pStyle w:val="Textocomentario"/>
        <w:rPr>
          <w:lang w:val="en-US"/>
        </w:rPr>
      </w:pPr>
      <w:r>
        <w:rPr>
          <w:rStyle w:val="Refdecomentario"/>
        </w:rPr>
        <w:annotationRef/>
      </w:r>
      <w:r>
        <w:rPr>
          <w:lang w:val="en-US"/>
        </w:rPr>
        <w:t xml:space="preserve">Pending to confirm. </w:t>
      </w:r>
      <w:proofErr w:type="spellStart"/>
      <w:r>
        <w:rPr>
          <w:lang w:val="en-US"/>
        </w:rPr>
        <w:t>Taskman</w:t>
      </w:r>
      <w:proofErr w:type="spellEnd"/>
      <w:r>
        <w:rPr>
          <w:lang w:val="en-US"/>
        </w:rPr>
        <w:t xml:space="preserve"> </w:t>
      </w:r>
      <w:hyperlink r:id="rId1" w:history="1">
        <w:r>
          <w:rPr>
            <w:rStyle w:val="Hipervnculo"/>
          </w:rPr>
          <w:t>https://taskman.eionet.europa.eu/issues/103565</w:t>
        </w:r>
      </w:hyperlink>
    </w:p>
  </w:comment>
  <w:comment w:id="973" w:author="Jose Luis Anton Bueso" w:date="2019-03-13T11:46:00Z" w:initials="JLAB">
    <w:p w14:paraId="0D9177DE" w14:textId="516B7395" w:rsidR="00922095" w:rsidRPr="00874699" w:rsidRDefault="00922095" w:rsidP="00FA15E2">
      <w:pPr>
        <w:pStyle w:val="Textocomentario"/>
        <w:rPr>
          <w:lang w:val="en-US"/>
        </w:rPr>
      </w:pPr>
      <w:r>
        <w:rPr>
          <w:rStyle w:val="Refdecomentario"/>
        </w:rPr>
        <w:annotationRef/>
      </w:r>
      <w:r>
        <w:rPr>
          <w:rStyle w:val="Refdecomentario"/>
          <w:lang w:val="en-US"/>
        </w:rPr>
        <w:t>Pending to be discussed with EEA</w:t>
      </w:r>
    </w:p>
  </w:comment>
  <w:comment w:id="985" w:author="Jose Luis Anton Bueso" w:date="2019-03-13T11:51:00Z" w:initials="JLAB">
    <w:p w14:paraId="20B03D2B" w14:textId="688ECE36" w:rsidR="00922095" w:rsidRPr="00680CE5" w:rsidRDefault="00922095" w:rsidP="00FA15E2">
      <w:pPr>
        <w:pStyle w:val="Textocomentario"/>
        <w:rPr>
          <w:lang w:val="en-US"/>
        </w:rPr>
      </w:pPr>
      <w:r>
        <w:rPr>
          <w:rStyle w:val="Refdecomentario"/>
        </w:rPr>
        <w:annotationRef/>
      </w:r>
      <w:r w:rsidRPr="00680CE5">
        <w:rPr>
          <w:lang w:val="en-US"/>
        </w:rPr>
        <w:t xml:space="preserve">Pending of </w:t>
      </w:r>
      <w:proofErr w:type="spellStart"/>
      <w:r w:rsidRPr="00680CE5">
        <w:rPr>
          <w:lang w:val="en-US"/>
        </w:rPr>
        <w:t>Keycloak</w:t>
      </w:r>
      <w:proofErr w:type="spellEnd"/>
      <w:r w:rsidRPr="00680CE5">
        <w:rPr>
          <w:lang w:val="en-US"/>
        </w:rPr>
        <w:t xml:space="preserve"> proof of concept</w:t>
      </w:r>
    </w:p>
  </w:comment>
  <w:comment w:id="991" w:author="Jose Luis Anton Bueso" w:date="2019-03-13T11:52:00Z" w:initials="JLAB">
    <w:p w14:paraId="54002F82" w14:textId="1E18C349" w:rsidR="00922095" w:rsidRPr="00680CE5" w:rsidRDefault="00922095" w:rsidP="00FA15E2">
      <w:pPr>
        <w:pStyle w:val="Textocomentario"/>
        <w:rPr>
          <w:lang w:val="en-US"/>
        </w:rPr>
      </w:pPr>
      <w:r>
        <w:rPr>
          <w:rStyle w:val="Refdecomentario"/>
        </w:rPr>
        <w:annotationRef/>
      </w:r>
      <w:r w:rsidRPr="00680CE5">
        <w:rPr>
          <w:lang w:val="en-US"/>
        </w:rPr>
        <w:t>Will be UNS used for this?</w:t>
      </w:r>
    </w:p>
    <w:p w14:paraId="13A6BE5A" w14:textId="62848B7D" w:rsidR="00922095" w:rsidRPr="00680CE5" w:rsidRDefault="00922095" w:rsidP="00680CE5">
      <w:pPr>
        <w:pStyle w:val="Textocomentario"/>
        <w:rPr>
          <w:lang w:val="en-US"/>
        </w:rPr>
      </w:pPr>
      <w:r>
        <w:rPr>
          <w:lang w:val="en-US"/>
        </w:rPr>
        <w:t xml:space="preserve">We should verify this. We should check if UNS provides a consumable interface. Otherwise, maybe it will be required to create any additional integration layer with </w:t>
      </w:r>
      <w:proofErr w:type="spellStart"/>
      <w:r>
        <w:rPr>
          <w:lang w:val="en-US"/>
        </w:rPr>
        <w:t>ReportNet</w:t>
      </w:r>
      <w:proofErr w:type="spellEnd"/>
      <w:r>
        <w:rPr>
          <w:lang w:val="en-US"/>
        </w:rPr>
        <w:t>.</w:t>
      </w:r>
    </w:p>
  </w:comment>
  <w:comment w:id="1092" w:author="Jorge Sáenz Puchau" w:date="2019-03-15T13:23:00Z" w:initials="JSP">
    <w:p w14:paraId="50A62C9E" w14:textId="77777777" w:rsidR="00922095" w:rsidRDefault="00922095">
      <w:pPr>
        <w:pStyle w:val="Textocomentario"/>
      </w:pPr>
      <w:r>
        <w:rPr>
          <w:rStyle w:val="Refdecomentario"/>
        </w:rPr>
        <w:annotationRef/>
      </w:r>
      <w:r>
        <w:t>We need to go further in this layer…</w:t>
      </w:r>
    </w:p>
  </w:comment>
  <w:comment w:id="1105" w:author="Jorge Sáenz Puchau" w:date="2019-03-19T16:42:00Z" w:initials="JSP">
    <w:p w14:paraId="2FCDAA85" w14:textId="028E955A" w:rsidR="00922095" w:rsidRDefault="00922095">
      <w:pPr>
        <w:pStyle w:val="Textocomentario"/>
      </w:pPr>
      <w:r>
        <w:rPr>
          <w:rStyle w:val="Refdecomentario"/>
        </w:rPr>
        <w:annotationRef/>
      </w:r>
      <w:r>
        <w:t xml:space="preserve">NOTES: Depending on the outcome of feasibility studies, the following entities could be outside the </w:t>
      </w:r>
      <w:proofErr w:type="spellStart"/>
      <w:r>
        <w:t>Metabase</w:t>
      </w:r>
      <w:proofErr w:type="spellEnd"/>
      <w:r>
        <w:t>:</w:t>
      </w:r>
    </w:p>
    <w:p w14:paraId="33045C90" w14:textId="768D9E55" w:rsidR="00922095" w:rsidRDefault="00922095" w:rsidP="00211849">
      <w:pPr>
        <w:pStyle w:val="Textocomentario"/>
        <w:numPr>
          <w:ilvl w:val="0"/>
          <w:numId w:val="12"/>
        </w:numPr>
      </w:pPr>
      <w:r>
        <w:t>User authorization and Role Information</w:t>
      </w:r>
    </w:p>
    <w:p w14:paraId="32001452" w14:textId="416C7938" w:rsidR="00922095" w:rsidRDefault="00922095" w:rsidP="00211849">
      <w:pPr>
        <w:pStyle w:val="Textocomentario"/>
        <w:numPr>
          <w:ilvl w:val="0"/>
          <w:numId w:val="12"/>
        </w:numPr>
      </w:pPr>
      <w:r>
        <w:t>Reporting Entities</w:t>
      </w:r>
    </w:p>
    <w:p w14:paraId="797321A5" w14:textId="28BA2430" w:rsidR="00922095" w:rsidRDefault="00922095" w:rsidP="00211849">
      <w:pPr>
        <w:pStyle w:val="Textocomentario"/>
        <w:numPr>
          <w:ilvl w:val="0"/>
          <w:numId w:val="12"/>
        </w:numPr>
      </w:pPr>
      <w:r>
        <w:t>Validation Rules</w:t>
      </w:r>
    </w:p>
  </w:comment>
  <w:comment w:id="1325" w:author="Jorge Sáenz Puchau" w:date="2019-03-15T13:24:00Z" w:initials="JSP">
    <w:p w14:paraId="120A84AB" w14:textId="28474DD3" w:rsidR="00922095" w:rsidRDefault="00922095">
      <w:pPr>
        <w:pStyle w:val="Textocomentario"/>
      </w:pPr>
      <w:r>
        <w:t xml:space="preserve">Maybe a better name would be required… </w:t>
      </w:r>
      <w:r>
        <w:rPr>
          <w:rStyle w:val="Refdecomentario"/>
        </w:rPr>
        <w:annotationRef/>
      </w:r>
      <w:r>
        <w:t>Cross-something layer?</w:t>
      </w:r>
    </w:p>
  </w:comment>
  <w:comment w:id="1477" w:author="SAENZ PUCHAU Jorge" w:date="2019-03-21T10:02:00Z" w:initials="SPJ">
    <w:p w14:paraId="5CC94902" w14:textId="77777777" w:rsidR="00922095" w:rsidRDefault="00922095" w:rsidP="0068759E">
      <w:pPr>
        <w:pStyle w:val="Textocomentario"/>
        <w:rPr>
          <w:lang w:val="en-IE"/>
        </w:rPr>
      </w:pPr>
      <w:r>
        <w:rPr>
          <w:lang w:val="en-IE"/>
        </w:rPr>
        <w:t>Maybe it would b</w:t>
      </w:r>
      <w:r>
        <w:t xml:space="preserve">e </w:t>
      </w:r>
      <w:r>
        <w:rPr>
          <w:rStyle w:val="Refdecomentario"/>
        </w:rPr>
        <w:annotationRef/>
      </w:r>
      <w:r>
        <w:t xml:space="preserve">required to create a </w:t>
      </w:r>
      <w:proofErr w:type="spellStart"/>
      <w:r>
        <w:t>WorkingGroup</w:t>
      </w:r>
      <w:proofErr w:type="spellEnd"/>
      <w:r>
        <w:t xml:space="preserve"> </w:t>
      </w:r>
      <w:proofErr w:type="spellStart"/>
      <w:r>
        <w:t>microservice</w:t>
      </w:r>
      <w:proofErr w:type="spellEnd"/>
    </w:p>
  </w:comment>
  <w:comment w:id="1944" w:author="Jose Luis Anton Bueso" w:date="2019-03-22T09:45:00Z" w:initials="JLAB">
    <w:p w14:paraId="4123FD64" w14:textId="5E160733" w:rsidR="00922095" w:rsidRDefault="00922095">
      <w:pPr>
        <w:pStyle w:val="Textocomentario"/>
      </w:pPr>
      <w:r>
        <w:rPr>
          <w:rStyle w:val="Refdecomentario"/>
        </w:rPr>
        <w:annotationRef/>
      </w:r>
      <w:r>
        <w:t xml:space="preserve">Not final yet. </w:t>
      </w:r>
    </w:p>
  </w:comment>
  <w:comment w:id="1977" w:author="Jose Luis Anton Bueso" w:date="2019-03-13T12:26:00Z" w:initials="JLAB">
    <w:p w14:paraId="61B0E379" w14:textId="31EE81A5" w:rsidR="00922095" w:rsidRPr="00680CE5" w:rsidRDefault="00922095" w:rsidP="005473D9">
      <w:pPr>
        <w:pStyle w:val="Textocomentario"/>
        <w:rPr>
          <w:lang w:val="en-US"/>
        </w:rPr>
      </w:pPr>
      <w:r>
        <w:rPr>
          <w:rStyle w:val="Refdecomentario"/>
        </w:rPr>
        <w:annotationRef/>
      </w:r>
      <w:r>
        <w:rPr>
          <w:lang w:val="en-US"/>
        </w:rPr>
        <w:t xml:space="preserve">Pending to be approved. </w:t>
      </w:r>
    </w:p>
  </w:comment>
  <w:comment w:id="2370" w:author="Jose Luis Anton Bueso" w:date="2019-03-13T12:29:00Z" w:initials="JLAB">
    <w:p w14:paraId="7C881F4C" w14:textId="2454FDA9" w:rsidR="00922095" w:rsidRPr="00680CE5" w:rsidRDefault="00922095" w:rsidP="005473D9">
      <w:pPr>
        <w:pStyle w:val="Textocomentario"/>
        <w:rPr>
          <w:lang w:val="en-US"/>
        </w:rPr>
      </w:pPr>
      <w:r>
        <w:rPr>
          <w:rStyle w:val="Refdecomentario"/>
        </w:rPr>
        <w:annotationRef/>
      </w:r>
      <w:r w:rsidRPr="00680CE5">
        <w:rPr>
          <w:lang w:val="en-US"/>
        </w:rPr>
        <w:t>To Confirm</w:t>
      </w:r>
    </w:p>
  </w:comment>
  <w:comment w:id="2478" w:author="Jose Luis Anton Bueso" w:date="2019-03-13T12:29:00Z" w:initials="JLAB">
    <w:p w14:paraId="14CEB176" w14:textId="24067EF3" w:rsidR="00922095" w:rsidRPr="00680CE5" w:rsidRDefault="00922095" w:rsidP="005473D9">
      <w:pPr>
        <w:pStyle w:val="Textocomentario"/>
        <w:rPr>
          <w:lang w:val="en-US"/>
        </w:rPr>
      </w:pPr>
      <w:r>
        <w:rPr>
          <w:rStyle w:val="Refdecomentario"/>
        </w:rPr>
        <w:annotationRef/>
      </w:r>
      <w:r>
        <w:rPr>
          <w:rStyle w:val="Refdecomentario"/>
        </w:rPr>
        <w:t>To Confirm</w:t>
      </w:r>
    </w:p>
  </w:comment>
  <w:comment w:id="2522" w:author="Jose Luis Anton Bueso" w:date="2019-03-13T12:30:00Z" w:initials="JLAB">
    <w:p w14:paraId="1E12846F" w14:textId="7E51CC45" w:rsidR="00922095" w:rsidRDefault="00922095" w:rsidP="005473D9">
      <w:pPr>
        <w:pStyle w:val="Textocomentario"/>
      </w:pPr>
      <w:r>
        <w:rPr>
          <w:rStyle w:val="Refdecomentario"/>
        </w:rPr>
        <w:annotationRef/>
      </w:r>
      <w:r>
        <w:t>To Confirm</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C5ABC20" w15:done="0"/>
  <w15:commentEx w15:paraId="12010010" w15:done="0"/>
  <w15:commentEx w15:paraId="4B6C1C96" w15:done="0"/>
  <w15:commentEx w15:paraId="0D9177DE" w15:done="0"/>
  <w15:commentEx w15:paraId="20B03D2B" w15:done="0"/>
  <w15:commentEx w15:paraId="13A6BE5A" w15:done="0"/>
  <w15:commentEx w15:paraId="50A62C9E" w15:done="0"/>
  <w15:commentEx w15:paraId="797321A5" w15:done="0"/>
  <w15:commentEx w15:paraId="120A84AB" w15:done="0"/>
  <w15:commentEx w15:paraId="5CC94902" w15:done="0"/>
  <w15:commentEx w15:paraId="4123FD64" w15:done="0"/>
  <w15:commentEx w15:paraId="61B0E379" w15:done="0"/>
  <w15:commentEx w15:paraId="7C881F4C" w15:done="0"/>
  <w15:commentEx w15:paraId="14CEB176" w15:done="0"/>
  <w15:commentEx w15:paraId="1E12846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50B17F" w14:textId="77777777" w:rsidR="009F27C1" w:rsidRDefault="009F27C1" w:rsidP="00E25EC4">
      <w:r>
        <w:separator/>
      </w:r>
    </w:p>
  </w:endnote>
  <w:endnote w:type="continuationSeparator" w:id="0">
    <w:p w14:paraId="67072C12" w14:textId="77777777" w:rsidR="009F27C1" w:rsidRDefault="009F27C1" w:rsidP="00E25EC4">
      <w:r>
        <w:continuationSeparator/>
      </w:r>
    </w:p>
  </w:endnote>
  <w:endnote w:type="continuationNotice" w:id="1">
    <w:p w14:paraId="44309CA8" w14:textId="77777777" w:rsidR="009F27C1" w:rsidRDefault="009F27C1" w:rsidP="00E25E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G Times (W1)">
    <w:altName w:val="Times New Roman"/>
    <w:charset w:val="00"/>
    <w:family w:val="roman"/>
    <w:pitch w:val="variable"/>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Realtime-ligh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imes-Italic+2">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E5F92" w14:textId="1887B7AB" w:rsidR="00922095" w:rsidRDefault="00922095" w:rsidP="00D24EF0">
    <w:pPr>
      <w:pStyle w:val="Piedepgina"/>
      <w:pBdr>
        <w:top w:val="single" w:sz="2" w:space="1" w:color="auto"/>
      </w:pBdr>
    </w:pPr>
    <w:r w:rsidRPr="00D24EF0">
      <w:rPr>
        <w:rFonts w:eastAsia="PMingLiU"/>
        <w:color w:val="000000" w:themeColor="text1"/>
        <w:sz w:val="20"/>
      </w:rPr>
      <w:t>Date</w:t>
    </w:r>
    <w:r>
      <w:rPr>
        <w:rFonts w:eastAsia="PMingLiU"/>
        <w:color w:val="984806" w:themeColor="accent6" w:themeShade="80"/>
        <w:sz w:val="20"/>
      </w:rPr>
      <w:t xml:space="preserve"> </w:t>
    </w:r>
    <w:sdt>
      <w:sdtPr>
        <w:rPr>
          <w:rFonts w:eastAsia="PMingLiU"/>
          <w:color w:val="984806" w:themeColor="accent6" w:themeShade="80"/>
          <w:sz w:val="20"/>
        </w:rPr>
        <w:alias w:val="Date"/>
        <w:tag w:val="Date"/>
        <w:id w:val="1937324992"/>
        <w:placeholder>
          <w:docPart w:val="DF5C1E3B722545A0923E5A6AA9678AF3"/>
        </w:placeholder>
        <w:dataBinding w:prefixMappings="xmlns:ns0='http://schemas.microsoft.com/office/2006/coverPageProps' " w:xpath="/ns0:CoverPageProperties[1]/ns0:PublishDate[1]" w:storeItemID="{55AF091B-3C7A-41E3-B477-F2FDAA23CFDA}"/>
        <w:date w:fullDate="2019-03-15T00:00:00Z">
          <w:dateFormat w:val="dd/MM/yyyy"/>
          <w:lid w:val="en-GB"/>
          <w:storeMappedDataAs w:val="dateTime"/>
          <w:calendar w:val="gregorian"/>
        </w:date>
      </w:sdtPr>
      <w:sdtContent>
        <w:r>
          <w:rPr>
            <w:rFonts w:eastAsia="PMingLiU"/>
            <w:color w:val="984806" w:themeColor="accent6" w:themeShade="80"/>
            <w:sz w:val="20"/>
          </w:rPr>
          <w:t>15/03/2019</w:t>
        </w:r>
      </w:sdtContent>
    </w:sdt>
    <w:r>
      <w:ptab w:relativeTo="margin" w:alignment="center" w:leader="none"/>
    </w:r>
    <w:r w:rsidRPr="0030290B">
      <w:rPr>
        <w:rStyle w:val="Nmerodepgina"/>
        <w:rFonts w:ascii="Calibri" w:hAnsi="Calibri"/>
      </w:rPr>
      <w:fldChar w:fldCharType="begin"/>
    </w:r>
    <w:r w:rsidRPr="00687B38">
      <w:rPr>
        <w:rStyle w:val="Nmerodepgina"/>
        <w:rFonts w:ascii="Calibri" w:hAnsi="Calibri"/>
        <w:lang w:val="fr-BE"/>
      </w:rPr>
      <w:instrText xml:space="preserve"> PAGE </w:instrText>
    </w:r>
    <w:r w:rsidRPr="0030290B">
      <w:rPr>
        <w:rStyle w:val="Nmerodepgina"/>
        <w:rFonts w:ascii="Calibri" w:hAnsi="Calibri"/>
      </w:rPr>
      <w:fldChar w:fldCharType="separate"/>
    </w:r>
    <w:r w:rsidR="00804695">
      <w:rPr>
        <w:rStyle w:val="Nmerodepgina"/>
        <w:rFonts w:ascii="Calibri" w:hAnsi="Calibri"/>
        <w:noProof/>
        <w:lang w:val="fr-BE"/>
      </w:rPr>
      <w:t>3</w:t>
    </w:r>
    <w:r w:rsidRPr="0030290B">
      <w:rPr>
        <w:rStyle w:val="Nmerodepgina"/>
        <w:rFonts w:ascii="Calibri" w:hAnsi="Calibri"/>
      </w:rPr>
      <w:fldChar w:fldCharType="end"/>
    </w:r>
    <w:r w:rsidRPr="00687B38">
      <w:rPr>
        <w:rStyle w:val="Nmerodepgina"/>
        <w:rFonts w:ascii="Calibri" w:hAnsi="Calibri"/>
        <w:lang w:val="fr-BE"/>
      </w:rPr>
      <w:t xml:space="preserve"> / </w:t>
    </w:r>
    <w:r w:rsidRPr="0030290B">
      <w:rPr>
        <w:rStyle w:val="Nmerodepgina"/>
        <w:rFonts w:ascii="Calibri" w:hAnsi="Calibri"/>
        <w:snapToGrid w:val="0"/>
      </w:rPr>
      <w:fldChar w:fldCharType="begin"/>
    </w:r>
    <w:r w:rsidRPr="00687B38">
      <w:rPr>
        <w:rStyle w:val="Nmerodepgina"/>
        <w:rFonts w:ascii="Calibri" w:hAnsi="Calibri"/>
        <w:snapToGrid w:val="0"/>
        <w:lang w:val="fr-BE"/>
      </w:rPr>
      <w:instrText xml:space="preserve"> NUMPAGES </w:instrText>
    </w:r>
    <w:r w:rsidRPr="0030290B">
      <w:rPr>
        <w:rStyle w:val="Nmerodepgina"/>
        <w:rFonts w:ascii="Calibri" w:hAnsi="Calibri"/>
        <w:snapToGrid w:val="0"/>
      </w:rPr>
      <w:fldChar w:fldCharType="separate"/>
    </w:r>
    <w:r w:rsidR="00804695">
      <w:rPr>
        <w:rStyle w:val="Nmerodepgina"/>
        <w:rFonts w:ascii="Calibri" w:hAnsi="Calibri"/>
        <w:noProof/>
        <w:snapToGrid w:val="0"/>
        <w:lang w:val="fr-BE"/>
      </w:rPr>
      <w:t>57</w:t>
    </w:r>
    <w:r w:rsidRPr="0030290B">
      <w:rPr>
        <w:rStyle w:val="Nmerodepgina"/>
        <w:rFonts w:ascii="Calibri" w:hAnsi="Calibri"/>
        <w:snapToGrid w:val="0"/>
      </w:rPr>
      <w:fldChar w:fldCharType="end"/>
    </w:r>
    <w:r>
      <w:ptab w:relativeTo="margin" w:alignment="right" w:leader="none"/>
    </w:r>
    <w:r>
      <w:t xml:space="preserve">Doc. Version </w:t>
    </w:r>
    <w:sdt>
      <w:sdtPr>
        <w:rPr>
          <w:rFonts w:eastAsia="PMingLiU"/>
          <w:color w:val="984806" w:themeColor="accent6" w:themeShade="80"/>
          <w:lang w:val="es-ES"/>
        </w:rPr>
        <w:alias w:val="Version"/>
        <w:id w:val="-2060012060"/>
        <w:placeholder>
          <w:docPart w:val="97AFF807269042E99D0388F7BBE83661"/>
        </w:placeholder>
        <w:dataBinding w:prefixMappings="xmlns:ns0='http://purl.org/dc/elements/1.1/' xmlns:ns1='http://schemas.openxmlformats.org/package/2006/metadata/core-properties' " w:xpath="/ns1:coreProperties[1]/ns1:contentStatus[1]" w:storeItemID="{6C3C8BC8-F283-45AE-878A-BAB7291924A1}"/>
        <w:text/>
      </w:sdtPr>
      <w:sdtContent>
        <w:r>
          <w:rPr>
            <w:rFonts w:eastAsia="PMingLiU"/>
            <w:color w:val="984806" w:themeColor="accent6" w:themeShade="80"/>
            <w:lang w:val="es-ES"/>
          </w:rPr>
          <w:t>v0.1</w:t>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D96DF1" w14:textId="77777777" w:rsidR="009F27C1" w:rsidRDefault="009F27C1" w:rsidP="00E25EC4">
      <w:r>
        <w:separator/>
      </w:r>
    </w:p>
  </w:footnote>
  <w:footnote w:type="continuationSeparator" w:id="0">
    <w:p w14:paraId="5D1DF9BB" w14:textId="77777777" w:rsidR="009F27C1" w:rsidRDefault="009F27C1" w:rsidP="00E25EC4">
      <w:r>
        <w:continuationSeparator/>
      </w:r>
    </w:p>
  </w:footnote>
  <w:footnote w:type="continuationNotice" w:id="1">
    <w:p w14:paraId="1107843F" w14:textId="77777777" w:rsidR="009F27C1" w:rsidRDefault="009F27C1" w:rsidP="00E25EC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BE566" w14:textId="77777777" w:rsidR="00922095" w:rsidRPr="00D24EF0" w:rsidRDefault="00922095" w:rsidP="00D24EF0">
    <w:pPr>
      <w:pStyle w:val="SubTitle1"/>
      <w:pBdr>
        <w:bottom w:val="single" w:sz="2" w:space="1" w:color="auto"/>
      </w:pBdr>
      <w:spacing w:line="259" w:lineRule="auto"/>
      <w:jc w:val="right"/>
      <w:rPr>
        <w:rFonts w:asciiTheme="minorHAnsi" w:hAnsiTheme="minorHAnsi" w:cstheme="minorHAnsi"/>
        <w:b w:val="0"/>
        <w:sz w:val="20"/>
        <w:lang w:eastAsia="it-IT"/>
      </w:rPr>
    </w:pPr>
    <w:sdt>
      <w:sdtPr>
        <w:rPr>
          <w:rFonts w:asciiTheme="minorHAnsi" w:eastAsia="PMingLiU" w:hAnsiTheme="minorHAnsi"/>
          <w:color w:val="984806" w:themeColor="accent6" w:themeShade="80"/>
          <w:sz w:val="20"/>
        </w:rPr>
        <w:alias w:val="Subject"/>
        <w:tag w:val=""/>
        <w:id w:val="1078323045"/>
        <w:dataBinding w:prefixMappings="xmlns:ns0='http://purl.org/dc/elements/1.1/' xmlns:ns1='http://schemas.openxmlformats.org/package/2006/metadata/core-properties' " w:xpath="/ns1:coreProperties[1]/ns0:subject[1]" w:storeItemID="{6C3C8BC8-F283-45AE-878A-BAB7291924A1}"/>
        <w:text/>
      </w:sdtPr>
      <w:sdtContent>
        <w:proofErr w:type="spellStart"/>
        <w:r w:rsidRPr="00D24EF0">
          <w:rPr>
            <w:rFonts w:asciiTheme="minorHAnsi" w:eastAsia="PMingLiU" w:hAnsiTheme="minorHAnsi"/>
            <w:color w:val="984806" w:themeColor="accent6" w:themeShade="80"/>
            <w:sz w:val="20"/>
          </w:rPr>
          <w:t>Reportnet</w:t>
        </w:r>
        <w:proofErr w:type="spellEnd"/>
        <w:r w:rsidRPr="00D24EF0">
          <w:rPr>
            <w:rFonts w:asciiTheme="minorHAnsi" w:eastAsia="PMingLiU" w:hAnsiTheme="minorHAnsi"/>
            <w:color w:val="984806" w:themeColor="accent6" w:themeShade="80"/>
            <w:sz w:val="20"/>
          </w:rPr>
          <w:t xml:space="preserve"> 3.0 Design and Development</w:t>
        </w:r>
      </w:sdtContent>
    </w:sdt>
    <w:r w:rsidRPr="00D24EF0">
      <w:rPr>
        <w:rFonts w:asciiTheme="minorHAnsi" w:eastAsia="Calibri" w:hAnsiTheme="minorHAnsi"/>
        <w:noProof/>
        <w:sz w:val="20"/>
        <w:lang w:eastAsia="en-GB"/>
      </w:rPr>
      <w:t>:</w:t>
    </w:r>
    <w:r>
      <w:rPr>
        <w:rFonts w:asciiTheme="minorHAnsi" w:eastAsia="Calibri" w:hAnsiTheme="minorHAnsi"/>
        <w:noProof/>
        <w:sz w:val="20"/>
        <w:lang w:eastAsia="en-GB"/>
      </w:rPr>
      <w:t xml:space="preserve"> Technical Architecture</w:t>
    </w:r>
  </w:p>
  <w:p w14:paraId="0E0C58C4" w14:textId="77777777" w:rsidR="00922095" w:rsidRPr="00890FFE" w:rsidRDefault="00922095" w:rsidP="007E6622">
    <w:pPr>
      <w:jc w:val="right"/>
      <w:rPr>
        <w:noProof/>
        <w:lang w:eastAsia="en-GB"/>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27B28"/>
    <w:multiLevelType w:val="hybridMultilevel"/>
    <w:tmpl w:val="1C10D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8C27D3"/>
    <w:multiLevelType w:val="hybridMultilevel"/>
    <w:tmpl w:val="EFA429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453BF0"/>
    <w:multiLevelType w:val="hybridMultilevel"/>
    <w:tmpl w:val="4AE0C21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C0796C"/>
    <w:multiLevelType w:val="hybridMultilevel"/>
    <w:tmpl w:val="0870F7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464426"/>
    <w:multiLevelType w:val="hybridMultilevel"/>
    <w:tmpl w:val="330A6F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B3C2DD8"/>
    <w:multiLevelType w:val="hybridMultilevel"/>
    <w:tmpl w:val="EA78916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0F1A0DB9"/>
    <w:multiLevelType w:val="hybridMultilevel"/>
    <w:tmpl w:val="E40E85FA"/>
    <w:lvl w:ilvl="0" w:tplc="4CB2ADD4">
      <w:start w:val="1"/>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D21D62"/>
    <w:multiLevelType w:val="multilevel"/>
    <w:tmpl w:val="1EE6B8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167B112E"/>
    <w:multiLevelType w:val="hybridMultilevel"/>
    <w:tmpl w:val="7C704D96"/>
    <w:lvl w:ilvl="0" w:tplc="4CB2ADD4">
      <w:start w:val="1"/>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3E18E0"/>
    <w:multiLevelType w:val="hybridMultilevel"/>
    <w:tmpl w:val="D9A080AC"/>
    <w:lvl w:ilvl="0" w:tplc="C4240CAA">
      <w:start w:val="1"/>
      <w:numFmt w:val="bullet"/>
      <w:pStyle w:val="QuoteLis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4C67238"/>
    <w:multiLevelType w:val="hybridMultilevel"/>
    <w:tmpl w:val="2010894A"/>
    <w:lvl w:ilvl="0" w:tplc="4CB2ADD4">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E94139"/>
    <w:multiLevelType w:val="hybridMultilevel"/>
    <w:tmpl w:val="D98C68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DFA0F6D"/>
    <w:multiLevelType w:val="hybridMultilevel"/>
    <w:tmpl w:val="D5E08BE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F8957D5"/>
    <w:multiLevelType w:val="hybridMultilevel"/>
    <w:tmpl w:val="9752B89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359F5B96"/>
    <w:multiLevelType w:val="hybridMultilevel"/>
    <w:tmpl w:val="14208452"/>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5" w15:restartNumberingAfterBreak="0">
    <w:nsid w:val="3C0E30A5"/>
    <w:multiLevelType w:val="hybridMultilevel"/>
    <w:tmpl w:val="E0D4BA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D7334BE"/>
    <w:multiLevelType w:val="hybridMultilevel"/>
    <w:tmpl w:val="1F3827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0275C9D"/>
    <w:multiLevelType w:val="hybridMultilevel"/>
    <w:tmpl w:val="55BEBBE0"/>
    <w:lvl w:ilvl="0" w:tplc="1809000D">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55813AE"/>
    <w:multiLevelType w:val="hybridMultilevel"/>
    <w:tmpl w:val="66BC9116"/>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9" w15:restartNumberingAfterBreak="0">
    <w:nsid w:val="45D71CE5"/>
    <w:multiLevelType w:val="hybridMultilevel"/>
    <w:tmpl w:val="71985286"/>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479B43B2"/>
    <w:multiLevelType w:val="hybridMultilevel"/>
    <w:tmpl w:val="9BE05A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1" w15:restartNumberingAfterBreak="0">
    <w:nsid w:val="4A8B6D55"/>
    <w:multiLevelType w:val="hybridMultilevel"/>
    <w:tmpl w:val="496ABC9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4EF841B7"/>
    <w:multiLevelType w:val="hybridMultilevel"/>
    <w:tmpl w:val="CE949F2C"/>
    <w:lvl w:ilvl="0" w:tplc="663203D8">
      <w:numFmt w:val="bullet"/>
      <w:lvlText w:val="•"/>
      <w:lvlJc w:val="left"/>
      <w:pPr>
        <w:ind w:left="1080" w:hanging="720"/>
      </w:pPr>
      <w:rPr>
        <w:rFonts w:ascii="Calibri" w:eastAsia="Calibri" w:hAnsi="Calibri"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EBC2716"/>
    <w:multiLevelType w:val="hybridMultilevel"/>
    <w:tmpl w:val="5A84DC48"/>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5F976C84"/>
    <w:multiLevelType w:val="hybridMultilevel"/>
    <w:tmpl w:val="A6FCA9D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5" w15:restartNumberingAfterBreak="0">
    <w:nsid w:val="60364DE4"/>
    <w:multiLevelType w:val="hybridMultilevel"/>
    <w:tmpl w:val="BB6A43E4"/>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26" w15:restartNumberingAfterBreak="0">
    <w:nsid w:val="61C0604D"/>
    <w:multiLevelType w:val="hybridMultilevel"/>
    <w:tmpl w:val="4E6E49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5640A4B"/>
    <w:multiLevelType w:val="hybridMultilevel"/>
    <w:tmpl w:val="200E07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662B44E9"/>
    <w:multiLevelType w:val="hybridMultilevel"/>
    <w:tmpl w:val="A412D9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84A2059"/>
    <w:multiLevelType w:val="hybridMultilevel"/>
    <w:tmpl w:val="498AA6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8E260FA"/>
    <w:multiLevelType w:val="hybridMultilevel"/>
    <w:tmpl w:val="247631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3263D9C"/>
    <w:multiLevelType w:val="hybridMultilevel"/>
    <w:tmpl w:val="91DAE732"/>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32" w15:restartNumberingAfterBreak="0">
    <w:nsid w:val="764B7422"/>
    <w:multiLevelType w:val="hybridMultilevel"/>
    <w:tmpl w:val="C4C8D3C4"/>
    <w:lvl w:ilvl="0" w:tplc="916C7CB6">
      <w:start w:val="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33"/>
  </w:num>
  <w:num w:numId="2">
    <w:abstractNumId w:val="7"/>
  </w:num>
  <w:num w:numId="3">
    <w:abstractNumId w:val="22"/>
  </w:num>
  <w:num w:numId="4">
    <w:abstractNumId w:val="5"/>
  </w:num>
  <w:num w:numId="5">
    <w:abstractNumId w:val="9"/>
  </w:num>
  <w:num w:numId="6">
    <w:abstractNumId w:val="27"/>
  </w:num>
  <w:num w:numId="7">
    <w:abstractNumId w:val="24"/>
  </w:num>
  <w:num w:numId="8">
    <w:abstractNumId w:val="2"/>
  </w:num>
  <w:num w:numId="9">
    <w:abstractNumId w:val="0"/>
  </w:num>
  <w:num w:numId="10">
    <w:abstractNumId w:val="17"/>
  </w:num>
  <w:num w:numId="11">
    <w:abstractNumId w:val="16"/>
  </w:num>
  <w:num w:numId="12">
    <w:abstractNumId w:val="10"/>
  </w:num>
  <w:num w:numId="13">
    <w:abstractNumId w:val="6"/>
  </w:num>
  <w:num w:numId="14">
    <w:abstractNumId w:val="19"/>
  </w:num>
  <w:num w:numId="15">
    <w:abstractNumId w:val="8"/>
  </w:num>
  <w:num w:numId="16">
    <w:abstractNumId w:val="20"/>
  </w:num>
  <w:num w:numId="17">
    <w:abstractNumId w:val="28"/>
  </w:num>
  <w:num w:numId="18">
    <w:abstractNumId w:val="25"/>
  </w:num>
  <w:num w:numId="19">
    <w:abstractNumId w:val="32"/>
  </w:num>
  <w:num w:numId="20">
    <w:abstractNumId w:val="23"/>
  </w:num>
  <w:num w:numId="21">
    <w:abstractNumId w:val="21"/>
  </w:num>
  <w:num w:numId="22">
    <w:abstractNumId w:val="12"/>
  </w:num>
  <w:num w:numId="23">
    <w:abstractNumId w:val="1"/>
  </w:num>
  <w:num w:numId="24">
    <w:abstractNumId w:val="30"/>
  </w:num>
  <w:num w:numId="25">
    <w:abstractNumId w:val="26"/>
  </w:num>
  <w:num w:numId="26">
    <w:abstractNumId w:val="18"/>
  </w:num>
  <w:num w:numId="27">
    <w:abstractNumId w:val="4"/>
  </w:num>
  <w:num w:numId="28">
    <w:abstractNumId w:val="11"/>
  </w:num>
  <w:num w:numId="29">
    <w:abstractNumId w:val="3"/>
  </w:num>
  <w:num w:numId="30">
    <w:abstractNumId w:val="15"/>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num>
  <w:num w:numId="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num>
  <w:num w:numId="35">
    <w:abstractNumId w:val="13"/>
  </w:num>
  <w:numIdMacAtCleanup w:val="18"/>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se Luis Anton Bueso">
    <w15:presenceInfo w15:providerId="Windows Live" w15:userId="ed3491818c83b91d"/>
  </w15:person>
  <w15:person w15:author="Jorge Sáenz Puchau">
    <w15:presenceInfo w15:providerId="Windows Live" w15:userId="430453e3505686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CC7"/>
    <w:rsid w:val="0000015E"/>
    <w:rsid w:val="00000592"/>
    <w:rsid w:val="00001898"/>
    <w:rsid w:val="00001DE1"/>
    <w:rsid w:val="00002337"/>
    <w:rsid w:val="00002B90"/>
    <w:rsid w:val="00007717"/>
    <w:rsid w:val="00010B44"/>
    <w:rsid w:val="00011C1D"/>
    <w:rsid w:val="00013184"/>
    <w:rsid w:val="000137D2"/>
    <w:rsid w:val="00015B4E"/>
    <w:rsid w:val="000162CC"/>
    <w:rsid w:val="0001654D"/>
    <w:rsid w:val="00016A9C"/>
    <w:rsid w:val="0001736F"/>
    <w:rsid w:val="0002073B"/>
    <w:rsid w:val="00020A9D"/>
    <w:rsid w:val="00023184"/>
    <w:rsid w:val="000232DE"/>
    <w:rsid w:val="000241B4"/>
    <w:rsid w:val="00026018"/>
    <w:rsid w:val="00026F89"/>
    <w:rsid w:val="00030824"/>
    <w:rsid w:val="00031806"/>
    <w:rsid w:val="00031B79"/>
    <w:rsid w:val="00032139"/>
    <w:rsid w:val="0003261B"/>
    <w:rsid w:val="00034297"/>
    <w:rsid w:val="0003636C"/>
    <w:rsid w:val="0003712E"/>
    <w:rsid w:val="00037251"/>
    <w:rsid w:val="0004049D"/>
    <w:rsid w:val="00040BBD"/>
    <w:rsid w:val="00043866"/>
    <w:rsid w:val="00043969"/>
    <w:rsid w:val="000440E8"/>
    <w:rsid w:val="00045599"/>
    <w:rsid w:val="0004586E"/>
    <w:rsid w:val="00045EA9"/>
    <w:rsid w:val="00045FB0"/>
    <w:rsid w:val="000506BB"/>
    <w:rsid w:val="000507A2"/>
    <w:rsid w:val="00050805"/>
    <w:rsid w:val="0005115A"/>
    <w:rsid w:val="000513DE"/>
    <w:rsid w:val="00051AAB"/>
    <w:rsid w:val="00054565"/>
    <w:rsid w:val="000554A9"/>
    <w:rsid w:val="00057E42"/>
    <w:rsid w:val="00065751"/>
    <w:rsid w:val="00065B1D"/>
    <w:rsid w:val="00065DC0"/>
    <w:rsid w:val="0006735D"/>
    <w:rsid w:val="00070542"/>
    <w:rsid w:val="00070C30"/>
    <w:rsid w:val="00070FE8"/>
    <w:rsid w:val="0007113E"/>
    <w:rsid w:val="00071585"/>
    <w:rsid w:val="00071D1C"/>
    <w:rsid w:val="00072D30"/>
    <w:rsid w:val="000756A1"/>
    <w:rsid w:val="00075C40"/>
    <w:rsid w:val="000766E8"/>
    <w:rsid w:val="0008089E"/>
    <w:rsid w:val="000810E8"/>
    <w:rsid w:val="000816A5"/>
    <w:rsid w:val="000824EF"/>
    <w:rsid w:val="00082A50"/>
    <w:rsid w:val="00082D12"/>
    <w:rsid w:val="00082FD5"/>
    <w:rsid w:val="000835E2"/>
    <w:rsid w:val="000839B0"/>
    <w:rsid w:val="00083DEB"/>
    <w:rsid w:val="00084725"/>
    <w:rsid w:val="00084A7D"/>
    <w:rsid w:val="00084B47"/>
    <w:rsid w:val="000852FC"/>
    <w:rsid w:val="00091553"/>
    <w:rsid w:val="00091DDE"/>
    <w:rsid w:val="00092E78"/>
    <w:rsid w:val="00093078"/>
    <w:rsid w:val="000941EA"/>
    <w:rsid w:val="0009428A"/>
    <w:rsid w:val="00097A57"/>
    <w:rsid w:val="000A08CB"/>
    <w:rsid w:val="000A0B94"/>
    <w:rsid w:val="000A1705"/>
    <w:rsid w:val="000A2FBF"/>
    <w:rsid w:val="000A356E"/>
    <w:rsid w:val="000A3A09"/>
    <w:rsid w:val="000A3BEC"/>
    <w:rsid w:val="000A411C"/>
    <w:rsid w:val="000A490F"/>
    <w:rsid w:val="000B106B"/>
    <w:rsid w:val="000B16B6"/>
    <w:rsid w:val="000B1AB4"/>
    <w:rsid w:val="000B326D"/>
    <w:rsid w:val="000B434C"/>
    <w:rsid w:val="000B43EF"/>
    <w:rsid w:val="000C07CD"/>
    <w:rsid w:val="000C1F86"/>
    <w:rsid w:val="000C385D"/>
    <w:rsid w:val="000D109C"/>
    <w:rsid w:val="000D24F1"/>
    <w:rsid w:val="000D2C5F"/>
    <w:rsid w:val="000D458A"/>
    <w:rsid w:val="000E0CD1"/>
    <w:rsid w:val="000E1B0E"/>
    <w:rsid w:val="000E29D1"/>
    <w:rsid w:val="000E509A"/>
    <w:rsid w:val="000E5EBC"/>
    <w:rsid w:val="000F0A57"/>
    <w:rsid w:val="000F1F2E"/>
    <w:rsid w:val="000F2964"/>
    <w:rsid w:val="000F4288"/>
    <w:rsid w:val="000F4EA8"/>
    <w:rsid w:val="000F5418"/>
    <w:rsid w:val="000F690B"/>
    <w:rsid w:val="000F7FEC"/>
    <w:rsid w:val="00101DB6"/>
    <w:rsid w:val="001032D6"/>
    <w:rsid w:val="00103522"/>
    <w:rsid w:val="00103CC2"/>
    <w:rsid w:val="0010431F"/>
    <w:rsid w:val="00104787"/>
    <w:rsid w:val="00104899"/>
    <w:rsid w:val="00104C15"/>
    <w:rsid w:val="00105B4C"/>
    <w:rsid w:val="001122B7"/>
    <w:rsid w:val="00112381"/>
    <w:rsid w:val="00116FB4"/>
    <w:rsid w:val="00117025"/>
    <w:rsid w:val="001213B9"/>
    <w:rsid w:val="001225AD"/>
    <w:rsid w:val="00122EC8"/>
    <w:rsid w:val="0012386A"/>
    <w:rsid w:val="00123DD8"/>
    <w:rsid w:val="00124195"/>
    <w:rsid w:val="001261E7"/>
    <w:rsid w:val="00127D19"/>
    <w:rsid w:val="00130E6E"/>
    <w:rsid w:val="00131AAC"/>
    <w:rsid w:val="00132AAA"/>
    <w:rsid w:val="001338EC"/>
    <w:rsid w:val="00133B3A"/>
    <w:rsid w:val="00134C6A"/>
    <w:rsid w:val="001358DE"/>
    <w:rsid w:val="00135BC0"/>
    <w:rsid w:val="00137729"/>
    <w:rsid w:val="00137769"/>
    <w:rsid w:val="00142D22"/>
    <w:rsid w:val="001467B6"/>
    <w:rsid w:val="00146A6D"/>
    <w:rsid w:val="00146E07"/>
    <w:rsid w:val="00146E1F"/>
    <w:rsid w:val="00146F20"/>
    <w:rsid w:val="0014701E"/>
    <w:rsid w:val="00147B94"/>
    <w:rsid w:val="00152426"/>
    <w:rsid w:val="00153FAC"/>
    <w:rsid w:val="00154C37"/>
    <w:rsid w:val="0015509E"/>
    <w:rsid w:val="0015547E"/>
    <w:rsid w:val="001554B8"/>
    <w:rsid w:val="00157C9E"/>
    <w:rsid w:val="00161F9D"/>
    <w:rsid w:val="00162385"/>
    <w:rsid w:val="00164271"/>
    <w:rsid w:val="00164F7B"/>
    <w:rsid w:val="00172B59"/>
    <w:rsid w:val="00173786"/>
    <w:rsid w:val="00174679"/>
    <w:rsid w:val="00175A20"/>
    <w:rsid w:val="00175CE6"/>
    <w:rsid w:val="00175D74"/>
    <w:rsid w:val="001763CD"/>
    <w:rsid w:val="001803D1"/>
    <w:rsid w:val="00181396"/>
    <w:rsid w:val="001874B9"/>
    <w:rsid w:val="00191F51"/>
    <w:rsid w:val="00193BFD"/>
    <w:rsid w:val="001947A8"/>
    <w:rsid w:val="0019764B"/>
    <w:rsid w:val="001A3604"/>
    <w:rsid w:val="001A59AD"/>
    <w:rsid w:val="001A72A9"/>
    <w:rsid w:val="001B11C8"/>
    <w:rsid w:val="001B11FC"/>
    <w:rsid w:val="001B1274"/>
    <w:rsid w:val="001B25A3"/>
    <w:rsid w:val="001B4505"/>
    <w:rsid w:val="001B5042"/>
    <w:rsid w:val="001B6AD0"/>
    <w:rsid w:val="001B76BA"/>
    <w:rsid w:val="001B793D"/>
    <w:rsid w:val="001C1850"/>
    <w:rsid w:val="001C2838"/>
    <w:rsid w:val="001C29FF"/>
    <w:rsid w:val="001C3109"/>
    <w:rsid w:val="001C3926"/>
    <w:rsid w:val="001C4CB6"/>
    <w:rsid w:val="001C519C"/>
    <w:rsid w:val="001C6C38"/>
    <w:rsid w:val="001C7BD9"/>
    <w:rsid w:val="001D149C"/>
    <w:rsid w:val="001D2FDC"/>
    <w:rsid w:val="001D534B"/>
    <w:rsid w:val="001D5F25"/>
    <w:rsid w:val="001E151B"/>
    <w:rsid w:val="001E1615"/>
    <w:rsid w:val="001E2360"/>
    <w:rsid w:val="001E30C0"/>
    <w:rsid w:val="001E39EB"/>
    <w:rsid w:val="001E6AF7"/>
    <w:rsid w:val="001E6EF8"/>
    <w:rsid w:val="001E74A2"/>
    <w:rsid w:val="001F0728"/>
    <w:rsid w:val="001F2526"/>
    <w:rsid w:val="001F25F2"/>
    <w:rsid w:val="001F373D"/>
    <w:rsid w:val="001F495E"/>
    <w:rsid w:val="001F4F4F"/>
    <w:rsid w:val="001F71C1"/>
    <w:rsid w:val="001F72F1"/>
    <w:rsid w:val="001F7403"/>
    <w:rsid w:val="00200A3F"/>
    <w:rsid w:val="00202032"/>
    <w:rsid w:val="00202DE7"/>
    <w:rsid w:val="00203C66"/>
    <w:rsid w:val="0020503A"/>
    <w:rsid w:val="00206077"/>
    <w:rsid w:val="00206506"/>
    <w:rsid w:val="00207793"/>
    <w:rsid w:val="00207A40"/>
    <w:rsid w:val="00210C8E"/>
    <w:rsid w:val="00211849"/>
    <w:rsid w:val="00211BC5"/>
    <w:rsid w:val="00212F2F"/>
    <w:rsid w:val="0021300D"/>
    <w:rsid w:val="00216C3B"/>
    <w:rsid w:val="002173B0"/>
    <w:rsid w:val="00220A43"/>
    <w:rsid w:val="00223205"/>
    <w:rsid w:val="00223E75"/>
    <w:rsid w:val="00224448"/>
    <w:rsid w:val="002244B2"/>
    <w:rsid w:val="002261FC"/>
    <w:rsid w:val="0023160F"/>
    <w:rsid w:val="00232014"/>
    <w:rsid w:val="0023259B"/>
    <w:rsid w:val="00235669"/>
    <w:rsid w:val="00236CAD"/>
    <w:rsid w:val="00237682"/>
    <w:rsid w:val="00240238"/>
    <w:rsid w:val="0024052C"/>
    <w:rsid w:val="00241E21"/>
    <w:rsid w:val="0024572B"/>
    <w:rsid w:val="00245B52"/>
    <w:rsid w:val="002543D2"/>
    <w:rsid w:val="002545DA"/>
    <w:rsid w:val="002568F6"/>
    <w:rsid w:val="00257473"/>
    <w:rsid w:val="00261863"/>
    <w:rsid w:val="00261963"/>
    <w:rsid w:val="00262F98"/>
    <w:rsid w:val="00263911"/>
    <w:rsid w:val="00264406"/>
    <w:rsid w:val="00264422"/>
    <w:rsid w:val="0027089E"/>
    <w:rsid w:val="00271DAE"/>
    <w:rsid w:val="00274171"/>
    <w:rsid w:val="002747A1"/>
    <w:rsid w:val="00274ADE"/>
    <w:rsid w:val="00275A48"/>
    <w:rsid w:val="002812F3"/>
    <w:rsid w:val="0028471C"/>
    <w:rsid w:val="0028575B"/>
    <w:rsid w:val="0028576E"/>
    <w:rsid w:val="002866FC"/>
    <w:rsid w:val="00287199"/>
    <w:rsid w:val="00287329"/>
    <w:rsid w:val="002873FD"/>
    <w:rsid w:val="002874EC"/>
    <w:rsid w:val="00291277"/>
    <w:rsid w:val="002940F6"/>
    <w:rsid w:val="00295ABB"/>
    <w:rsid w:val="002A03E2"/>
    <w:rsid w:val="002A161B"/>
    <w:rsid w:val="002A1F07"/>
    <w:rsid w:val="002A5B3E"/>
    <w:rsid w:val="002A79F8"/>
    <w:rsid w:val="002B0EDB"/>
    <w:rsid w:val="002B31C2"/>
    <w:rsid w:val="002B4541"/>
    <w:rsid w:val="002B5DB0"/>
    <w:rsid w:val="002B7A43"/>
    <w:rsid w:val="002C0A4C"/>
    <w:rsid w:val="002C1312"/>
    <w:rsid w:val="002C13E9"/>
    <w:rsid w:val="002C19D1"/>
    <w:rsid w:val="002C4117"/>
    <w:rsid w:val="002C495D"/>
    <w:rsid w:val="002C5058"/>
    <w:rsid w:val="002C539E"/>
    <w:rsid w:val="002C62E2"/>
    <w:rsid w:val="002C6479"/>
    <w:rsid w:val="002C69C2"/>
    <w:rsid w:val="002C6FA0"/>
    <w:rsid w:val="002C7DF5"/>
    <w:rsid w:val="002D21E3"/>
    <w:rsid w:val="002D2F3E"/>
    <w:rsid w:val="002D3FFD"/>
    <w:rsid w:val="002D61E0"/>
    <w:rsid w:val="002D7721"/>
    <w:rsid w:val="002E0318"/>
    <w:rsid w:val="002E0C18"/>
    <w:rsid w:val="002E3CA1"/>
    <w:rsid w:val="002E51A3"/>
    <w:rsid w:val="002E571C"/>
    <w:rsid w:val="002E69FC"/>
    <w:rsid w:val="002E7873"/>
    <w:rsid w:val="002E7FA1"/>
    <w:rsid w:val="002F0A63"/>
    <w:rsid w:val="002F19CB"/>
    <w:rsid w:val="002F1DDC"/>
    <w:rsid w:val="002F4408"/>
    <w:rsid w:val="002F44D0"/>
    <w:rsid w:val="002F5687"/>
    <w:rsid w:val="002F703B"/>
    <w:rsid w:val="002F7C99"/>
    <w:rsid w:val="002F7F0C"/>
    <w:rsid w:val="00300976"/>
    <w:rsid w:val="00300D86"/>
    <w:rsid w:val="00303953"/>
    <w:rsid w:val="00304942"/>
    <w:rsid w:val="00306A42"/>
    <w:rsid w:val="0030719A"/>
    <w:rsid w:val="003118BC"/>
    <w:rsid w:val="00312073"/>
    <w:rsid w:val="003124E1"/>
    <w:rsid w:val="00313495"/>
    <w:rsid w:val="00314623"/>
    <w:rsid w:val="003157B4"/>
    <w:rsid w:val="00322A88"/>
    <w:rsid w:val="00324051"/>
    <w:rsid w:val="003248D2"/>
    <w:rsid w:val="003259F0"/>
    <w:rsid w:val="00326499"/>
    <w:rsid w:val="003279EF"/>
    <w:rsid w:val="003305B5"/>
    <w:rsid w:val="0033201A"/>
    <w:rsid w:val="00332E50"/>
    <w:rsid w:val="00333BAC"/>
    <w:rsid w:val="00333BBD"/>
    <w:rsid w:val="003344B2"/>
    <w:rsid w:val="003345FF"/>
    <w:rsid w:val="003406C2"/>
    <w:rsid w:val="0034255F"/>
    <w:rsid w:val="00343035"/>
    <w:rsid w:val="0034327A"/>
    <w:rsid w:val="00345ACF"/>
    <w:rsid w:val="003478B7"/>
    <w:rsid w:val="003500AA"/>
    <w:rsid w:val="00350AAD"/>
    <w:rsid w:val="0035104E"/>
    <w:rsid w:val="00351722"/>
    <w:rsid w:val="00351CC5"/>
    <w:rsid w:val="00355352"/>
    <w:rsid w:val="0035703F"/>
    <w:rsid w:val="00362295"/>
    <w:rsid w:val="00362681"/>
    <w:rsid w:val="00362C58"/>
    <w:rsid w:val="00366636"/>
    <w:rsid w:val="003676F6"/>
    <w:rsid w:val="00367783"/>
    <w:rsid w:val="00371461"/>
    <w:rsid w:val="00373D54"/>
    <w:rsid w:val="003765E9"/>
    <w:rsid w:val="00376DC6"/>
    <w:rsid w:val="00377C16"/>
    <w:rsid w:val="00380730"/>
    <w:rsid w:val="003808A2"/>
    <w:rsid w:val="00383DD4"/>
    <w:rsid w:val="00385185"/>
    <w:rsid w:val="00386D14"/>
    <w:rsid w:val="003900D5"/>
    <w:rsid w:val="00390FA5"/>
    <w:rsid w:val="00391047"/>
    <w:rsid w:val="00391A43"/>
    <w:rsid w:val="00391DC4"/>
    <w:rsid w:val="003933AD"/>
    <w:rsid w:val="003938D7"/>
    <w:rsid w:val="00396DD2"/>
    <w:rsid w:val="003A0C76"/>
    <w:rsid w:val="003A117D"/>
    <w:rsid w:val="003A2AB7"/>
    <w:rsid w:val="003A3257"/>
    <w:rsid w:val="003A3406"/>
    <w:rsid w:val="003B0952"/>
    <w:rsid w:val="003B11ED"/>
    <w:rsid w:val="003B1E97"/>
    <w:rsid w:val="003B22BC"/>
    <w:rsid w:val="003B2BF6"/>
    <w:rsid w:val="003B2C84"/>
    <w:rsid w:val="003B3A6E"/>
    <w:rsid w:val="003B424B"/>
    <w:rsid w:val="003B46B7"/>
    <w:rsid w:val="003B4C85"/>
    <w:rsid w:val="003B5C86"/>
    <w:rsid w:val="003B755E"/>
    <w:rsid w:val="003C166A"/>
    <w:rsid w:val="003C19DF"/>
    <w:rsid w:val="003C1EAB"/>
    <w:rsid w:val="003C2A57"/>
    <w:rsid w:val="003C3A3C"/>
    <w:rsid w:val="003C3D46"/>
    <w:rsid w:val="003C5FC0"/>
    <w:rsid w:val="003D0007"/>
    <w:rsid w:val="003D1606"/>
    <w:rsid w:val="003D2181"/>
    <w:rsid w:val="003D2AB0"/>
    <w:rsid w:val="003D61A3"/>
    <w:rsid w:val="003D6DFA"/>
    <w:rsid w:val="003E097E"/>
    <w:rsid w:val="003E1471"/>
    <w:rsid w:val="003E2171"/>
    <w:rsid w:val="003E2BDA"/>
    <w:rsid w:val="003E36A8"/>
    <w:rsid w:val="003E527D"/>
    <w:rsid w:val="003E665D"/>
    <w:rsid w:val="003E67AF"/>
    <w:rsid w:val="003E78A5"/>
    <w:rsid w:val="003F0BD7"/>
    <w:rsid w:val="003F15E6"/>
    <w:rsid w:val="003F19A8"/>
    <w:rsid w:val="003F2934"/>
    <w:rsid w:val="003F3332"/>
    <w:rsid w:val="003F3778"/>
    <w:rsid w:val="003F4D25"/>
    <w:rsid w:val="003F640E"/>
    <w:rsid w:val="003F7215"/>
    <w:rsid w:val="003F7D5C"/>
    <w:rsid w:val="00400D3D"/>
    <w:rsid w:val="00402A56"/>
    <w:rsid w:val="00403E6D"/>
    <w:rsid w:val="00403E8F"/>
    <w:rsid w:val="0040481A"/>
    <w:rsid w:val="0040641C"/>
    <w:rsid w:val="00406600"/>
    <w:rsid w:val="00412AEA"/>
    <w:rsid w:val="00413B07"/>
    <w:rsid w:val="00414281"/>
    <w:rsid w:val="00415371"/>
    <w:rsid w:val="00416D1A"/>
    <w:rsid w:val="00417F17"/>
    <w:rsid w:val="00420881"/>
    <w:rsid w:val="00421F43"/>
    <w:rsid w:val="00423DED"/>
    <w:rsid w:val="00424AA6"/>
    <w:rsid w:val="00425C1F"/>
    <w:rsid w:val="0043034B"/>
    <w:rsid w:val="004304DF"/>
    <w:rsid w:val="00430787"/>
    <w:rsid w:val="004321B7"/>
    <w:rsid w:val="00432BFD"/>
    <w:rsid w:val="00432D29"/>
    <w:rsid w:val="00433158"/>
    <w:rsid w:val="00434C64"/>
    <w:rsid w:val="00441BFB"/>
    <w:rsid w:val="00441C96"/>
    <w:rsid w:val="00441CC8"/>
    <w:rsid w:val="00441D2E"/>
    <w:rsid w:val="00441DCE"/>
    <w:rsid w:val="00445E2D"/>
    <w:rsid w:val="00446491"/>
    <w:rsid w:val="004464F0"/>
    <w:rsid w:val="00447844"/>
    <w:rsid w:val="00451676"/>
    <w:rsid w:val="00451EFF"/>
    <w:rsid w:val="0045288B"/>
    <w:rsid w:val="00452BFC"/>
    <w:rsid w:val="004556DB"/>
    <w:rsid w:val="00456887"/>
    <w:rsid w:val="00457EFC"/>
    <w:rsid w:val="00460025"/>
    <w:rsid w:val="00460ABF"/>
    <w:rsid w:val="00460EFA"/>
    <w:rsid w:val="004616C6"/>
    <w:rsid w:val="00461B13"/>
    <w:rsid w:val="00462F54"/>
    <w:rsid w:val="00463FB2"/>
    <w:rsid w:val="00464298"/>
    <w:rsid w:val="004649E6"/>
    <w:rsid w:val="00465F1C"/>
    <w:rsid w:val="00465F4E"/>
    <w:rsid w:val="00466486"/>
    <w:rsid w:val="00470B3E"/>
    <w:rsid w:val="00471845"/>
    <w:rsid w:val="00471CBA"/>
    <w:rsid w:val="00474005"/>
    <w:rsid w:val="00474785"/>
    <w:rsid w:val="00474835"/>
    <w:rsid w:val="00475DB0"/>
    <w:rsid w:val="00476982"/>
    <w:rsid w:val="0047719D"/>
    <w:rsid w:val="0048294E"/>
    <w:rsid w:val="00485E61"/>
    <w:rsid w:val="00487054"/>
    <w:rsid w:val="00487882"/>
    <w:rsid w:val="00490548"/>
    <w:rsid w:val="004913AF"/>
    <w:rsid w:val="0049140C"/>
    <w:rsid w:val="00491781"/>
    <w:rsid w:val="00491831"/>
    <w:rsid w:val="004924FD"/>
    <w:rsid w:val="00492EE3"/>
    <w:rsid w:val="004954EA"/>
    <w:rsid w:val="004977C8"/>
    <w:rsid w:val="004A0294"/>
    <w:rsid w:val="004A02C4"/>
    <w:rsid w:val="004A0FD3"/>
    <w:rsid w:val="004A1292"/>
    <w:rsid w:val="004A1293"/>
    <w:rsid w:val="004A1744"/>
    <w:rsid w:val="004A249F"/>
    <w:rsid w:val="004A2D6B"/>
    <w:rsid w:val="004A3C04"/>
    <w:rsid w:val="004B0781"/>
    <w:rsid w:val="004B0D54"/>
    <w:rsid w:val="004B392B"/>
    <w:rsid w:val="004B3AF5"/>
    <w:rsid w:val="004B47AE"/>
    <w:rsid w:val="004B523B"/>
    <w:rsid w:val="004B5991"/>
    <w:rsid w:val="004B7352"/>
    <w:rsid w:val="004C01DE"/>
    <w:rsid w:val="004C1994"/>
    <w:rsid w:val="004C27D0"/>
    <w:rsid w:val="004C30C2"/>
    <w:rsid w:val="004C41E2"/>
    <w:rsid w:val="004C47E1"/>
    <w:rsid w:val="004C7688"/>
    <w:rsid w:val="004D14C9"/>
    <w:rsid w:val="004D229F"/>
    <w:rsid w:val="004D4818"/>
    <w:rsid w:val="004D5D35"/>
    <w:rsid w:val="004D5FA4"/>
    <w:rsid w:val="004D7344"/>
    <w:rsid w:val="004E0BE4"/>
    <w:rsid w:val="004E0FF6"/>
    <w:rsid w:val="004E1945"/>
    <w:rsid w:val="004E1CDD"/>
    <w:rsid w:val="004E1F5A"/>
    <w:rsid w:val="004E4E08"/>
    <w:rsid w:val="004E53ED"/>
    <w:rsid w:val="004E5E6E"/>
    <w:rsid w:val="004E7021"/>
    <w:rsid w:val="004F22D7"/>
    <w:rsid w:val="004F2658"/>
    <w:rsid w:val="004F2BD5"/>
    <w:rsid w:val="004F2DE6"/>
    <w:rsid w:val="004F40C6"/>
    <w:rsid w:val="004F4FA0"/>
    <w:rsid w:val="004F5448"/>
    <w:rsid w:val="004F5A46"/>
    <w:rsid w:val="004F5F71"/>
    <w:rsid w:val="00500700"/>
    <w:rsid w:val="005019A6"/>
    <w:rsid w:val="00501E16"/>
    <w:rsid w:val="00502969"/>
    <w:rsid w:val="005038B9"/>
    <w:rsid w:val="005039C0"/>
    <w:rsid w:val="00503F38"/>
    <w:rsid w:val="005059A4"/>
    <w:rsid w:val="005060EA"/>
    <w:rsid w:val="0050616A"/>
    <w:rsid w:val="00510AF9"/>
    <w:rsid w:val="00510D93"/>
    <w:rsid w:val="005113F9"/>
    <w:rsid w:val="00511938"/>
    <w:rsid w:val="0051263C"/>
    <w:rsid w:val="0051314B"/>
    <w:rsid w:val="005138CB"/>
    <w:rsid w:val="00516131"/>
    <w:rsid w:val="0051718F"/>
    <w:rsid w:val="005179F4"/>
    <w:rsid w:val="00520302"/>
    <w:rsid w:val="00521CDA"/>
    <w:rsid w:val="00523E90"/>
    <w:rsid w:val="00527361"/>
    <w:rsid w:val="00527F88"/>
    <w:rsid w:val="0053028E"/>
    <w:rsid w:val="00533D8E"/>
    <w:rsid w:val="00534236"/>
    <w:rsid w:val="00534E60"/>
    <w:rsid w:val="00534F60"/>
    <w:rsid w:val="005372A3"/>
    <w:rsid w:val="00537386"/>
    <w:rsid w:val="00537B6E"/>
    <w:rsid w:val="00543655"/>
    <w:rsid w:val="00543832"/>
    <w:rsid w:val="00544CBA"/>
    <w:rsid w:val="005450EE"/>
    <w:rsid w:val="005460EB"/>
    <w:rsid w:val="005473D9"/>
    <w:rsid w:val="00547E34"/>
    <w:rsid w:val="00552150"/>
    <w:rsid w:val="005527BF"/>
    <w:rsid w:val="0055390A"/>
    <w:rsid w:val="005544C1"/>
    <w:rsid w:val="00554F06"/>
    <w:rsid w:val="00557AA8"/>
    <w:rsid w:val="00557B7F"/>
    <w:rsid w:val="00561E81"/>
    <w:rsid w:val="005624D0"/>
    <w:rsid w:val="005625F4"/>
    <w:rsid w:val="00562BD4"/>
    <w:rsid w:val="00564887"/>
    <w:rsid w:val="00564FD8"/>
    <w:rsid w:val="0056623E"/>
    <w:rsid w:val="00570783"/>
    <w:rsid w:val="00573393"/>
    <w:rsid w:val="00573F84"/>
    <w:rsid w:val="005750AE"/>
    <w:rsid w:val="005750EB"/>
    <w:rsid w:val="00575ED3"/>
    <w:rsid w:val="00580ED7"/>
    <w:rsid w:val="00580F89"/>
    <w:rsid w:val="00581757"/>
    <w:rsid w:val="00581FCE"/>
    <w:rsid w:val="005820D0"/>
    <w:rsid w:val="0058598F"/>
    <w:rsid w:val="00585F4B"/>
    <w:rsid w:val="00585FE3"/>
    <w:rsid w:val="005867B8"/>
    <w:rsid w:val="00587C1E"/>
    <w:rsid w:val="00590ED1"/>
    <w:rsid w:val="005945B8"/>
    <w:rsid w:val="005953FD"/>
    <w:rsid w:val="005954BB"/>
    <w:rsid w:val="0059606E"/>
    <w:rsid w:val="0059616B"/>
    <w:rsid w:val="005A0B14"/>
    <w:rsid w:val="005A0D02"/>
    <w:rsid w:val="005A0FC4"/>
    <w:rsid w:val="005A2586"/>
    <w:rsid w:val="005A2BC2"/>
    <w:rsid w:val="005A2FFA"/>
    <w:rsid w:val="005A303E"/>
    <w:rsid w:val="005A34FB"/>
    <w:rsid w:val="005A3949"/>
    <w:rsid w:val="005A3CCF"/>
    <w:rsid w:val="005A4DE4"/>
    <w:rsid w:val="005A4FFF"/>
    <w:rsid w:val="005A5569"/>
    <w:rsid w:val="005A6B1E"/>
    <w:rsid w:val="005A6D2D"/>
    <w:rsid w:val="005A7763"/>
    <w:rsid w:val="005B1EAA"/>
    <w:rsid w:val="005B36C1"/>
    <w:rsid w:val="005B4380"/>
    <w:rsid w:val="005B5727"/>
    <w:rsid w:val="005B587E"/>
    <w:rsid w:val="005B6AB7"/>
    <w:rsid w:val="005B6EFE"/>
    <w:rsid w:val="005C0A65"/>
    <w:rsid w:val="005C104A"/>
    <w:rsid w:val="005C1AF4"/>
    <w:rsid w:val="005C1C9C"/>
    <w:rsid w:val="005C1D55"/>
    <w:rsid w:val="005C21FA"/>
    <w:rsid w:val="005C25EF"/>
    <w:rsid w:val="005C30DE"/>
    <w:rsid w:val="005C39FE"/>
    <w:rsid w:val="005C5E3A"/>
    <w:rsid w:val="005C6307"/>
    <w:rsid w:val="005C65EB"/>
    <w:rsid w:val="005C795F"/>
    <w:rsid w:val="005D1089"/>
    <w:rsid w:val="005D1FC7"/>
    <w:rsid w:val="005D1FE7"/>
    <w:rsid w:val="005D2C5F"/>
    <w:rsid w:val="005D2F9E"/>
    <w:rsid w:val="005D529F"/>
    <w:rsid w:val="005D7F83"/>
    <w:rsid w:val="005E31E3"/>
    <w:rsid w:val="005E42C7"/>
    <w:rsid w:val="005E4698"/>
    <w:rsid w:val="005E6D22"/>
    <w:rsid w:val="005E7D85"/>
    <w:rsid w:val="005F0981"/>
    <w:rsid w:val="005F11A1"/>
    <w:rsid w:val="005F23BE"/>
    <w:rsid w:val="005F2C97"/>
    <w:rsid w:val="005F393B"/>
    <w:rsid w:val="005F3C91"/>
    <w:rsid w:val="005F4137"/>
    <w:rsid w:val="005F447F"/>
    <w:rsid w:val="005F4CCE"/>
    <w:rsid w:val="005F52A4"/>
    <w:rsid w:val="005F55CE"/>
    <w:rsid w:val="005F7EAC"/>
    <w:rsid w:val="00601179"/>
    <w:rsid w:val="00604B66"/>
    <w:rsid w:val="006104DC"/>
    <w:rsid w:val="00610B8C"/>
    <w:rsid w:val="00610ED0"/>
    <w:rsid w:val="006111B8"/>
    <w:rsid w:val="00611651"/>
    <w:rsid w:val="0061233C"/>
    <w:rsid w:val="0061277D"/>
    <w:rsid w:val="00612E9D"/>
    <w:rsid w:val="00616E57"/>
    <w:rsid w:val="006172E4"/>
    <w:rsid w:val="0061791F"/>
    <w:rsid w:val="00620895"/>
    <w:rsid w:val="00623E35"/>
    <w:rsid w:val="006252C2"/>
    <w:rsid w:val="00625771"/>
    <w:rsid w:val="00626AB5"/>
    <w:rsid w:val="00626F5F"/>
    <w:rsid w:val="00627CF4"/>
    <w:rsid w:val="006318FB"/>
    <w:rsid w:val="00632A0E"/>
    <w:rsid w:val="00635696"/>
    <w:rsid w:val="006357E1"/>
    <w:rsid w:val="00636222"/>
    <w:rsid w:val="006367BB"/>
    <w:rsid w:val="00636E64"/>
    <w:rsid w:val="00637566"/>
    <w:rsid w:val="006379A1"/>
    <w:rsid w:val="006405D5"/>
    <w:rsid w:val="00640E74"/>
    <w:rsid w:val="0064165E"/>
    <w:rsid w:val="006416F7"/>
    <w:rsid w:val="00641DD8"/>
    <w:rsid w:val="00642EC9"/>
    <w:rsid w:val="006433CA"/>
    <w:rsid w:val="006438CF"/>
    <w:rsid w:val="00645FBF"/>
    <w:rsid w:val="00646209"/>
    <w:rsid w:val="00647EB3"/>
    <w:rsid w:val="0065003B"/>
    <w:rsid w:val="00651471"/>
    <w:rsid w:val="00652E3B"/>
    <w:rsid w:val="00652FB9"/>
    <w:rsid w:val="00654175"/>
    <w:rsid w:val="00654B6C"/>
    <w:rsid w:val="00654B98"/>
    <w:rsid w:val="00657D65"/>
    <w:rsid w:val="00660275"/>
    <w:rsid w:val="0066040B"/>
    <w:rsid w:val="006608AC"/>
    <w:rsid w:val="00661E66"/>
    <w:rsid w:val="0066242E"/>
    <w:rsid w:val="00664138"/>
    <w:rsid w:val="00665956"/>
    <w:rsid w:val="00665F34"/>
    <w:rsid w:val="006670D6"/>
    <w:rsid w:val="00670982"/>
    <w:rsid w:val="00670EDE"/>
    <w:rsid w:val="0067185F"/>
    <w:rsid w:val="00671ED2"/>
    <w:rsid w:val="006730B0"/>
    <w:rsid w:val="006735F0"/>
    <w:rsid w:val="00673CE2"/>
    <w:rsid w:val="00673DFC"/>
    <w:rsid w:val="00674D9B"/>
    <w:rsid w:val="006754DD"/>
    <w:rsid w:val="00676C7C"/>
    <w:rsid w:val="00680CE5"/>
    <w:rsid w:val="006819FC"/>
    <w:rsid w:val="006826C1"/>
    <w:rsid w:val="00684D9B"/>
    <w:rsid w:val="00685F9D"/>
    <w:rsid w:val="00686FBC"/>
    <w:rsid w:val="0068759E"/>
    <w:rsid w:val="00691A20"/>
    <w:rsid w:val="006921D5"/>
    <w:rsid w:val="006947A1"/>
    <w:rsid w:val="00694CEC"/>
    <w:rsid w:val="00694EC5"/>
    <w:rsid w:val="00696D3D"/>
    <w:rsid w:val="00696F8F"/>
    <w:rsid w:val="00697A9A"/>
    <w:rsid w:val="006A36F4"/>
    <w:rsid w:val="006A392E"/>
    <w:rsid w:val="006A5036"/>
    <w:rsid w:val="006A55DB"/>
    <w:rsid w:val="006A6076"/>
    <w:rsid w:val="006A7065"/>
    <w:rsid w:val="006B0D96"/>
    <w:rsid w:val="006B4449"/>
    <w:rsid w:val="006B6D25"/>
    <w:rsid w:val="006B75A7"/>
    <w:rsid w:val="006B75B1"/>
    <w:rsid w:val="006B7EFA"/>
    <w:rsid w:val="006C0044"/>
    <w:rsid w:val="006C3F82"/>
    <w:rsid w:val="006C699C"/>
    <w:rsid w:val="006C7C56"/>
    <w:rsid w:val="006D0489"/>
    <w:rsid w:val="006D1E79"/>
    <w:rsid w:val="006D3BE6"/>
    <w:rsid w:val="006D45CC"/>
    <w:rsid w:val="006D4630"/>
    <w:rsid w:val="006D4F44"/>
    <w:rsid w:val="006D5217"/>
    <w:rsid w:val="006D584E"/>
    <w:rsid w:val="006D6273"/>
    <w:rsid w:val="006E0AF6"/>
    <w:rsid w:val="006E1216"/>
    <w:rsid w:val="006E1395"/>
    <w:rsid w:val="006E14EC"/>
    <w:rsid w:val="006E30F8"/>
    <w:rsid w:val="006E4DBE"/>
    <w:rsid w:val="006E679F"/>
    <w:rsid w:val="006E7AB0"/>
    <w:rsid w:val="006F11EC"/>
    <w:rsid w:val="006F63BD"/>
    <w:rsid w:val="006F6DD0"/>
    <w:rsid w:val="007003FC"/>
    <w:rsid w:val="007010F3"/>
    <w:rsid w:val="007018AE"/>
    <w:rsid w:val="00702B2D"/>
    <w:rsid w:val="0070367B"/>
    <w:rsid w:val="00703C3E"/>
    <w:rsid w:val="00703CE9"/>
    <w:rsid w:val="0070448F"/>
    <w:rsid w:val="00704A34"/>
    <w:rsid w:val="00707303"/>
    <w:rsid w:val="0071081C"/>
    <w:rsid w:val="007135A2"/>
    <w:rsid w:val="00714040"/>
    <w:rsid w:val="007140B5"/>
    <w:rsid w:val="0071726D"/>
    <w:rsid w:val="00717A1A"/>
    <w:rsid w:val="00721553"/>
    <w:rsid w:val="0072413E"/>
    <w:rsid w:val="007255DC"/>
    <w:rsid w:val="00725739"/>
    <w:rsid w:val="00725F37"/>
    <w:rsid w:val="007279DE"/>
    <w:rsid w:val="00727E91"/>
    <w:rsid w:val="00733E3E"/>
    <w:rsid w:val="0073598D"/>
    <w:rsid w:val="007419F4"/>
    <w:rsid w:val="00743AE4"/>
    <w:rsid w:val="00745ACD"/>
    <w:rsid w:val="00750EE9"/>
    <w:rsid w:val="00751033"/>
    <w:rsid w:val="0075131D"/>
    <w:rsid w:val="0075161F"/>
    <w:rsid w:val="0075292B"/>
    <w:rsid w:val="00752A42"/>
    <w:rsid w:val="00755C24"/>
    <w:rsid w:val="00755DA8"/>
    <w:rsid w:val="0075659C"/>
    <w:rsid w:val="00760E92"/>
    <w:rsid w:val="00762BB7"/>
    <w:rsid w:val="00763ED9"/>
    <w:rsid w:val="00765F25"/>
    <w:rsid w:val="0076679E"/>
    <w:rsid w:val="00766C4C"/>
    <w:rsid w:val="00766D35"/>
    <w:rsid w:val="00767AA8"/>
    <w:rsid w:val="00767B35"/>
    <w:rsid w:val="00767DD9"/>
    <w:rsid w:val="007710BB"/>
    <w:rsid w:val="00773465"/>
    <w:rsid w:val="0077374F"/>
    <w:rsid w:val="007743DA"/>
    <w:rsid w:val="00775D73"/>
    <w:rsid w:val="007761FB"/>
    <w:rsid w:val="00776B4A"/>
    <w:rsid w:val="00780338"/>
    <w:rsid w:val="00780CDE"/>
    <w:rsid w:val="007811D3"/>
    <w:rsid w:val="00782FF4"/>
    <w:rsid w:val="00783198"/>
    <w:rsid w:val="0078442D"/>
    <w:rsid w:val="00785DAC"/>
    <w:rsid w:val="00786082"/>
    <w:rsid w:val="007901F5"/>
    <w:rsid w:val="007907F1"/>
    <w:rsid w:val="00790E15"/>
    <w:rsid w:val="00791F5E"/>
    <w:rsid w:val="00792674"/>
    <w:rsid w:val="00793F28"/>
    <w:rsid w:val="007956E6"/>
    <w:rsid w:val="007958E4"/>
    <w:rsid w:val="007977E8"/>
    <w:rsid w:val="007A2FC9"/>
    <w:rsid w:val="007A33EB"/>
    <w:rsid w:val="007A3798"/>
    <w:rsid w:val="007A37B6"/>
    <w:rsid w:val="007A6DAC"/>
    <w:rsid w:val="007A7C85"/>
    <w:rsid w:val="007B093C"/>
    <w:rsid w:val="007B094B"/>
    <w:rsid w:val="007B2092"/>
    <w:rsid w:val="007B2A41"/>
    <w:rsid w:val="007B31AD"/>
    <w:rsid w:val="007B3584"/>
    <w:rsid w:val="007B5F38"/>
    <w:rsid w:val="007B6365"/>
    <w:rsid w:val="007B69A5"/>
    <w:rsid w:val="007B7CC1"/>
    <w:rsid w:val="007C066D"/>
    <w:rsid w:val="007C34B2"/>
    <w:rsid w:val="007C5C79"/>
    <w:rsid w:val="007C5DB7"/>
    <w:rsid w:val="007C639A"/>
    <w:rsid w:val="007C76A8"/>
    <w:rsid w:val="007C793D"/>
    <w:rsid w:val="007C7D6E"/>
    <w:rsid w:val="007D1132"/>
    <w:rsid w:val="007D14AF"/>
    <w:rsid w:val="007D5C6D"/>
    <w:rsid w:val="007D5F81"/>
    <w:rsid w:val="007E0959"/>
    <w:rsid w:val="007E0B7F"/>
    <w:rsid w:val="007E1E93"/>
    <w:rsid w:val="007E34AE"/>
    <w:rsid w:val="007E3877"/>
    <w:rsid w:val="007E6103"/>
    <w:rsid w:val="007E626E"/>
    <w:rsid w:val="007E6424"/>
    <w:rsid w:val="007E6622"/>
    <w:rsid w:val="007F0598"/>
    <w:rsid w:val="007F084F"/>
    <w:rsid w:val="007F0C5C"/>
    <w:rsid w:val="007F0D15"/>
    <w:rsid w:val="007F0E63"/>
    <w:rsid w:val="007F32F4"/>
    <w:rsid w:val="007F3431"/>
    <w:rsid w:val="007F66EF"/>
    <w:rsid w:val="007F767E"/>
    <w:rsid w:val="00800B53"/>
    <w:rsid w:val="00803D2E"/>
    <w:rsid w:val="00804207"/>
    <w:rsid w:val="00804608"/>
    <w:rsid w:val="00804695"/>
    <w:rsid w:val="008050B5"/>
    <w:rsid w:val="00805995"/>
    <w:rsid w:val="00806711"/>
    <w:rsid w:val="0080717A"/>
    <w:rsid w:val="00807521"/>
    <w:rsid w:val="00807CFE"/>
    <w:rsid w:val="00810063"/>
    <w:rsid w:val="008111B5"/>
    <w:rsid w:val="0081253B"/>
    <w:rsid w:val="00812E25"/>
    <w:rsid w:val="008137C5"/>
    <w:rsid w:val="00813AEB"/>
    <w:rsid w:val="008151B9"/>
    <w:rsid w:val="00816044"/>
    <w:rsid w:val="00816509"/>
    <w:rsid w:val="00816FBB"/>
    <w:rsid w:val="008179B4"/>
    <w:rsid w:val="00820051"/>
    <w:rsid w:val="00820567"/>
    <w:rsid w:val="00824AC7"/>
    <w:rsid w:val="00825BD0"/>
    <w:rsid w:val="00832247"/>
    <w:rsid w:val="00833F0D"/>
    <w:rsid w:val="008342CD"/>
    <w:rsid w:val="00835DD6"/>
    <w:rsid w:val="0083657D"/>
    <w:rsid w:val="00837BAC"/>
    <w:rsid w:val="00841262"/>
    <w:rsid w:val="00842013"/>
    <w:rsid w:val="008423F4"/>
    <w:rsid w:val="00842C9B"/>
    <w:rsid w:val="00843D64"/>
    <w:rsid w:val="00845075"/>
    <w:rsid w:val="008450F2"/>
    <w:rsid w:val="0084532E"/>
    <w:rsid w:val="008465DF"/>
    <w:rsid w:val="008472D5"/>
    <w:rsid w:val="008473A4"/>
    <w:rsid w:val="00847C08"/>
    <w:rsid w:val="00847C10"/>
    <w:rsid w:val="0085185A"/>
    <w:rsid w:val="00851A08"/>
    <w:rsid w:val="008533C4"/>
    <w:rsid w:val="0085361B"/>
    <w:rsid w:val="008558F1"/>
    <w:rsid w:val="00855AF5"/>
    <w:rsid w:val="00855EC5"/>
    <w:rsid w:val="00857030"/>
    <w:rsid w:val="00857707"/>
    <w:rsid w:val="00857A73"/>
    <w:rsid w:val="00865378"/>
    <w:rsid w:val="00865CAE"/>
    <w:rsid w:val="00865D88"/>
    <w:rsid w:val="008661C3"/>
    <w:rsid w:val="00866A45"/>
    <w:rsid w:val="0086709A"/>
    <w:rsid w:val="00867A1F"/>
    <w:rsid w:val="00867CEC"/>
    <w:rsid w:val="008713A9"/>
    <w:rsid w:val="0087279B"/>
    <w:rsid w:val="00872885"/>
    <w:rsid w:val="00872B91"/>
    <w:rsid w:val="00872DD1"/>
    <w:rsid w:val="0087390F"/>
    <w:rsid w:val="00873AAA"/>
    <w:rsid w:val="00874699"/>
    <w:rsid w:val="00874D01"/>
    <w:rsid w:val="00876946"/>
    <w:rsid w:val="00876BFA"/>
    <w:rsid w:val="00881193"/>
    <w:rsid w:val="00881D10"/>
    <w:rsid w:val="00881DDE"/>
    <w:rsid w:val="0088357B"/>
    <w:rsid w:val="00884B3A"/>
    <w:rsid w:val="008850EF"/>
    <w:rsid w:val="00885643"/>
    <w:rsid w:val="008864EA"/>
    <w:rsid w:val="0088759D"/>
    <w:rsid w:val="00890BD1"/>
    <w:rsid w:val="00890D1B"/>
    <w:rsid w:val="00890FFE"/>
    <w:rsid w:val="00891103"/>
    <w:rsid w:val="00891501"/>
    <w:rsid w:val="0089223C"/>
    <w:rsid w:val="008923C1"/>
    <w:rsid w:val="00892772"/>
    <w:rsid w:val="00892C64"/>
    <w:rsid w:val="00893930"/>
    <w:rsid w:val="00895685"/>
    <w:rsid w:val="008960EF"/>
    <w:rsid w:val="00896795"/>
    <w:rsid w:val="008970F2"/>
    <w:rsid w:val="0089746B"/>
    <w:rsid w:val="0089780F"/>
    <w:rsid w:val="008A3E9D"/>
    <w:rsid w:val="008A5754"/>
    <w:rsid w:val="008B0ADA"/>
    <w:rsid w:val="008B16A0"/>
    <w:rsid w:val="008B247F"/>
    <w:rsid w:val="008B40A7"/>
    <w:rsid w:val="008B4F72"/>
    <w:rsid w:val="008B5018"/>
    <w:rsid w:val="008B556C"/>
    <w:rsid w:val="008B5E34"/>
    <w:rsid w:val="008B630D"/>
    <w:rsid w:val="008B78B2"/>
    <w:rsid w:val="008C0295"/>
    <w:rsid w:val="008C0CF0"/>
    <w:rsid w:val="008C4FD5"/>
    <w:rsid w:val="008C57FE"/>
    <w:rsid w:val="008C58D6"/>
    <w:rsid w:val="008C6B3C"/>
    <w:rsid w:val="008C7742"/>
    <w:rsid w:val="008D2F46"/>
    <w:rsid w:val="008D336D"/>
    <w:rsid w:val="008D5261"/>
    <w:rsid w:val="008D5E55"/>
    <w:rsid w:val="008D5FCF"/>
    <w:rsid w:val="008D799E"/>
    <w:rsid w:val="008E1264"/>
    <w:rsid w:val="008E1738"/>
    <w:rsid w:val="008E3F92"/>
    <w:rsid w:val="008E4990"/>
    <w:rsid w:val="008E4A10"/>
    <w:rsid w:val="008E59C4"/>
    <w:rsid w:val="008E6CB2"/>
    <w:rsid w:val="008E72BB"/>
    <w:rsid w:val="008F0006"/>
    <w:rsid w:val="008F005F"/>
    <w:rsid w:val="008F1A50"/>
    <w:rsid w:val="0090093C"/>
    <w:rsid w:val="00900CB1"/>
    <w:rsid w:val="0090131E"/>
    <w:rsid w:val="009016FF"/>
    <w:rsid w:val="00901B6E"/>
    <w:rsid w:val="009028B5"/>
    <w:rsid w:val="0090320D"/>
    <w:rsid w:val="009032B8"/>
    <w:rsid w:val="009069F2"/>
    <w:rsid w:val="009071B1"/>
    <w:rsid w:val="00907DA2"/>
    <w:rsid w:val="009110FB"/>
    <w:rsid w:val="00912599"/>
    <w:rsid w:val="009145CD"/>
    <w:rsid w:val="00914DB2"/>
    <w:rsid w:val="0091613A"/>
    <w:rsid w:val="00916586"/>
    <w:rsid w:val="0091765B"/>
    <w:rsid w:val="00922095"/>
    <w:rsid w:val="00923557"/>
    <w:rsid w:val="0092392A"/>
    <w:rsid w:val="00923992"/>
    <w:rsid w:val="009264C0"/>
    <w:rsid w:val="009274B9"/>
    <w:rsid w:val="009276A1"/>
    <w:rsid w:val="009305C7"/>
    <w:rsid w:val="00932224"/>
    <w:rsid w:val="00932F01"/>
    <w:rsid w:val="009333DF"/>
    <w:rsid w:val="00935345"/>
    <w:rsid w:val="00935535"/>
    <w:rsid w:val="00936561"/>
    <w:rsid w:val="00936CCC"/>
    <w:rsid w:val="0094151C"/>
    <w:rsid w:val="00942D6C"/>
    <w:rsid w:val="00946D34"/>
    <w:rsid w:val="00950D0B"/>
    <w:rsid w:val="00952AC5"/>
    <w:rsid w:val="00953999"/>
    <w:rsid w:val="009541C5"/>
    <w:rsid w:val="00954C4B"/>
    <w:rsid w:val="00956CC5"/>
    <w:rsid w:val="00957C63"/>
    <w:rsid w:val="00960718"/>
    <w:rsid w:val="00963576"/>
    <w:rsid w:val="00963948"/>
    <w:rsid w:val="00965852"/>
    <w:rsid w:val="0097008B"/>
    <w:rsid w:val="009737FC"/>
    <w:rsid w:val="00973C49"/>
    <w:rsid w:val="009747BF"/>
    <w:rsid w:val="009763F0"/>
    <w:rsid w:val="009772C8"/>
    <w:rsid w:val="00980CA7"/>
    <w:rsid w:val="0098182B"/>
    <w:rsid w:val="0098192A"/>
    <w:rsid w:val="009824BA"/>
    <w:rsid w:val="00984FAC"/>
    <w:rsid w:val="0098522C"/>
    <w:rsid w:val="009856B7"/>
    <w:rsid w:val="00986351"/>
    <w:rsid w:val="00986FA7"/>
    <w:rsid w:val="009870F8"/>
    <w:rsid w:val="0099110E"/>
    <w:rsid w:val="009920CB"/>
    <w:rsid w:val="009924F6"/>
    <w:rsid w:val="00992F08"/>
    <w:rsid w:val="0099372C"/>
    <w:rsid w:val="00994299"/>
    <w:rsid w:val="00994F33"/>
    <w:rsid w:val="00995BE1"/>
    <w:rsid w:val="009960F5"/>
    <w:rsid w:val="0099674B"/>
    <w:rsid w:val="009A1F0B"/>
    <w:rsid w:val="009A29ED"/>
    <w:rsid w:val="009A2ECA"/>
    <w:rsid w:val="009A2F6D"/>
    <w:rsid w:val="009A51BF"/>
    <w:rsid w:val="009A5286"/>
    <w:rsid w:val="009A5D10"/>
    <w:rsid w:val="009A7373"/>
    <w:rsid w:val="009A7E35"/>
    <w:rsid w:val="009B3C69"/>
    <w:rsid w:val="009B4A9D"/>
    <w:rsid w:val="009B6595"/>
    <w:rsid w:val="009B684E"/>
    <w:rsid w:val="009B6F3E"/>
    <w:rsid w:val="009B7E70"/>
    <w:rsid w:val="009C046B"/>
    <w:rsid w:val="009C1B60"/>
    <w:rsid w:val="009C2201"/>
    <w:rsid w:val="009C41FF"/>
    <w:rsid w:val="009C562A"/>
    <w:rsid w:val="009C5C49"/>
    <w:rsid w:val="009C5D17"/>
    <w:rsid w:val="009D1D89"/>
    <w:rsid w:val="009D1EAC"/>
    <w:rsid w:val="009D236A"/>
    <w:rsid w:val="009D31EF"/>
    <w:rsid w:val="009D5066"/>
    <w:rsid w:val="009D70B7"/>
    <w:rsid w:val="009D76D1"/>
    <w:rsid w:val="009D7B86"/>
    <w:rsid w:val="009E0043"/>
    <w:rsid w:val="009E00C6"/>
    <w:rsid w:val="009E08AA"/>
    <w:rsid w:val="009E2E4F"/>
    <w:rsid w:val="009E3D6C"/>
    <w:rsid w:val="009E3F5D"/>
    <w:rsid w:val="009E502D"/>
    <w:rsid w:val="009E64EC"/>
    <w:rsid w:val="009E70A1"/>
    <w:rsid w:val="009E72D7"/>
    <w:rsid w:val="009E731E"/>
    <w:rsid w:val="009E7548"/>
    <w:rsid w:val="009F0647"/>
    <w:rsid w:val="009F25A2"/>
    <w:rsid w:val="009F27C1"/>
    <w:rsid w:val="009F2CED"/>
    <w:rsid w:val="009F2F24"/>
    <w:rsid w:val="009F3E80"/>
    <w:rsid w:val="009F741B"/>
    <w:rsid w:val="009F76A9"/>
    <w:rsid w:val="00A00296"/>
    <w:rsid w:val="00A01CE8"/>
    <w:rsid w:val="00A03334"/>
    <w:rsid w:val="00A04BE4"/>
    <w:rsid w:val="00A053C0"/>
    <w:rsid w:val="00A06243"/>
    <w:rsid w:val="00A06DDF"/>
    <w:rsid w:val="00A13A4E"/>
    <w:rsid w:val="00A14E6E"/>
    <w:rsid w:val="00A16838"/>
    <w:rsid w:val="00A1715E"/>
    <w:rsid w:val="00A22047"/>
    <w:rsid w:val="00A22774"/>
    <w:rsid w:val="00A23559"/>
    <w:rsid w:val="00A259B7"/>
    <w:rsid w:val="00A26E1F"/>
    <w:rsid w:val="00A27245"/>
    <w:rsid w:val="00A32F9C"/>
    <w:rsid w:val="00A35B03"/>
    <w:rsid w:val="00A3701B"/>
    <w:rsid w:val="00A372ED"/>
    <w:rsid w:val="00A37379"/>
    <w:rsid w:val="00A40AC8"/>
    <w:rsid w:val="00A419CC"/>
    <w:rsid w:val="00A41BD5"/>
    <w:rsid w:val="00A42200"/>
    <w:rsid w:val="00A43607"/>
    <w:rsid w:val="00A456D4"/>
    <w:rsid w:val="00A46231"/>
    <w:rsid w:val="00A503DB"/>
    <w:rsid w:val="00A526C3"/>
    <w:rsid w:val="00A528E7"/>
    <w:rsid w:val="00A538E3"/>
    <w:rsid w:val="00A547B4"/>
    <w:rsid w:val="00A55191"/>
    <w:rsid w:val="00A568E6"/>
    <w:rsid w:val="00A6077B"/>
    <w:rsid w:val="00A61618"/>
    <w:rsid w:val="00A6172D"/>
    <w:rsid w:val="00A61864"/>
    <w:rsid w:val="00A61BDC"/>
    <w:rsid w:val="00A61ED4"/>
    <w:rsid w:val="00A6362B"/>
    <w:rsid w:val="00A63992"/>
    <w:rsid w:val="00A639F6"/>
    <w:rsid w:val="00A64DBE"/>
    <w:rsid w:val="00A66A1E"/>
    <w:rsid w:val="00A7201A"/>
    <w:rsid w:val="00A73776"/>
    <w:rsid w:val="00A73C97"/>
    <w:rsid w:val="00A74775"/>
    <w:rsid w:val="00A75FC1"/>
    <w:rsid w:val="00A766DB"/>
    <w:rsid w:val="00A7769D"/>
    <w:rsid w:val="00A77BE7"/>
    <w:rsid w:val="00A80712"/>
    <w:rsid w:val="00A873A5"/>
    <w:rsid w:val="00A9022B"/>
    <w:rsid w:val="00A90687"/>
    <w:rsid w:val="00A91F10"/>
    <w:rsid w:val="00A9242C"/>
    <w:rsid w:val="00A96AFF"/>
    <w:rsid w:val="00A977A1"/>
    <w:rsid w:val="00A97DB5"/>
    <w:rsid w:val="00AA1A5D"/>
    <w:rsid w:val="00AA2032"/>
    <w:rsid w:val="00AA228F"/>
    <w:rsid w:val="00AA28D8"/>
    <w:rsid w:val="00AA3B04"/>
    <w:rsid w:val="00AA3DEE"/>
    <w:rsid w:val="00AA43CA"/>
    <w:rsid w:val="00AA4594"/>
    <w:rsid w:val="00AA4AE0"/>
    <w:rsid w:val="00AA636A"/>
    <w:rsid w:val="00AB144C"/>
    <w:rsid w:val="00AB26A5"/>
    <w:rsid w:val="00AB349E"/>
    <w:rsid w:val="00AB42AB"/>
    <w:rsid w:val="00AB5227"/>
    <w:rsid w:val="00AB641E"/>
    <w:rsid w:val="00AB7036"/>
    <w:rsid w:val="00AC1B43"/>
    <w:rsid w:val="00AC2175"/>
    <w:rsid w:val="00AC2B83"/>
    <w:rsid w:val="00AC2CE4"/>
    <w:rsid w:val="00AC41BE"/>
    <w:rsid w:val="00AC4DCE"/>
    <w:rsid w:val="00AC6B6B"/>
    <w:rsid w:val="00AC738B"/>
    <w:rsid w:val="00AC74FE"/>
    <w:rsid w:val="00AD3562"/>
    <w:rsid w:val="00AD43CF"/>
    <w:rsid w:val="00AD50F9"/>
    <w:rsid w:val="00AD5E81"/>
    <w:rsid w:val="00AD7F09"/>
    <w:rsid w:val="00AE0152"/>
    <w:rsid w:val="00AE0928"/>
    <w:rsid w:val="00AE39B2"/>
    <w:rsid w:val="00AE3E2B"/>
    <w:rsid w:val="00AE3F15"/>
    <w:rsid w:val="00AE4832"/>
    <w:rsid w:val="00AF0BE4"/>
    <w:rsid w:val="00AF2C67"/>
    <w:rsid w:val="00AF543E"/>
    <w:rsid w:val="00AF7057"/>
    <w:rsid w:val="00AF7DF2"/>
    <w:rsid w:val="00AF7F50"/>
    <w:rsid w:val="00B0204D"/>
    <w:rsid w:val="00B02885"/>
    <w:rsid w:val="00B02F5C"/>
    <w:rsid w:val="00B03B70"/>
    <w:rsid w:val="00B04386"/>
    <w:rsid w:val="00B0444B"/>
    <w:rsid w:val="00B046C9"/>
    <w:rsid w:val="00B04D42"/>
    <w:rsid w:val="00B04E84"/>
    <w:rsid w:val="00B051D7"/>
    <w:rsid w:val="00B14150"/>
    <w:rsid w:val="00B14975"/>
    <w:rsid w:val="00B14BD7"/>
    <w:rsid w:val="00B16414"/>
    <w:rsid w:val="00B173B9"/>
    <w:rsid w:val="00B2040B"/>
    <w:rsid w:val="00B22448"/>
    <w:rsid w:val="00B23055"/>
    <w:rsid w:val="00B23960"/>
    <w:rsid w:val="00B23B73"/>
    <w:rsid w:val="00B248F8"/>
    <w:rsid w:val="00B27313"/>
    <w:rsid w:val="00B337EE"/>
    <w:rsid w:val="00B343DB"/>
    <w:rsid w:val="00B34AC7"/>
    <w:rsid w:val="00B35866"/>
    <w:rsid w:val="00B37EA7"/>
    <w:rsid w:val="00B404FD"/>
    <w:rsid w:val="00B40C2E"/>
    <w:rsid w:val="00B42570"/>
    <w:rsid w:val="00B42C25"/>
    <w:rsid w:val="00B4567D"/>
    <w:rsid w:val="00B4570C"/>
    <w:rsid w:val="00B45CCA"/>
    <w:rsid w:val="00B47072"/>
    <w:rsid w:val="00B50578"/>
    <w:rsid w:val="00B50D14"/>
    <w:rsid w:val="00B51146"/>
    <w:rsid w:val="00B532B0"/>
    <w:rsid w:val="00B54FEE"/>
    <w:rsid w:val="00B5653E"/>
    <w:rsid w:val="00B56D59"/>
    <w:rsid w:val="00B57238"/>
    <w:rsid w:val="00B5783C"/>
    <w:rsid w:val="00B57E11"/>
    <w:rsid w:val="00B60115"/>
    <w:rsid w:val="00B60E76"/>
    <w:rsid w:val="00B6378A"/>
    <w:rsid w:val="00B64F03"/>
    <w:rsid w:val="00B65FE1"/>
    <w:rsid w:val="00B71279"/>
    <w:rsid w:val="00B76108"/>
    <w:rsid w:val="00B8081A"/>
    <w:rsid w:val="00B83617"/>
    <w:rsid w:val="00B84BE9"/>
    <w:rsid w:val="00B85140"/>
    <w:rsid w:val="00B85D3A"/>
    <w:rsid w:val="00B916FE"/>
    <w:rsid w:val="00B919DA"/>
    <w:rsid w:val="00B92646"/>
    <w:rsid w:val="00B92702"/>
    <w:rsid w:val="00B95208"/>
    <w:rsid w:val="00B95677"/>
    <w:rsid w:val="00B95761"/>
    <w:rsid w:val="00B95C42"/>
    <w:rsid w:val="00B96742"/>
    <w:rsid w:val="00B976F0"/>
    <w:rsid w:val="00BA1112"/>
    <w:rsid w:val="00BA2229"/>
    <w:rsid w:val="00BA262C"/>
    <w:rsid w:val="00BA27E4"/>
    <w:rsid w:val="00BA5155"/>
    <w:rsid w:val="00BA5A2A"/>
    <w:rsid w:val="00BA6E62"/>
    <w:rsid w:val="00BA7FD5"/>
    <w:rsid w:val="00BB01C3"/>
    <w:rsid w:val="00BB147E"/>
    <w:rsid w:val="00BB1AE9"/>
    <w:rsid w:val="00BB1EB0"/>
    <w:rsid w:val="00BB22FF"/>
    <w:rsid w:val="00BB27FF"/>
    <w:rsid w:val="00BB4F87"/>
    <w:rsid w:val="00BB67AF"/>
    <w:rsid w:val="00BC03CC"/>
    <w:rsid w:val="00BC066F"/>
    <w:rsid w:val="00BC0772"/>
    <w:rsid w:val="00BC0B2D"/>
    <w:rsid w:val="00BC14F7"/>
    <w:rsid w:val="00BD06BD"/>
    <w:rsid w:val="00BD1C72"/>
    <w:rsid w:val="00BD2C69"/>
    <w:rsid w:val="00BD388A"/>
    <w:rsid w:val="00BD3902"/>
    <w:rsid w:val="00BD4A53"/>
    <w:rsid w:val="00BD4AD8"/>
    <w:rsid w:val="00BD68CC"/>
    <w:rsid w:val="00BE18CF"/>
    <w:rsid w:val="00BE2607"/>
    <w:rsid w:val="00BE3E50"/>
    <w:rsid w:val="00BF0926"/>
    <w:rsid w:val="00BF0C4E"/>
    <w:rsid w:val="00BF1F98"/>
    <w:rsid w:val="00BF2A24"/>
    <w:rsid w:val="00BF2D98"/>
    <w:rsid w:val="00BF3285"/>
    <w:rsid w:val="00BF32E8"/>
    <w:rsid w:val="00BF3DE6"/>
    <w:rsid w:val="00BF54A0"/>
    <w:rsid w:val="00BF604E"/>
    <w:rsid w:val="00BF6E37"/>
    <w:rsid w:val="00BF78C4"/>
    <w:rsid w:val="00C00656"/>
    <w:rsid w:val="00C009E9"/>
    <w:rsid w:val="00C02D79"/>
    <w:rsid w:val="00C03080"/>
    <w:rsid w:val="00C05028"/>
    <w:rsid w:val="00C07F6C"/>
    <w:rsid w:val="00C1072F"/>
    <w:rsid w:val="00C11831"/>
    <w:rsid w:val="00C12F1E"/>
    <w:rsid w:val="00C13644"/>
    <w:rsid w:val="00C14E3D"/>
    <w:rsid w:val="00C166E4"/>
    <w:rsid w:val="00C20156"/>
    <w:rsid w:val="00C20726"/>
    <w:rsid w:val="00C23738"/>
    <w:rsid w:val="00C25625"/>
    <w:rsid w:val="00C260E4"/>
    <w:rsid w:val="00C266E7"/>
    <w:rsid w:val="00C26A70"/>
    <w:rsid w:val="00C26C8A"/>
    <w:rsid w:val="00C27C59"/>
    <w:rsid w:val="00C30D6E"/>
    <w:rsid w:val="00C35E27"/>
    <w:rsid w:val="00C3616E"/>
    <w:rsid w:val="00C36A02"/>
    <w:rsid w:val="00C378E0"/>
    <w:rsid w:val="00C37D78"/>
    <w:rsid w:val="00C428AB"/>
    <w:rsid w:val="00C42B83"/>
    <w:rsid w:val="00C44527"/>
    <w:rsid w:val="00C44B1D"/>
    <w:rsid w:val="00C463B9"/>
    <w:rsid w:val="00C471FF"/>
    <w:rsid w:val="00C479F7"/>
    <w:rsid w:val="00C47DBE"/>
    <w:rsid w:val="00C5248E"/>
    <w:rsid w:val="00C537CA"/>
    <w:rsid w:val="00C53EBF"/>
    <w:rsid w:val="00C56689"/>
    <w:rsid w:val="00C57853"/>
    <w:rsid w:val="00C602D3"/>
    <w:rsid w:val="00C60843"/>
    <w:rsid w:val="00C60EDD"/>
    <w:rsid w:val="00C623F8"/>
    <w:rsid w:val="00C63813"/>
    <w:rsid w:val="00C65189"/>
    <w:rsid w:val="00C66189"/>
    <w:rsid w:val="00C679F3"/>
    <w:rsid w:val="00C67AD3"/>
    <w:rsid w:val="00C70F5B"/>
    <w:rsid w:val="00C72349"/>
    <w:rsid w:val="00C741EA"/>
    <w:rsid w:val="00C75E45"/>
    <w:rsid w:val="00C75FF9"/>
    <w:rsid w:val="00C76DF5"/>
    <w:rsid w:val="00C77DF2"/>
    <w:rsid w:val="00C800F6"/>
    <w:rsid w:val="00C81051"/>
    <w:rsid w:val="00C81781"/>
    <w:rsid w:val="00C81A04"/>
    <w:rsid w:val="00C828A5"/>
    <w:rsid w:val="00C83F43"/>
    <w:rsid w:val="00C84A50"/>
    <w:rsid w:val="00C86A18"/>
    <w:rsid w:val="00C87583"/>
    <w:rsid w:val="00C92EEA"/>
    <w:rsid w:val="00C9349F"/>
    <w:rsid w:val="00C94905"/>
    <w:rsid w:val="00C96A71"/>
    <w:rsid w:val="00C96C71"/>
    <w:rsid w:val="00C971A1"/>
    <w:rsid w:val="00CA0898"/>
    <w:rsid w:val="00CA1363"/>
    <w:rsid w:val="00CA1D21"/>
    <w:rsid w:val="00CA3C65"/>
    <w:rsid w:val="00CB0A9A"/>
    <w:rsid w:val="00CB1BF8"/>
    <w:rsid w:val="00CB1C30"/>
    <w:rsid w:val="00CB2C05"/>
    <w:rsid w:val="00CB455B"/>
    <w:rsid w:val="00CB49A5"/>
    <w:rsid w:val="00CB4D24"/>
    <w:rsid w:val="00CB577D"/>
    <w:rsid w:val="00CB7006"/>
    <w:rsid w:val="00CB77F1"/>
    <w:rsid w:val="00CC41D0"/>
    <w:rsid w:val="00CC5C25"/>
    <w:rsid w:val="00CC5C70"/>
    <w:rsid w:val="00CC7522"/>
    <w:rsid w:val="00CD01B7"/>
    <w:rsid w:val="00CD05EB"/>
    <w:rsid w:val="00CD0706"/>
    <w:rsid w:val="00CD190C"/>
    <w:rsid w:val="00CD418E"/>
    <w:rsid w:val="00CD6160"/>
    <w:rsid w:val="00CD7E0E"/>
    <w:rsid w:val="00CE0DB3"/>
    <w:rsid w:val="00CE0EC1"/>
    <w:rsid w:val="00CE247C"/>
    <w:rsid w:val="00CE4830"/>
    <w:rsid w:val="00CE6262"/>
    <w:rsid w:val="00CE667D"/>
    <w:rsid w:val="00CE67BC"/>
    <w:rsid w:val="00CE740D"/>
    <w:rsid w:val="00CE7FE6"/>
    <w:rsid w:val="00CF148A"/>
    <w:rsid w:val="00CF1606"/>
    <w:rsid w:val="00CF1714"/>
    <w:rsid w:val="00CF2733"/>
    <w:rsid w:val="00CF39E6"/>
    <w:rsid w:val="00CF3CEA"/>
    <w:rsid w:val="00CF5680"/>
    <w:rsid w:val="00CF68BE"/>
    <w:rsid w:val="00CF6AF2"/>
    <w:rsid w:val="00CF70C7"/>
    <w:rsid w:val="00D01072"/>
    <w:rsid w:val="00D029DB"/>
    <w:rsid w:val="00D03C73"/>
    <w:rsid w:val="00D04FD0"/>
    <w:rsid w:val="00D05F00"/>
    <w:rsid w:val="00D07BD8"/>
    <w:rsid w:val="00D12FA0"/>
    <w:rsid w:val="00D13540"/>
    <w:rsid w:val="00D13AA5"/>
    <w:rsid w:val="00D14630"/>
    <w:rsid w:val="00D14CA2"/>
    <w:rsid w:val="00D15081"/>
    <w:rsid w:val="00D168A4"/>
    <w:rsid w:val="00D20924"/>
    <w:rsid w:val="00D20EA4"/>
    <w:rsid w:val="00D222FA"/>
    <w:rsid w:val="00D22966"/>
    <w:rsid w:val="00D22BAF"/>
    <w:rsid w:val="00D23B6F"/>
    <w:rsid w:val="00D24EF0"/>
    <w:rsid w:val="00D250C8"/>
    <w:rsid w:val="00D255D8"/>
    <w:rsid w:val="00D27358"/>
    <w:rsid w:val="00D3030E"/>
    <w:rsid w:val="00D303DB"/>
    <w:rsid w:val="00D33811"/>
    <w:rsid w:val="00D343E1"/>
    <w:rsid w:val="00D35999"/>
    <w:rsid w:val="00D37D1F"/>
    <w:rsid w:val="00D400D0"/>
    <w:rsid w:val="00D40644"/>
    <w:rsid w:val="00D411E3"/>
    <w:rsid w:val="00D423C8"/>
    <w:rsid w:val="00D42B43"/>
    <w:rsid w:val="00D453AE"/>
    <w:rsid w:val="00D45630"/>
    <w:rsid w:val="00D45FEB"/>
    <w:rsid w:val="00D46A44"/>
    <w:rsid w:val="00D528F4"/>
    <w:rsid w:val="00D54277"/>
    <w:rsid w:val="00D5478A"/>
    <w:rsid w:val="00D55043"/>
    <w:rsid w:val="00D56323"/>
    <w:rsid w:val="00D6225E"/>
    <w:rsid w:val="00D64A21"/>
    <w:rsid w:val="00D6718C"/>
    <w:rsid w:val="00D67B9C"/>
    <w:rsid w:val="00D702F4"/>
    <w:rsid w:val="00D706D4"/>
    <w:rsid w:val="00D70F55"/>
    <w:rsid w:val="00D70FDA"/>
    <w:rsid w:val="00D71EDB"/>
    <w:rsid w:val="00D71EE3"/>
    <w:rsid w:val="00D7388D"/>
    <w:rsid w:val="00D760C4"/>
    <w:rsid w:val="00D76F7A"/>
    <w:rsid w:val="00D77D50"/>
    <w:rsid w:val="00D80166"/>
    <w:rsid w:val="00D8312E"/>
    <w:rsid w:val="00D8509F"/>
    <w:rsid w:val="00D86825"/>
    <w:rsid w:val="00D86B92"/>
    <w:rsid w:val="00D86C54"/>
    <w:rsid w:val="00D87F1B"/>
    <w:rsid w:val="00D92D25"/>
    <w:rsid w:val="00D944DD"/>
    <w:rsid w:val="00D946AB"/>
    <w:rsid w:val="00D94BFD"/>
    <w:rsid w:val="00D9727D"/>
    <w:rsid w:val="00D97618"/>
    <w:rsid w:val="00DA1296"/>
    <w:rsid w:val="00DA498F"/>
    <w:rsid w:val="00DA552C"/>
    <w:rsid w:val="00DA6412"/>
    <w:rsid w:val="00DA68A7"/>
    <w:rsid w:val="00DB00CA"/>
    <w:rsid w:val="00DB05D6"/>
    <w:rsid w:val="00DB0C2B"/>
    <w:rsid w:val="00DB0CE9"/>
    <w:rsid w:val="00DB14F0"/>
    <w:rsid w:val="00DB2A4C"/>
    <w:rsid w:val="00DB2F19"/>
    <w:rsid w:val="00DB3244"/>
    <w:rsid w:val="00DC109C"/>
    <w:rsid w:val="00DC2295"/>
    <w:rsid w:val="00DC23F9"/>
    <w:rsid w:val="00DC2F42"/>
    <w:rsid w:val="00DC305C"/>
    <w:rsid w:val="00DC3699"/>
    <w:rsid w:val="00DC3812"/>
    <w:rsid w:val="00DC52BC"/>
    <w:rsid w:val="00DC5EFC"/>
    <w:rsid w:val="00DD1190"/>
    <w:rsid w:val="00DD166E"/>
    <w:rsid w:val="00DD2638"/>
    <w:rsid w:val="00DD2D7B"/>
    <w:rsid w:val="00DD3D68"/>
    <w:rsid w:val="00DD4134"/>
    <w:rsid w:val="00DD7A0B"/>
    <w:rsid w:val="00DD7B7D"/>
    <w:rsid w:val="00DE1CA3"/>
    <w:rsid w:val="00DE1F2A"/>
    <w:rsid w:val="00DE2B23"/>
    <w:rsid w:val="00DE34F4"/>
    <w:rsid w:val="00DE6270"/>
    <w:rsid w:val="00DE73E7"/>
    <w:rsid w:val="00DE7B3D"/>
    <w:rsid w:val="00DE7CF7"/>
    <w:rsid w:val="00DF1320"/>
    <w:rsid w:val="00DF30A8"/>
    <w:rsid w:val="00DF41B7"/>
    <w:rsid w:val="00DF571F"/>
    <w:rsid w:val="00DF5816"/>
    <w:rsid w:val="00DF61AC"/>
    <w:rsid w:val="00E026E3"/>
    <w:rsid w:val="00E03C65"/>
    <w:rsid w:val="00E05482"/>
    <w:rsid w:val="00E12861"/>
    <w:rsid w:val="00E1324E"/>
    <w:rsid w:val="00E13324"/>
    <w:rsid w:val="00E136CA"/>
    <w:rsid w:val="00E138AD"/>
    <w:rsid w:val="00E150AB"/>
    <w:rsid w:val="00E1539D"/>
    <w:rsid w:val="00E1579C"/>
    <w:rsid w:val="00E16AC8"/>
    <w:rsid w:val="00E1744C"/>
    <w:rsid w:val="00E17686"/>
    <w:rsid w:val="00E178BB"/>
    <w:rsid w:val="00E1794B"/>
    <w:rsid w:val="00E2087D"/>
    <w:rsid w:val="00E22BF1"/>
    <w:rsid w:val="00E236D5"/>
    <w:rsid w:val="00E24FA6"/>
    <w:rsid w:val="00E24FAC"/>
    <w:rsid w:val="00E25EC4"/>
    <w:rsid w:val="00E26579"/>
    <w:rsid w:val="00E2663F"/>
    <w:rsid w:val="00E27073"/>
    <w:rsid w:val="00E3417C"/>
    <w:rsid w:val="00E362BB"/>
    <w:rsid w:val="00E3722A"/>
    <w:rsid w:val="00E407E0"/>
    <w:rsid w:val="00E417D7"/>
    <w:rsid w:val="00E41ECB"/>
    <w:rsid w:val="00E420ED"/>
    <w:rsid w:val="00E42E20"/>
    <w:rsid w:val="00E43505"/>
    <w:rsid w:val="00E51879"/>
    <w:rsid w:val="00E53F6B"/>
    <w:rsid w:val="00E54A55"/>
    <w:rsid w:val="00E56170"/>
    <w:rsid w:val="00E614B2"/>
    <w:rsid w:val="00E6202D"/>
    <w:rsid w:val="00E62666"/>
    <w:rsid w:val="00E62A0B"/>
    <w:rsid w:val="00E6315F"/>
    <w:rsid w:val="00E63180"/>
    <w:rsid w:val="00E64B43"/>
    <w:rsid w:val="00E666FF"/>
    <w:rsid w:val="00E7004F"/>
    <w:rsid w:val="00E70D43"/>
    <w:rsid w:val="00E72FC9"/>
    <w:rsid w:val="00E73685"/>
    <w:rsid w:val="00E73CAC"/>
    <w:rsid w:val="00E747C4"/>
    <w:rsid w:val="00E75D23"/>
    <w:rsid w:val="00E76693"/>
    <w:rsid w:val="00E77E38"/>
    <w:rsid w:val="00E8323A"/>
    <w:rsid w:val="00E83535"/>
    <w:rsid w:val="00E844EF"/>
    <w:rsid w:val="00E8472E"/>
    <w:rsid w:val="00E919FF"/>
    <w:rsid w:val="00E91B2F"/>
    <w:rsid w:val="00E9489F"/>
    <w:rsid w:val="00E95220"/>
    <w:rsid w:val="00E9618E"/>
    <w:rsid w:val="00EA12F3"/>
    <w:rsid w:val="00EA5654"/>
    <w:rsid w:val="00EB0131"/>
    <w:rsid w:val="00EB213F"/>
    <w:rsid w:val="00EB3D97"/>
    <w:rsid w:val="00EB4FD9"/>
    <w:rsid w:val="00EB5695"/>
    <w:rsid w:val="00EB58C7"/>
    <w:rsid w:val="00EB5D03"/>
    <w:rsid w:val="00EB64CA"/>
    <w:rsid w:val="00EC01DC"/>
    <w:rsid w:val="00EC0471"/>
    <w:rsid w:val="00EC33B2"/>
    <w:rsid w:val="00EC3654"/>
    <w:rsid w:val="00EC41EE"/>
    <w:rsid w:val="00EC542C"/>
    <w:rsid w:val="00EC55CD"/>
    <w:rsid w:val="00ED0C6F"/>
    <w:rsid w:val="00ED1AC3"/>
    <w:rsid w:val="00ED1B1D"/>
    <w:rsid w:val="00ED2B69"/>
    <w:rsid w:val="00ED31BB"/>
    <w:rsid w:val="00ED5F24"/>
    <w:rsid w:val="00ED6BB9"/>
    <w:rsid w:val="00ED7780"/>
    <w:rsid w:val="00EE1009"/>
    <w:rsid w:val="00EE1E78"/>
    <w:rsid w:val="00EE39FD"/>
    <w:rsid w:val="00EE4650"/>
    <w:rsid w:val="00EE66A4"/>
    <w:rsid w:val="00EE66F4"/>
    <w:rsid w:val="00EE6E74"/>
    <w:rsid w:val="00EE7ECA"/>
    <w:rsid w:val="00EF1371"/>
    <w:rsid w:val="00EF2211"/>
    <w:rsid w:val="00EF247B"/>
    <w:rsid w:val="00EF2BD2"/>
    <w:rsid w:val="00EF4EF0"/>
    <w:rsid w:val="00F0093D"/>
    <w:rsid w:val="00F009C8"/>
    <w:rsid w:val="00F0199F"/>
    <w:rsid w:val="00F039BF"/>
    <w:rsid w:val="00F03EE5"/>
    <w:rsid w:val="00F05C4B"/>
    <w:rsid w:val="00F070A8"/>
    <w:rsid w:val="00F071B9"/>
    <w:rsid w:val="00F077C8"/>
    <w:rsid w:val="00F10672"/>
    <w:rsid w:val="00F11A7E"/>
    <w:rsid w:val="00F11EF8"/>
    <w:rsid w:val="00F12CF0"/>
    <w:rsid w:val="00F14FC9"/>
    <w:rsid w:val="00F15C5B"/>
    <w:rsid w:val="00F16378"/>
    <w:rsid w:val="00F177F9"/>
    <w:rsid w:val="00F17CC4"/>
    <w:rsid w:val="00F216C9"/>
    <w:rsid w:val="00F22BF6"/>
    <w:rsid w:val="00F2496D"/>
    <w:rsid w:val="00F25787"/>
    <w:rsid w:val="00F25B72"/>
    <w:rsid w:val="00F26452"/>
    <w:rsid w:val="00F2751C"/>
    <w:rsid w:val="00F278B5"/>
    <w:rsid w:val="00F27DE2"/>
    <w:rsid w:val="00F30333"/>
    <w:rsid w:val="00F3096E"/>
    <w:rsid w:val="00F30D26"/>
    <w:rsid w:val="00F31216"/>
    <w:rsid w:val="00F32DE1"/>
    <w:rsid w:val="00F35D3F"/>
    <w:rsid w:val="00F366DF"/>
    <w:rsid w:val="00F3718A"/>
    <w:rsid w:val="00F406DF"/>
    <w:rsid w:val="00F42186"/>
    <w:rsid w:val="00F4273A"/>
    <w:rsid w:val="00F460FA"/>
    <w:rsid w:val="00F46B2C"/>
    <w:rsid w:val="00F46C63"/>
    <w:rsid w:val="00F47B00"/>
    <w:rsid w:val="00F50EE5"/>
    <w:rsid w:val="00F52041"/>
    <w:rsid w:val="00F52D2C"/>
    <w:rsid w:val="00F52F50"/>
    <w:rsid w:val="00F5470D"/>
    <w:rsid w:val="00F57457"/>
    <w:rsid w:val="00F574A1"/>
    <w:rsid w:val="00F64D8D"/>
    <w:rsid w:val="00F65389"/>
    <w:rsid w:val="00F66294"/>
    <w:rsid w:val="00F666BD"/>
    <w:rsid w:val="00F67F21"/>
    <w:rsid w:val="00F7448D"/>
    <w:rsid w:val="00F758C7"/>
    <w:rsid w:val="00F767FF"/>
    <w:rsid w:val="00F76929"/>
    <w:rsid w:val="00F76C4B"/>
    <w:rsid w:val="00F773A2"/>
    <w:rsid w:val="00F80807"/>
    <w:rsid w:val="00F8109D"/>
    <w:rsid w:val="00F817C7"/>
    <w:rsid w:val="00F84F56"/>
    <w:rsid w:val="00F862AD"/>
    <w:rsid w:val="00F90B17"/>
    <w:rsid w:val="00F92B76"/>
    <w:rsid w:val="00F92DE0"/>
    <w:rsid w:val="00F9345D"/>
    <w:rsid w:val="00F93997"/>
    <w:rsid w:val="00F9443A"/>
    <w:rsid w:val="00F9584B"/>
    <w:rsid w:val="00F9592D"/>
    <w:rsid w:val="00F95CC7"/>
    <w:rsid w:val="00F95EDC"/>
    <w:rsid w:val="00F961D4"/>
    <w:rsid w:val="00F96AE8"/>
    <w:rsid w:val="00F97AC3"/>
    <w:rsid w:val="00FA15E2"/>
    <w:rsid w:val="00FA1E57"/>
    <w:rsid w:val="00FA4D9C"/>
    <w:rsid w:val="00FA63C0"/>
    <w:rsid w:val="00FA6AB4"/>
    <w:rsid w:val="00FA7F19"/>
    <w:rsid w:val="00FB1559"/>
    <w:rsid w:val="00FB2322"/>
    <w:rsid w:val="00FB26EC"/>
    <w:rsid w:val="00FB31B8"/>
    <w:rsid w:val="00FB3661"/>
    <w:rsid w:val="00FB592D"/>
    <w:rsid w:val="00FB6D88"/>
    <w:rsid w:val="00FC14DE"/>
    <w:rsid w:val="00FC1DD8"/>
    <w:rsid w:val="00FC23FD"/>
    <w:rsid w:val="00FC4077"/>
    <w:rsid w:val="00FC53F8"/>
    <w:rsid w:val="00FD1611"/>
    <w:rsid w:val="00FD4AF1"/>
    <w:rsid w:val="00FE0F5B"/>
    <w:rsid w:val="00FE1112"/>
    <w:rsid w:val="00FE12EA"/>
    <w:rsid w:val="00FE1798"/>
    <w:rsid w:val="00FE2F7E"/>
    <w:rsid w:val="00FE4323"/>
    <w:rsid w:val="00FE5F83"/>
    <w:rsid w:val="00FE6FCC"/>
    <w:rsid w:val="00FE746F"/>
    <w:rsid w:val="00FE7C7F"/>
    <w:rsid w:val="00FF0606"/>
    <w:rsid w:val="00FF09C5"/>
    <w:rsid w:val="00FF0CB1"/>
    <w:rsid w:val="00FF2406"/>
    <w:rsid w:val="00FF4336"/>
    <w:rsid w:val="00FF4F25"/>
    <w:rsid w:val="00FF5683"/>
    <w:rsid w:val="00FF5B1B"/>
    <w:rsid w:val="00FF5DDE"/>
    <w:rsid w:val="00FF7E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13E1DA"/>
  <w15:docId w15:val="{8DFB20D5-B207-40A7-963D-3A4A16E3A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A6E"/>
    <w:pPr>
      <w:widowControl w:val="0"/>
      <w:spacing w:after="120" w:line="259" w:lineRule="auto"/>
    </w:pPr>
    <w:rPr>
      <w:rFonts w:asciiTheme="minorHAnsi" w:hAnsiTheme="minorHAnsi" w:cstheme="minorHAnsi"/>
      <w:sz w:val="22"/>
      <w:szCs w:val="22"/>
      <w:lang w:eastAsia="it-IT"/>
    </w:rPr>
  </w:style>
  <w:style w:type="paragraph" w:styleId="Ttulo1">
    <w:name w:val="heading 1"/>
    <w:basedOn w:val="Normal"/>
    <w:next w:val="Normal"/>
    <w:uiPriority w:val="9"/>
    <w:qFormat/>
    <w:pPr>
      <w:keepNext/>
      <w:numPr>
        <w:numId w:val="2"/>
      </w:numPr>
      <w:spacing w:before="240" w:after="60"/>
      <w:outlineLvl w:val="0"/>
    </w:pPr>
    <w:rPr>
      <w:b/>
      <w:kern w:val="28"/>
      <w:sz w:val="28"/>
    </w:rPr>
  </w:style>
  <w:style w:type="paragraph" w:styleId="Ttulo2">
    <w:name w:val="heading 2"/>
    <w:basedOn w:val="Normal"/>
    <w:next w:val="Normal"/>
    <w:link w:val="Ttulo2Car"/>
    <w:uiPriority w:val="9"/>
    <w:unhideWhenUsed/>
    <w:qFormat/>
    <w:rsid w:val="00DD3D68"/>
    <w:pPr>
      <w:keepNext/>
      <w:keepLines/>
      <w:numPr>
        <w:ilvl w:val="1"/>
        <w:numId w:val="2"/>
      </w:numPr>
      <w:spacing w:before="240"/>
      <w:outlineLvl w:val="1"/>
    </w:pPr>
    <w:rPr>
      <w:rFonts w:eastAsiaTheme="majorEastAsia" w:cstheme="majorBidi"/>
      <w:color w:val="365F91" w:themeColor="accent1" w:themeShade="BF"/>
      <w:sz w:val="24"/>
      <w:szCs w:val="24"/>
    </w:rPr>
  </w:style>
  <w:style w:type="paragraph" w:styleId="Ttulo3">
    <w:name w:val="heading 3"/>
    <w:basedOn w:val="Normal"/>
    <w:next w:val="Normal"/>
    <w:link w:val="Ttulo3Car"/>
    <w:uiPriority w:val="9"/>
    <w:unhideWhenUsed/>
    <w:qFormat/>
    <w:rsid w:val="00DD3D68"/>
    <w:pPr>
      <w:keepNext/>
      <w:keepLines/>
      <w:numPr>
        <w:ilvl w:val="2"/>
        <w:numId w:val="2"/>
      </w:numPr>
      <w:spacing w:before="120"/>
      <w:outlineLvl w:val="2"/>
    </w:pPr>
    <w:rPr>
      <w:rFonts w:eastAsiaTheme="majorEastAsia" w:cstheme="majorBidi"/>
      <w:color w:val="365F91" w:themeColor="accent1" w:themeShade="BF"/>
      <w:sz w:val="24"/>
      <w:szCs w:val="24"/>
    </w:rPr>
  </w:style>
  <w:style w:type="paragraph" w:styleId="Ttulo4">
    <w:name w:val="heading 4"/>
    <w:basedOn w:val="Normal"/>
    <w:next w:val="Normal"/>
    <w:link w:val="Ttulo4Car"/>
    <w:unhideWhenUsed/>
    <w:qFormat/>
    <w:rsid w:val="00043969"/>
    <w:pPr>
      <w:keepNext/>
      <w:keepLines/>
      <w:numPr>
        <w:ilvl w:val="3"/>
        <w:numId w:val="2"/>
      </w:numPr>
      <w:spacing w:before="40"/>
      <w:outlineLvl w:val="3"/>
    </w:pPr>
    <w:rPr>
      <w:rFonts w:eastAsiaTheme="majorEastAsia" w:cstheme="majorBidi"/>
      <w:iCs/>
      <w:color w:val="365F91" w:themeColor="accent1" w:themeShade="BF"/>
    </w:rPr>
  </w:style>
  <w:style w:type="paragraph" w:styleId="Ttulo5">
    <w:name w:val="heading 5"/>
    <w:basedOn w:val="Normal"/>
    <w:next w:val="Normal"/>
    <w:link w:val="Ttulo5Car"/>
    <w:unhideWhenUsed/>
    <w:qFormat/>
    <w:rsid w:val="00043969"/>
    <w:pPr>
      <w:keepNext/>
      <w:keepLines/>
      <w:numPr>
        <w:ilvl w:val="4"/>
        <w:numId w:val="2"/>
      </w:numPr>
      <w:spacing w:before="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unhideWhenUsed/>
    <w:qFormat/>
    <w:rsid w:val="00E25EC4"/>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uiPriority w:val="9"/>
    <w:qFormat/>
    <w:rsid w:val="00430787"/>
    <w:pPr>
      <w:numPr>
        <w:ilvl w:val="6"/>
        <w:numId w:val="2"/>
      </w:numPr>
      <w:spacing w:before="240" w:after="60"/>
      <w:outlineLvl w:val="6"/>
    </w:pPr>
    <w:rPr>
      <w:rFonts w:ascii="Times New Roman" w:hAnsi="Times New Roman"/>
      <w:sz w:val="24"/>
      <w:szCs w:val="24"/>
    </w:rPr>
  </w:style>
  <w:style w:type="paragraph" w:styleId="Ttulo8">
    <w:name w:val="heading 8"/>
    <w:basedOn w:val="Normal"/>
    <w:next w:val="Normal"/>
    <w:uiPriority w:val="9"/>
    <w:qFormat/>
    <w:rsid w:val="00430787"/>
    <w:pPr>
      <w:numPr>
        <w:ilvl w:val="7"/>
        <w:numId w:val="2"/>
      </w:numPr>
      <w:spacing w:before="240" w:after="60"/>
      <w:outlineLvl w:val="7"/>
    </w:pPr>
    <w:rPr>
      <w:rFonts w:ascii="Times New Roman" w:hAnsi="Times New Roman"/>
      <w:i/>
      <w:iCs/>
      <w:sz w:val="24"/>
      <w:szCs w:val="24"/>
    </w:rPr>
  </w:style>
  <w:style w:type="paragraph" w:styleId="Ttulo9">
    <w:name w:val="heading 9"/>
    <w:basedOn w:val="Normal"/>
    <w:next w:val="Normal"/>
    <w:link w:val="Ttulo9Car"/>
    <w:uiPriority w:val="9"/>
    <w:semiHidden/>
    <w:unhideWhenUsed/>
    <w:qFormat/>
    <w:rsid w:val="00E25EC4"/>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link w:val="PiedepginaCar"/>
    <w:uiPriority w:val="99"/>
    <w:pPr>
      <w:tabs>
        <w:tab w:val="center" w:pos="4320"/>
        <w:tab w:val="right" w:pos="8640"/>
      </w:tabs>
    </w:pPr>
  </w:style>
  <w:style w:type="paragraph" w:customStyle="1" w:styleId="RefutableSubhead">
    <w:name w:val="Refutable Sub head"/>
    <w:basedOn w:val="Textoindependiente"/>
    <w:pPr>
      <w:spacing w:after="760" w:line="320" w:lineRule="atLeast"/>
    </w:pPr>
    <w:rPr>
      <w:i/>
    </w:rPr>
  </w:style>
  <w:style w:type="paragraph" w:styleId="Textoindependiente">
    <w:name w:val="Body Text"/>
    <w:basedOn w:val="Normal"/>
    <w:pPr>
      <w:spacing w:line="280" w:lineRule="atLeast"/>
      <w:jc w:val="both"/>
    </w:pPr>
  </w:style>
  <w:style w:type="paragraph" w:customStyle="1" w:styleId="HeadlinewSubhead">
    <w:name w:val="Headline w/ Sub head"/>
    <w:basedOn w:val="Normal"/>
    <w:pPr>
      <w:spacing w:line="400" w:lineRule="atLeast"/>
    </w:pPr>
    <w:rPr>
      <w:sz w:val="36"/>
    </w:rPr>
  </w:style>
  <w:style w:type="paragraph" w:customStyle="1" w:styleId="SpecialSubhead">
    <w:name w:val="Special Subhead"/>
    <w:basedOn w:val="Textoindependiente"/>
    <w:rPr>
      <w:b/>
    </w:rPr>
  </w:style>
  <w:style w:type="paragraph" w:customStyle="1" w:styleId="Resumewphoto">
    <w:name w:val="Resume w/photo"/>
    <w:basedOn w:val="Textoindependiente"/>
    <w:pPr>
      <w:spacing w:after="0"/>
      <w:ind w:left="2880"/>
    </w:pPr>
    <w:rPr>
      <w:b/>
    </w:rPr>
  </w:style>
  <w:style w:type="paragraph" w:customStyle="1" w:styleId="ResumeIndent">
    <w:name w:val="Resume Indent"/>
    <w:basedOn w:val="IndentedMaterial"/>
    <w:pPr>
      <w:ind w:left="3240"/>
    </w:pPr>
  </w:style>
  <w:style w:type="paragraph" w:customStyle="1" w:styleId="IndentedMaterial">
    <w:name w:val="Indented Material"/>
    <w:basedOn w:val="Normal"/>
    <w:pPr>
      <w:spacing w:line="280" w:lineRule="atLeast"/>
      <w:ind w:left="720" w:hanging="360"/>
      <w:jc w:val="both"/>
    </w:pPr>
  </w:style>
  <w:style w:type="paragraph" w:customStyle="1" w:styleId="2dindent">
    <w:name w:val="2d indent"/>
    <w:basedOn w:val="IndentedMaterial"/>
    <w:pPr>
      <w:ind w:left="1080"/>
    </w:pPr>
  </w:style>
  <w:style w:type="paragraph" w:customStyle="1" w:styleId="HeadlinewoSubhead">
    <w:name w:val="Headline w/o Sub head"/>
    <w:basedOn w:val="Normal"/>
    <w:pPr>
      <w:spacing w:after="1080" w:line="280" w:lineRule="atLeast"/>
    </w:pPr>
    <w:rPr>
      <w:sz w:val="36"/>
    </w:rPr>
  </w:style>
  <w:style w:type="character" w:styleId="Nmerodepgina">
    <w:name w:val="page number"/>
    <w:basedOn w:val="Fuentedeprrafopredeter"/>
    <w:rPr>
      <w:rFonts w:ascii="Arial" w:hAnsi="Arial"/>
      <w:sz w:val="20"/>
    </w:rPr>
  </w:style>
  <w:style w:type="paragraph" w:styleId="Ttulo">
    <w:name w:val="Title"/>
    <w:basedOn w:val="Normal"/>
    <w:qFormat/>
    <w:pPr>
      <w:widowControl/>
      <w:jc w:val="center"/>
    </w:pPr>
    <w:rPr>
      <w:b/>
    </w:rPr>
  </w:style>
  <w:style w:type="table" w:styleId="Tablaconcuadrcula">
    <w:name w:val="Table Grid"/>
    <w:basedOn w:val="Tablanormal"/>
    <w:uiPriority w:val="59"/>
    <w:rsid w:val="0025747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6A6076"/>
    <w:rPr>
      <w:rFonts w:ascii="Tahoma" w:hAnsi="Tahoma" w:cs="Tahoma"/>
      <w:sz w:val="16"/>
      <w:szCs w:val="16"/>
    </w:rPr>
  </w:style>
  <w:style w:type="character" w:styleId="Textoennegrita">
    <w:name w:val="Strong"/>
    <w:basedOn w:val="Fuentedeprrafopredeter"/>
    <w:uiPriority w:val="22"/>
    <w:qFormat/>
    <w:rsid w:val="00A61BDC"/>
    <w:rPr>
      <w:b/>
      <w:bCs/>
    </w:rPr>
  </w:style>
  <w:style w:type="paragraph" w:customStyle="1" w:styleId="ZCom">
    <w:name w:val="Z_Com"/>
    <w:basedOn w:val="Normal"/>
    <w:next w:val="ZDGName"/>
    <w:rsid w:val="00C47DBE"/>
    <w:pPr>
      <w:autoSpaceDE w:val="0"/>
      <w:autoSpaceDN w:val="0"/>
      <w:ind w:right="85"/>
      <w:jc w:val="both"/>
    </w:pPr>
    <w:rPr>
      <w:rFonts w:eastAsia="SimSun" w:cs="Arial"/>
      <w:sz w:val="24"/>
      <w:szCs w:val="24"/>
      <w:lang w:eastAsia="zh-CN"/>
    </w:rPr>
  </w:style>
  <w:style w:type="paragraph" w:customStyle="1" w:styleId="ZDGName">
    <w:name w:val="Z_DGName"/>
    <w:basedOn w:val="Normal"/>
    <w:rsid w:val="00C47DBE"/>
    <w:pPr>
      <w:autoSpaceDE w:val="0"/>
      <w:autoSpaceDN w:val="0"/>
      <w:ind w:right="85"/>
    </w:pPr>
    <w:rPr>
      <w:rFonts w:eastAsia="SimSun" w:cs="Arial"/>
      <w:sz w:val="16"/>
      <w:szCs w:val="16"/>
      <w:lang w:eastAsia="zh-CN"/>
    </w:rPr>
  </w:style>
  <w:style w:type="character" w:styleId="Hipervnculo">
    <w:name w:val="Hyperlink"/>
    <w:aliases w:val="Hyperlink - Header"/>
    <w:basedOn w:val="Fuentedeprrafopredeter"/>
    <w:rsid w:val="002F1DDC"/>
    <w:rPr>
      <w:color w:val="0000FF"/>
      <w:u w:val="single"/>
    </w:rPr>
  </w:style>
  <w:style w:type="paragraph" w:customStyle="1" w:styleId="FooterLine">
    <w:name w:val="FooterLine"/>
    <w:basedOn w:val="Piedepgina"/>
    <w:next w:val="Piedepgina"/>
    <w:rsid w:val="00441BFB"/>
    <w:pPr>
      <w:widowControl/>
      <w:pBdr>
        <w:top w:val="single" w:sz="4" w:space="1" w:color="auto"/>
      </w:pBdr>
      <w:tabs>
        <w:tab w:val="clear" w:pos="4320"/>
        <w:tab w:val="clear" w:pos="8640"/>
        <w:tab w:val="right" w:pos="8647"/>
      </w:tabs>
      <w:spacing w:before="120"/>
    </w:pPr>
    <w:rPr>
      <w:sz w:val="16"/>
      <w:lang w:val="fi-FI"/>
    </w:rPr>
  </w:style>
  <w:style w:type="character" w:styleId="Textodelmarcadordeposicin">
    <w:name w:val="Placeholder Text"/>
    <w:basedOn w:val="Fuentedeprrafopredeter"/>
    <w:uiPriority w:val="99"/>
    <w:semiHidden/>
    <w:rsid w:val="0098192A"/>
  </w:style>
  <w:style w:type="table" w:customStyle="1" w:styleId="TableGrid1">
    <w:name w:val="Table Grid1"/>
    <w:basedOn w:val="Tablanormal"/>
    <w:next w:val="Tablaconcuadrcula"/>
    <w:rsid w:val="0098192A"/>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Heading212ptJustified">
    <w:name w:val="Style Style Heading 2 + 12 pt + Justified"/>
    <w:basedOn w:val="Normal"/>
    <w:uiPriority w:val="99"/>
    <w:rsid w:val="0098192A"/>
    <w:pPr>
      <w:keepNext/>
      <w:widowControl/>
      <w:numPr>
        <w:ilvl w:val="1"/>
        <w:numId w:val="1"/>
      </w:numPr>
      <w:spacing w:before="240" w:after="60"/>
      <w:jc w:val="both"/>
      <w:outlineLvl w:val="1"/>
    </w:pPr>
    <w:rPr>
      <w:rFonts w:eastAsia="PMingLiU" w:cs="Arial"/>
      <w:b/>
      <w:bCs/>
      <w:sz w:val="24"/>
    </w:rPr>
  </w:style>
  <w:style w:type="paragraph" w:styleId="Prrafodelista">
    <w:name w:val="List Paragraph"/>
    <w:basedOn w:val="Normal"/>
    <w:link w:val="PrrafodelistaCar"/>
    <w:uiPriority w:val="34"/>
    <w:qFormat/>
    <w:rsid w:val="00AE0928"/>
    <w:pPr>
      <w:widowControl/>
      <w:suppressAutoHyphens/>
      <w:spacing w:before="60" w:after="60"/>
      <w:ind w:left="720"/>
      <w:contextualSpacing/>
    </w:pPr>
    <w:rPr>
      <w:rFonts w:cs="CG Times (W1)"/>
      <w:kern w:val="1"/>
      <w:lang w:eastAsia="ar-SA"/>
    </w:rPr>
  </w:style>
  <w:style w:type="character" w:styleId="Refdecomentario">
    <w:name w:val="annotation reference"/>
    <w:basedOn w:val="Fuentedeprrafopredeter"/>
    <w:semiHidden/>
    <w:unhideWhenUsed/>
    <w:rsid w:val="00460EFA"/>
    <w:rPr>
      <w:sz w:val="16"/>
      <w:szCs w:val="16"/>
    </w:rPr>
  </w:style>
  <w:style w:type="paragraph" w:styleId="Textocomentario">
    <w:name w:val="annotation text"/>
    <w:basedOn w:val="Normal"/>
    <w:link w:val="TextocomentarioCar"/>
    <w:unhideWhenUsed/>
    <w:rsid w:val="00460EFA"/>
  </w:style>
  <w:style w:type="character" w:customStyle="1" w:styleId="TextocomentarioCar">
    <w:name w:val="Texto comentario Car"/>
    <w:basedOn w:val="Fuentedeprrafopredeter"/>
    <w:link w:val="Textocomentario"/>
    <w:rsid w:val="00460EFA"/>
    <w:rPr>
      <w:rFonts w:ascii="Arial" w:hAnsi="Arial"/>
      <w:lang w:eastAsia="en-US"/>
    </w:rPr>
  </w:style>
  <w:style w:type="paragraph" w:styleId="Asuntodelcomentario">
    <w:name w:val="annotation subject"/>
    <w:basedOn w:val="Textocomentario"/>
    <w:next w:val="Textocomentario"/>
    <w:link w:val="AsuntodelcomentarioCar"/>
    <w:semiHidden/>
    <w:unhideWhenUsed/>
    <w:rsid w:val="00460EFA"/>
    <w:rPr>
      <w:b/>
      <w:bCs/>
    </w:rPr>
  </w:style>
  <w:style w:type="character" w:customStyle="1" w:styleId="AsuntodelcomentarioCar">
    <w:name w:val="Asunto del comentario Car"/>
    <w:basedOn w:val="TextocomentarioCar"/>
    <w:link w:val="Asuntodelcomentario"/>
    <w:semiHidden/>
    <w:rsid w:val="00460EFA"/>
    <w:rPr>
      <w:rFonts w:ascii="Arial" w:hAnsi="Arial"/>
      <w:b/>
      <w:bCs/>
      <w:lang w:eastAsia="en-US"/>
    </w:rPr>
  </w:style>
  <w:style w:type="character" w:customStyle="1" w:styleId="Ttulo2Car">
    <w:name w:val="Título 2 Car"/>
    <w:basedOn w:val="Fuentedeprrafopredeter"/>
    <w:link w:val="Ttulo2"/>
    <w:uiPriority w:val="9"/>
    <w:rsid w:val="00DD3D68"/>
    <w:rPr>
      <w:rFonts w:asciiTheme="minorHAnsi" w:eastAsiaTheme="majorEastAsia" w:hAnsiTheme="minorHAnsi" w:cstheme="majorBidi"/>
      <w:color w:val="365F91" w:themeColor="accent1" w:themeShade="BF"/>
      <w:sz w:val="24"/>
      <w:szCs w:val="24"/>
      <w:lang w:eastAsia="it-IT"/>
    </w:rPr>
  </w:style>
  <w:style w:type="paragraph" w:styleId="TDC1">
    <w:name w:val="toc 1"/>
    <w:basedOn w:val="Normal"/>
    <w:next w:val="Normal"/>
    <w:autoRedefine/>
    <w:uiPriority w:val="39"/>
    <w:rsid w:val="001261E7"/>
    <w:pPr>
      <w:widowControl/>
      <w:tabs>
        <w:tab w:val="right" w:leader="dot" w:pos="8640"/>
      </w:tabs>
      <w:spacing w:before="120"/>
      <w:ind w:left="482" w:right="720" w:hanging="482"/>
    </w:pPr>
    <w:rPr>
      <w:b/>
      <w:caps/>
      <w:noProof/>
    </w:rPr>
  </w:style>
  <w:style w:type="paragraph" w:styleId="TDC2">
    <w:name w:val="toc 2"/>
    <w:basedOn w:val="Normal"/>
    <w:next w:val="Normal"/>
    <w:uiPriority w:val="39"/>
    <w:rsid w:val="001261E7"/>
    <w:pPr>
      <w:widowControl/>
      <w:tabs>
        <w:tab w:val="right" w:leader="dot" w:pos="8640"/>
      </w:tabs>
      <w:spacing w:before="60" w:after="60"/>
      <w:ind w:left="482" w:right="720" w:hanging="482"/>
      <w:jc w:val="both"/>
    </w:pPr>
    <w:rPr>
      <w:rFonts w:ascii="Calibri" w:hAnsi="Calibri"/>
      <w:noProof/>
    </w:rPr>
  </w:style>
  <w:style w:type="paragraph" w:styleId="TDC3">
    <w:name w:val="toc 3"/>
    <w:basedOn w:val="Normal"/>
    <w:next w:val="Normal"/>
    <w:autoRedefine/>
    <w:uiPriority w:val="39"/>
    <w:rsid w:val="001261E7"/>
    <w:pPr>
      <w:widowControl/>
      <w:tabs>
        <w:tab w:val="right" w:leader="dot" w:pos="8640"/>
      </w:tabs>
      <w:spacing w:before="60" w:after="60"/>
      <w:ind w:left="624" w:right="851" w:firstLine="85"/>
      <w:jc w:val="both"/>
    </w:pPr>
    <w:rPr>
      <w:noProof/>
    </w:rPr>
  </w:style>
  <w:style w:type="paragraph" w:customStyle="1" w:styleId="SubTitle2">
    <w:name w:val="SubTitle 2"/>
    <w:basedOn w:val="Normal"/>
    <w:rsid w:val="001261E7"/>
    <w:pPr>
      <w:widowControl/>
      <w:jc w:val="center"/>
    </w:pPr>
    <w:rPr>
      <w:rFonts w:ascii="Times New Roman" w:hAnsi="Times New Roman"/>
      <w:b/>
      <w:sz w:val="32"/>
    </w:rPr>
  </w:style>
  <w:style w:type="paragraph" w:styleId="TtuloTDC">
    <w:name w:val="TOC Heading"/>
    <w:basedOn w:val="Encabezadodelista"/>
    <w:next w:val="Normal"/>
    <w:qFormat/>
    <w:rsid w:val="001261E7"/>
    <w:pPr>
      <w:widowControl/>
      <w:jc w:val="both"/>
    </w:pPr>
    <w:rPr>
      <w:rFonts w:ascii="Arial" w:eastAsia="Times New Roman" w:hAnsi="Arial" w:cs="Times New Roman"/>
      <w:bCs w:val="0"/>
      <w:sz w:val="22"/>
      <w:szCs w:val="20"/>
    </w:rPr>
  </w:style>
  <w:style w:type="paragraph" w:styleId="Encabezadodelista">
    <w:name w:val="toa heading"/>
    <w:basedOn w:val="Normal"/>
    <w:next w:val="Normal"/>
    <w:semiHidden/>
    <w:unhideWhenUsed/>
    <w:rsid w:val="001261E7"/>
    <w:pPr>
      <w:spacing w:before="120"/>
    </w:pPr>
    <w:rPr>
      <w:rFonts w:asciiTheme="majorHAnsi" w:eastAsiaTheme="majorEastAsia" w:hAnsiTheme="majorHAnsi" w:cstheme="majorBidi"/>
      <w:b/>
      <w:bCs/>
      <w:sz w:val="24"/>
      <w:szCs w:val="24"/>
    </w:rPr>
  </w:style>
  <w:style w:type="character" w:customStyle="1" w:styleId="Ttulo3Car">
    <w:name w:val="Título 3 Car"/>
    <w:basedOn w:val="Fuentedeprrafopredeter"/>
    <w:link w:val="Ttulo3"/>
    <w:uiPriority w:val="9"/>
    <w:rsid w:val="00DD3D68"/>
    <w:rPr>
      <w:rFonts w:asciiTheme="minorHAnsi" w:eastAsiaTheme="majorEastAsia" w:hAnsiTheme="minorHAnsi" w:cstheme="majorBidi"/>
      <w:color w:val="365F91" w:themeColor="accent1" w:themeShade="BF"/>
      <w:sz w:val="24"/>
      <w:szCs w:val="24"/>
      <w:lang w:eastAsia="it-IT"/>
    </w:rPr>
  </w:style>
  <w:style w:type="character" w:customStyle="1" w:styleId="Ttulo4Car">
    <w:name w:val="Título 4 Car"/>
    <w:basedOn w:val="Fuentedeprrafopredeter"/>
    <w:link w:val="Ttulo4"/>
    <w:rsid w:val="00043969"/>
    <w:rPr>
      <w:rFonts w:asciiTheme="minorHAnsi" w:eastAsiaTheme="majorEastAsia" w:hAnsiTheme="minorHAnsi" w:cstheme="majorBidi"/>
      <w:iCs/>
      <w:color w:val="365F91" w:themeColor="accent1" w:themeShade="BF"/>
      <w:sz w:val="22"/>
      <w:szCs w:val="22"/>
      <w:lang w:eastAsia="it-IT"/>
    </w:rPr>
  </w:style>
  <w:style w:type="character" w:customStyle="1" w:styleId="Ttulo5Car">
    <w:name w:val="Título 5 Car"/>
    <w:basedOn w:val="Fuentedeprrafopredeter"/>
    <w:link w:val="Ttulo5"/>
    <w:rsid w:val="00043969"/>
    <w:rPr>
      <w:rFonts w:asciiTheme="minorHAnsi" w:eastAsiaTheme="majorEastAsia" w:hAnsiTheme="minorHAnsi" w:cstheme="majorBidi"/>
      <w:color w:val="365F91" w:themeColor="accent1" w:themeShade="BF"/>
      <w:sz w:val="22"/>
      <w:szCs w:val="22"/>
      <w:lang w:eastAsia="it-IT"/>
    </w:rPr>
  </w:style>
  <w:style w:type="character" w:customStyle="1" w:styleId="Ttulo6Car">
    <w:name w:val="Título 6 Car"/>
    <w:basedOn w:val="Fuentedeprrafopredeter"/>
    <w:link w:val="Ttulo6"/>
    <w:uiPriority w:val="9"/>
    <w:rsid w:val="00E25EC4"/>
    <w:rPr>
      <w:rFonts w:asciiTheme="majorHAnsi" w:eastAsiaTheme="majorEastAsia" w:hAnsiTheme="majorHAnsi" w:cstheme="majorBidi"/>
      <w:color w:val="243F60" w:themeColor="accent1" w:themeShade="7F"/>
      <w:sz w:val="22"/>
      <w:szCs w:val="22"/>
      <w:lang w:eastAsia="it-IT"/>
    </w:rPr>
  </w:style>
  <w:style w:type="character" w:customStyle="1" w:styleId="Ttulo9Car">
    <w:name w:val="Título 9 Car"/>
    <w:basedOn w:val="Fuentedeprrafopredeter"/>
    <w:link w:val="Ttulo9"/>
    <w:uiPriority w:val="9"/>
    <w:semiHidden/>
    <w:rsid w:val="00E25EC4"/>
    <w:rPr>
      <w:rFonts w:asciiTheme="majorHAnsi" w:eastAsiaTheme="majorEastAsia" w:hAnsiTheme="majorHAnsi" w:cstheme="majorBidi"/>
      <w:i/>
      <w:iCs/>
      <w:color w:val="272727" w:themeColor="text1" w:themeTint="D8"/>
      <w:sz w:val="21"/>
      <w:szCs w:val="21"/>
      <w:lang w:eastAsia="it-IT"/>
    </w:rPr>
  </w:style>
  <w:style w:type="paragraph" w:customStyle="1" w:styleId="Default">
    <w:name w:val="Default"/>
    <w:rsid w:val="003B3A6E"/>
    <w:pPr>
      <w:autoSpaceDE w:val="0"/>
      <w:autoSpaceDN w:val="0"/>
      <w:adjustRightInd w:val="0"/>
    </w:pPr>
    <w:rPr>
      <w:rFonts w:ascii="Calibri" w:hAnsi="Calibri" w:cs="Calibri"/>
      <w:color w:val="000000"/>
      <w:sz w:val="24"/>
      <w:szCs w:val="24"/>
      <w:lang w:val="es-ES"/>
    </w:rPr>
  </w:style>
  <w:style w:type="character" w:customStyle="1" w:styleId="PiedepginaCar">
    <w:name w:val="Pie de página Car"/>
    <w:basedOn w:val="Fuentedeprrafopredeter"/>
    <w:link w:val="Piedepgina"/>
    <w:uiPriority w:val="99"/>
    <w:rsid w:val="00030824"/>
    <w:rPr>
      <w:rFonts w:asciiTheme="minorHAnsi" w:hAnsiTheme="minorHAnsi" w:cstheme="minorHAnsi"/>
      <w:sz w:val="22"/>
      <w:szCs w:val="22"/>
      <w:lang w:eastAsia="it-IT"/>
    </w:rPr>
  </w:style>
  <w:style w:type="paragraph" w:customStyle="1" w:styleId="SubTitle1">
    <w:name w:val="SubTitle 1"/>
    <w:basedOn w:val="Normal"/>
    <w:next w:val="Normal"/>
    <w:rsid w:val="0003712E"/>
    <w:pPr>
      <w:widowControl/>
      <w:spacing w:line="240" w:lineRule="auto"/>
      <w:jc w:val="center"/>
    </w:pPr>
    <w:rPr>
      <w:rFonts w:ascii="Times New Roman" w:hAnsi="Times New Roman" w:cs="Times New Roman"/>
      <w:b/>
      <w:sz w:val="40"/>
      <w:szCs w:val="20"/>
      <w:lang w:eastAsia="en-US"/>
    </w:rPr>
  </w:style>
  <w:style w:type="character" w:customStyle="1" w:styleId="PrrafodelistaCar">
    <w:name w:val="Párrafo de lista Car"/>
    <w:basedOn w:val="Fuentedeprrafopredeter"/>
    <w:link w:val="Prrafodelista"/>
    <w:uiPriority w:val="34"/>
    <w:rsid w:val="00657D65"/>
    <w:rPr>
      <w:rFonts w:asciiTheme="minorHAnsi" w:hAnsiTheme="minorHAnsi" w:cs="CG Times (W1)"/>
      <w:kern w:val="1"/>
      <w:sz w:val="22"/>
      <w:szCs w:val="22"/>
      <w:lang w:eastAsia="ar-SA"/>
    </w:rPr>
  </w:style>
  <w:style w:type="paragraph" w:customStyle="1" w:styleId="Reference">
    <w:name w:val="Reference"/>
    <w:basedOn w:val="Normal"/>
    <w:link w:val="ReferenceChar"/>
    <w:qFormat/>
    <w:rsid w:val="00657D65"/>
    <w:pPr>
      <w:widowControl/>
      <w:spacing w:after="100" w:afterAutospacing="1" w:line="240" w:lineRule="auto"/>
      <w:ind w:right="108"/>
    </w:pPr>
    <w:rPr>
      <w:rFonts w:ascii="Arial" w:eastAsiaTheme="minorHAnsi" w:hAnsi="Arial" w:cs="Helvetica"/>
      <w:color w:val="0069D6"/>
      <w:sz w:val="18"/>
      <w:szCs w:val="18"/>
      <w:lang w:eastAsia="ja-JP"/>
    </w:rPr>
  </w:style>
  <w:style w:type="character" w:customStyle="1" w:styleId="ReferenceChar">
    <w:name w:val="Reference Char"/>
    <w:basedOn w:val="Fuentedeprrafopredeter"/>
    <w:link w:val="Reference"/>
    <w:rsid w:val="00657D65"/>
    <w:rPr>
      <w:rFonts w:ascii="Arial" w:eastAsiaTheme="minorHAnsi" w:hAnsi="Arial" w:cs="Helvetica"/>
      <w:color w:val="0069D6"/>
      <w:sz w:val="18"/>
      <w:szCs w:val="18"/>
      <w:lang w:eastAsia="ja-JP"/>
    </w:rPr>
  </w:style>
  <w:style w:type="paragraph" w:customStyle="1" w:styleId="Statusbox">
    <w:name w:val="Statusbox"/>
    <w:basedOn w:val="Normal"/>
    <w:link w:val="StatusboxChar"/>
    <w:uiPriority w:val="99"/>
    <w:rsid w:val="00657D65"/>
    <w:pPr>
      <w:widowControl/>
      <w:spacing w:before="60" w:after="80" w:line="240" w:lineRule="auto"/>
    </w:pPr>
    <w:rPr>
      <w:rFonts w:ascii="Arial" w:hAnsi="Arial" w:cs="Arial"/>
      <w:color w:val="000000"/>
      <w:sz w:val="20"/>
      <w:szCs w:val="20"/>
      <w:lang w:eastAsia="en-US"/>
    </w:rPr>
  </w:style>
  <w:style w:type="character" w:customStyle="1" w:styleId="StatusboxChar">
    <w:name w:val="Statusbox Char"/>
    <w:basedOn w:val="Fuentedeprrafopredeter"/>
    <w:link w:val="Statusbox"/>
    <w:rsid w:val="00657D65"/>
    <w:rPr>
      <w:rFonts w:ascii="Arial" w:hAnsi="Arial" w:cs="Arial"/>
      <w:color w:val="000000"/>
      <w:lang w:eastAsia="en-US"/>
    </w:rPr>
  </w:style>
  <w:style w:type="paragraph" w:customStyle="1" w:styleId="UnnumberedSubheading">
    <w:name w:val="Unnumbered Subheading"/>
    <w:basedOn w:val="Ttulo2"/>
    <w:next w:val="Normal"/>
    <w:uiPriority w:val="9"/>
    <w:rsid w:val="00657D65"/>
    <w:pPr>
      <w:keepLines w:val="0"/>
      <w:widowControl/>
      <w:numPr>
        <w:ilvl w:val="0"/>
        <w:numId w:val="0"/>
      </w:numPr>
      <w:spacing w:after="240" w:line="240" w:lineRule="auto"/>
      <w:outlineLvl w:val="2"/>
    </w:pPr>
    <w:rPr>
      <w:rFonts w:ascii="Arial" w:eastAsiaTheme="minorHAnsi" w:hAnsi="Arial" w:cs="Helvetica"/>
      <w:i/>
      <w:caps/>
      <w:color w:val="333333"/>
      <w:sz w:val="28"/>
      <w:szCs w:val="18"/>
      <w:lang w:eastAsia="ja-JP"/>
    </w:rPr>
  </w:style>
  <w:style w:type="paragraph" w:styleId="Cita">
    <w:name w:val="Quote"/>
    <w:basedOn w:val="Normal"/>
    <w:next w:val="Normal"/>
    <w:link w:val="CitaCar"/>
    <w:qFormat/>
    <w:rsid w:val="005473D9"/>
    <w:pPr>
      <w:keepLines/>
      <w:widowControl/>
      <w:suppressLineNumbers/>
      <w:pBdr>
        <w:top w:val="dashed" w:sz="4" w:space="1" w:color="auto"/>
        <w:left w:val="dashed" w:sz="4" w:space="4" w:color="auto"/>
        <w:bottom w:val="dashed" w:sz="4" w:space="1" w:color="auto"/>
        <w:right w:val="dashed" w:sz="4" w:space="4" w:color="auto"/>
      </w:pBdr>
      <w:spacing w:after="100" w:afterAutospacing="1" w:line="240" w:lineRule="atLeast"/>
    </w:pPr>
    <w:rPr>
      <w:rFonts w:ascii="Calibri" w:hAnsi="Calibri" w:cs="Times New Roman"/>
      <w:i/>
      <w:iCs/>
      <w:noProof/>
      <w:color w:val="8064A2" w:themeColor="accent4"/>
      <w:szCs w:val="20"/>
      <w:lang w:val="en-IE" w:eastAsia="en-US"/>
    </w:rPr>
  </w:style>
  <w:style w:type="character" w:customStyle="1" w:styleId="CitaCar">
    <w:name w:val="Cita Car"/>
    <w:basedOn w:val="Fuentedeprrafopredeter"/>
    <w:link w:val="Cita"/>
    <w:rsid w:val="005473D9"/>
    <w:rPr>
      <w:rFonts w:ascii="Calibri" w:hAnsi="Calibri"/>
      <w:i/>
      <w:iCs/>
      <w:noProof/>
      <w:color w:val="8064A2" w:themeColor="accent4"/>
      <w:sz w:val="22"/>
      <w:lang w:val="en-IE" w:eastAsia="en-US"/>
    </w:rPr>
  </w:style>
  <w:style w:type="paragraph" w:customStyle="1" w:styleId="QuoteList">
    <w:name w:val="Quote List"/>
    <w:basedOn w:val="Cita"/>
    <w:qFormat/>
    <w:rsid w:val="00657D65"/>
    <w:pPr>
      <w:numPr>
        <w:numId w:val="5"/>
      </w:numPr>
      <w:ind w:left="0" w:firstLine="284"/>
    </w:pPr>
  </w:style>
  <w:style w:type="paragraph" w:customStyle="1" w:styleId="QuoteCaption">
    <w:name w:val="Quote Caption"/>
    <w:basedOn w:val="Cita"/>
    <w:qFormat/>
    <w:rsid w:val="005473D9"/>
    <w:pPr>
      <w:jc w:val="center"/>
    </w:pPr>
    <w:rPr>
      <w:rFonts w:ascii="Verdana" w:hAnsi="Verdana"/>
      <w:b/>
      <w:i w:val="0"/>
      <w:color w:val="4F81BD" w:themeColor="accent1"/>
      <w:sz w:val="18"/>
    </w:rPr>
  </w:style>
  <w:style w:type="character" w:styleId="Hipervnculovisitado">
    <w:name w:val="FollowedHyperlink"/>
    <w:basedOn w:val="Fuentedeprrafopredeter"/>
    <w:semiHidden/>
    <w:unhideWhenUsed/>
    <w:rsid w:val="005473D9"/>
    <w:rPr>
      <w:color w:val="800080" w:themeColor="followedHyperlink"/>
      <w:u w:val="single"/>
    </w:rPr>
  </w:style>
  <w:style w:type="table" w:styleId="Tabladecuadrcula4-nfasis1">
    <w:name w:val="Grid Table 4 Accent 1"/>
    <w:basedOn w:val="Tablanormal"/>
    <w:uiPriority w:val="49"/>
    <w:rsid w:val="005473D9"/>
    <w:rPr>
      <w:rFonts w:asciiTheme="minorHAnsi" w:eastAsiaTheme="minorHAnsi" w:hAnsiTheme="minorHAnsi" w:cstheme="minorBidi"/>
      <w:sz w:val="22"/>
      <w:szCs w:val="22"/>
      <w:lang w:val="es-E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8qarf">
    <w:name w:val="w8qarf"/>
    <w:basedOn w:val="Fuentedeprrafopredeter"/>
    <w:rsid w:val="005473D9"/>
  </w:style>
  <w:style w:type="character" w:customStyle="1" w:styleId="lrzxr">
    <w:name w:val="lrzxr"/>
    <w:basedOn w:val="Fuentedeprrafopredeter"/>
    <w:rsid w:val="005473D9"/>
  </w:style>
  <w:style w:type="paragraph" w:customStyle="1" w:styleId="OHIMTEXT">
    <w:name w:val="OHIM TEXT"/>
    <w:basedOn w:val="Normal"/>
    <w:link w:val="OHIMTEXTChar"/>
    <w:qFormat/>
    <w:rsid w:val="00F17CC4"/>
    <w:pPr>
      <w:spacing w:before="120" w:line="240" w:lineRule="atLeast"/>
      <w:jc w:val="both"/>
    </w:pPr>
    <w:rPr>
      <w:rFonts w:ascii="Arial" w:hAnsi="Arial" w:cs="Arial"/>
      <w:color w:val="404040" w:themeColor="text1" w:themeTint="BF"/>
      <w:szCs w:val="26"/>
      <w:lang w:eastAsia="en-US"/>
    </w:rPr>
  </w:style>
  <w:style w:type="character" w:customStyle="1" w:styleId="OHIMTEXTChar">
    <w:name w:val="OHIM TEXT Char"/>
    <w:basedOn w:val="Fuentedeprrafopredeter"/>
    <w:link w:val="OHIMTEXT"/>
    <w:rsid w:val="00F17CC4"/>
    <w:rPr>
      <w:rFonts w:ascii="Arial" w:hAnsi="Arial" w:cs="Arial"/>
      <w:color w:val="404040" w:themeColor="text1" w:themeTint="BF"/>
      <w:sz w:val="22"/>
      <w:szCs w:val="26"/>
      <w:lang w:eastAsia="en-US"/>
    </w:rPr>
  </w:style>
  <w:style w:type="table" w:customStyle="1" w:styleId="GridTable4-Accent11">
    <w:name w:val="Grid Table 4 - Accent 11"/>
    <w:basedOn w:val="Tablanormal"/>
    <w:uiPriority w:val="49"/>
    <w:rsid w:val="00B051D7"/>
    <w:rPr>
      <w:rFonts w:asciiTheme="minorHAnsi" w:eastAsiaTheme="minorHAnsi" w:hAnsiTheme="minorHAnsi" w:cstheme="minorBidi"/>
      <w:sz w:val="22"/>
      <w:szCs w:val="22"/>
      <w:lang w:eastAsia="en-US"/>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TMLconformatoprevio">
    <w:name w:val="HTML Preformatted"/>
    <w:basedOn w:val="Normal"/>
    <w:link w:val="HTMLconformatoprevioCar"/>
    <w:uiPriority w:val="99"/>
    <w:semiHidden/>
    <w:unhideWhenUsed/>
    <w:rsid w:val="000B43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0B43EF"/>
    <w:rPr>
      <w:rFonts w:ascii="Courier New" w:hAnsi="Courier New" w:cs="Courier New"/>
      <w:lang w:val="es-ES" w:eastAsia="es-ES"/>
    </w:rPr>
  </w:style>
  <w:style w:type="paragraph" w:styleId="Revisin">
    <w:name w:val="Revision"/>
    <w:hidden/>
    <w:uiPriority w:val="99"/>
    <w:semiHidden/>
    <w:rsid w:val="0019764B"/>
    <w:rPr>
      <w:rFonts w:asciiTheme="minorHAnsi" w:hAnsiTheme="minorHAnsi" w:cstheme="minorHAnsi"/>
      <w:sz w:val="22"/>
      <w:szCs w:val="22"/>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4157">
      <w:bodyDiv w:val="1"/>
      <w:marLeft w:val="0"/>
      <w:marRight w:val="0"/>
      <w:marTop w:val="0"/>
      <w:marBottom w:val="0"/>
      <w:divBdr>
        <w:top w:val="none" w:sz="0" w:space="0" w:color="auto"/>
        <w:left w:val="none" w:sz="0" w:space="0" w:color="auto"/>
        <w:bottom w:val="none" w:sz="0" w:space="0" w:color="auto"/>
        <w:right w:val="none" w:sz="0" w:space="0" w:color="auto"/>
      </w:divBdr>
    </w:div>
    <w:div w:id="798037164">
      <w:bodyDiv w:val="1"/>
      <w:marLeft w:val="0"/>
      <w:marRight w:val="0"/>
      <w:marTop w:val="0"/>
      <w:marBottom w:val="0"/>
      <w:divBdr>
        <w:top w:val="none" w:sz="0" w:space="0" w:color="auto"/>
        <w:left w:val="none" w:sz="0" w:space="0" w:color="auto"/>
        <w:bottom w:val="none" w:sz="0" w:space="0" w:color="auto"/>
        <w:right w:val="none" w:sz="0" w:space="0" w:color="auto"/>
      </w:divBdr>
    </w:div>
    <w:div w:id="1367756508">
      <w:bodyDiv w:val="1"/>
      <w:marLeft w:val="0"/>
      <w:marRight w:val="0"/>
      <w:marTop w:val="0"/>
      <w:marBottom w:val="0"/>
      <w:divBdr>
        <w:top w:val="none" w:sz="0" w:space="0" w:color="auto"/>
        <w:left w:val="none" w:sz="0" w:space="0" w:color="auto"/>
        <w:bottom w:val="none" w:sz="0" w:space="0" w:color="auto"/>
        <w:right w:val="none" w:sz="0" w:space="0" w:color="auto"/>
      </w:divBdr>
    </w:div>
    <w:div w:id="1807620500">
      <w:bodyDiv w:val="1"/>
      <w:marLeft w:val="0"/>
      <w:marRight w:val="0"/>
      <w:marTop w:val="0"/>
      <w:marBottom w:val="0"/>
      <w:divBdr>
        <w:top w:val="none" w:sz="0" w:space="0" w:color="auto"/>
        <w:left w:val="none" w:sz="0" w:space="0" w:color="auto"/>
        <w:bottom w:val="none" w:sz="0" w:space="0" w:color="auto"/>
        <w:right w:val="none" w:sz="0" w:space="0" w:color="auto"/>
      </w:divBdr>
    </w:div>
    <w:div w:id="2036810597">
      <w:bodyDiv w:val="1"/>
      <w:marLeft w:val="0"/>
      <w:marRight w:val="0"/>
      <w:marTop w:val="0"/>
      <w:marBottom w:val="0"/>
      <w:divBdr>
        <w:top w:val="none" w:sz="0" w:space="0" w:color="auto"/>
        <w:left w:val="none" w:sz="0" w:space="0" w:color="auto"/>
        <w:bottom w:val="none" w:sz="0" w:space="0" w:color="auto"/>
        <w:right w:val="none" w:sz="0" w:space="0" w:color="auto"/>
      </w:divBdr>
    </w:div>
    <w:div w:id="2070566026">
      <w:bodyDiv w:val="1"/>
      <w:marLeft w:val="0"/>
      <w:marRight w:val="0"/>
      <w:marTop w:val="0"/>
      <w:marBottom w:val="0"/>
      <w:divBdr>
        <w:top w:val="none" w:sz="0" w:space="0" w:color="auto"/>
        <w:left w:val="none" w:sz="0" w:space="0" w:color="auto"/>
        <w:bottom w:val="none" w:sz="0" w:space="0" w:color="auto"/>
        <w:right w:val="none" w:sz="0" w:space="0" w:color="auto"/>
      </w:divBdr>
    </w:div>
    <w:div w:id="212869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taskman.eionet.europa.eu/issues/103565"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www.agilemodeling.com/style/activityDiagram.htm" TargetMode="External"/><Relationship Id="rId68"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owasp.org/index.php/Main_Page" TargetMode="External"/><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hyperlink" Target="https://en.wikipedia.org/wiki/Open-source_software"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jpeg"/><Relationship Id="rId58" Type="http://schemas.openxmlformats.org/officeDocument/2006/relationships/image" Target="media/image42.jpeg"/><Relationship Id="rId66" Type="http://schemas.openxmlformats.org/officeDocument/2006/relationships/hyperlink" Target="https://www.mongodb.com/licensing/server-side-public-license" TargetMode="External"/><Relationship Id="rId5" Type="http://schemas.openxmlformats.org/officeDocument/2006/relationships/settings" Target="settings.xml"/><Relationship Id="rId61" Type="http://schemas.openxmlformats.org/officeDocument/2006/relationships/image" Target="media/image45.jpeg"/><Relationship Id="rId19" Type="http://schemas.openxmlformats.org/officeDocument/2006/relationships/image" Target="media/image5.jpeg"/><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jpeg"/><Relationship Id="rId64" Type="http://schemas.openxmlformats.org/officeDocument/2006/relationships/image" Target="media/image47.png"/><Relationship Id="rId69" Type="http://schemas.microsoft.com/office/2011/relationships/people" Target="people.xml"/><Relationship Id="rId8" Type="http://schemas.openxmlformats.org/officeDocument/2006/relationships/endnotes" Target="endnotes.xml"/><Relationship Id="rId51" Type="http://schemas.openxmlformats.org/officeDocument/2006/relationships/image" Target="media/image35.jpeg"/><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hyperlink" Target="https://en.wikipedia.org/wiki/Stream_processing" TargetMode="External"/><Relationship Id="rId38" Type="http://schemas.openxmlformats.org/officeDocument/2006/relationships/image" Target="media/image22.emf"/><Relationship Id="rId46" Type="http://schemas.openxmlformats.org/officeDocument/2006/relationships/image" Target="media/image30.png"/><Relationship Id="rId59" Type="http://schemas.openxmlformats.org/officeDocument/2006/relationships/image" Target="media/image43.jpeg"/><Relationship Id="rId67" Type="http://schemas.openxmlformats.org/officeDocument/2006/relationships/hyperlink" Target="http://domain/ws/tm" TargetMode="External"/><Relationship Id="rId20" Type="http://schemas.openxmlformats.org/officeDocument/2006/relationships/image" Target="media/image6.jpe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ec.europa.eu/info/resources-partners/guidelines-websites-under-eceuropaeu_en" TargetMode="Externa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jpeg"/><Relationship Id="rId10" Type="http://schemas.openxmlformats.org/officeDocument/2006/relationships/image" Target="media/image2.emf"/><Relationship Id="rId31" Type="http://schemas.openxmlformats.org/officeDocument/2006/relationships/image" Target="media/image17.jpeg"/><Relationship Id="rId44" Type="http://schemas.openxmlformats.org/officeDocument/2006/relationships/image" Target="media/image28.png"/><Relationship Id="rId52" Type="http://schemas.openxmlformats.org/officeDocument/2006/relationships/image" Target="media/image36.emf"/><Relationship Id="rId60" Type="http://schemas.openxmlformats.org/officeDocument/2006/relationships/image" Target="media/image44.jpeg"/><Relationship Id="rId65" Type="http://schemas.openxmlformats.org/officeDocument/2006/relationships/hyperlink" Target="http://www.opensource.org/licenses/postgresql"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4.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07407551F3F4608884FCFBE89C282FF"/>
        <w:category>
          <w:name w:val="General"/>
          <w:gallery w:val="placeholder"/>
        </w:category>
        <w:types>
          <w:type w:val="bbPlcHdr"/>
        </w:types>
        <w:behaviors>
          <w:behavior w:val="content"/>
        </w:behaviors>
        <w:guid w:val="{CB25B69D-E0FE-4A04-A023-9253825980B6}"/>
      </w:docPartPr>
      <w:docPartBody>
        <w:p w:rsidR="00A927C0" w:rsidRDefault="00A927C0" w:rsidP="00A927C0">
          <w:pPr>
            <w:pStyle w:val="007407551F3F4608884FCFBE89C282FF"/>
          </w:pPr>
          <w:r>
            <w:rPr>
              <w:rStyle w:val="Textodelmarcadordeposicin"/>
            </w:rPr>
            <w:t>[Subject]</w:t>
          </w:r>
        </w:p>
      </w:docPartBody>
    </w:docPart>
    <w:docPart>
      <w:docPartPr>
        <w:name w:val="86ED6F8CB5A640318C0C9A71834D572E"/>
        <w:category>
          <w:name w:val="General"/>
          <w:gallery w:val="placeholder"/>
        </w:category>
        <w:types>
          <w:type w:val="bbPlcHdr"/>
        </w:types>
        <w:behaviors>
          <w:behavior w:val="content"/>
        </w:behaviors>
        <w:guid w:val="{B3B73378-2DD7-474F-9D04-87FDF92F6ECF}"/>
      </w:docPartPr>
      <w:docPartBody>
        <w:p w:rsidR="00A927C0" w:rsidRDefault="00A927C0" w:rsidP="00A927C0">
          <w:pPr>
            <w:pStyle w:val="86ED6F8CB5A640318C0C9A71834D572E"/>
          </w:pPr>
          <w:r>
            <w:rPr>
              <w:rStyle w:val="Textodelmarcadordeposicin"/>
            </w:rPr>
            <w:t>[Status]</w:t>
          </w:r>
        </w:p>
      </w:docPartBody>
    </w:docPart>
    <w:docPart>
      <w:docPartPr>
        <w:name w:val="3E609D617E5F4723A2B44EB622798DF0"/>
        <w:category>
          <w:name w:val="General"/>
          <w:gallery w:val="placeholder"/>
        </w:category>
        <w:types>
          <w:type w:val="bbPlcHdr"/>
        </w:types>
        <w:behaviors>
          <w:behavior w:val="content"/>
        </w:behaviors>
        <w:guid w:val="{ED37751D-4D8C-47CC-AD17-CBEC32E32A51}"/>
      </w:docPartPr>
      <w:docPartBody>
        <w:p w:rsidR="00A927C0" w:rsidRDefault="00A927C0" w:rsidP="00A927C0">
          <w:pPr>
            <w:pStyle w:val="3E609D617E5F4723A2B44EB622798DF0"/>
          </w:pPr>
          <w:r>
            <w:rPr>
              <w:rStyle w:val="Textodelmarcadordeposicin"/>
            </w:rPr>
            <w:t>Public, Basic, High</w:t>
          </w:r>
        </w:p>
      </w:docPartBody>
    </w:docPart>
    <w:docPart>
      <w:docPartPr>
        <w:name w:val="B629FB97134346FBB6C89B212BE18FFD"/>
        <w:category>
          <w:name w:val="General"/>
          <w:gallery w:val="placeholder"/>
        </w:category>
        <w:types>
          <w:type w:val="bbPlcHdr"/>
        </w:types>
        <w:behaviors>
          <w:behavior w:val="content"/>
        </w:behaviors>
        <w:guid w:val="{0826E5C8-A1F2-4A59-8728-1F0B8B4DC2D4}"/>
      </w:docPartPr>
      <w:docPartBody>
        <w:p w:rsidR="00A927C0" w:rsidRDefault="00A927C0" w:rsidP="00A927C0">
          <w:pPr>
            <w:pStyle w:val="B629FB97134346FBB6C89B212BE18FFD"/>
          </w:pPr>
          <w:r>
            <w:rPr>
              <w:rStyle w:val="Textodelmarcadordeposicin"/>
            </w:rPr>
            <w:t>[Issue Date]</w:t>
          </w:r>
        </w:p>
      </w:docPartBody>
    </w:docPart>
    <w:docPart>
      <w:docPartPr>
        <w:name w:val="3B7126021617424F8C4AA49C0DD5ED86"/>
        <w:category>
          <w:name w:val="General"/>
          <w:gallery w:val="placeholder"/>
        </w:category>
        <w:types>
          <w:type w:val="bbPlcHdr"/>
        </w:types>
        <w:behaviors>
          <w:behavior w:val="content"/>
        </w:behaviors>
        <w:guid w:val="{D722B34E-5956-473D-8742-A6FABAA51312}"/>
      </w:docPartPr>
      <w:docPartBody>
        <w:p w:rsidR="00851D5F" w:rsidRDefault="00A927C0" w:rsidP="00A927C0">
          <w:pPr>
            <w:pStyle w:val="3B7126021617424F8C4AA49C0DD5ED86"/>
          </w:pPr>
          <w:r>
            <w:rPr>
              <w:rStyle w:val="Textodelmarcadordeposicin"/>
            </w:rPr>
            <w:t>[Issue Date]</w:t>
          </w:r>
        </w:p>
      </w:docPartBody>
    </w:docPart>
    <w:docPart>
      <w:docPartPr>
        <w:name w:val="1B72633ABCB6477C8ADE3E5C2581B4E1"/>
        <w:category>
          <w:name w:val="General"/>
          <w:gallery w:val="placeholder"/>
        </w:category>
        <w:types>
          <w:type w:val="bbPlcHdr"/>
        </w:types>
        <w:behaviors>
          <w:behavior w:val="content"/>
        </w:behaviors>
        <w:guid w:val="{F95ED678-DD92-47A4-BDB5-AB8628871796}"/>
      </w:docPartPr>
      <w:docPartBody>
        <w:p w:rsidR="00851D5F" w:rsidRDefault="00A927C0" w:rsidP="00A927C0">
          <w:pPr>
            <w:pStyle w:val="1B72633ABCB6477C8ADE3E5C2581B4E1"/>
          </w:pPr>
          <w:r>
            <w:rPr>
              <w:rStyle w:val="Textodelmarcadordeposicin"/>
            </w:rPr>
            <w:t>[Status]</w:t>
          </w:r>
        </w:p>
      </w:docPartBody>
    </w:docPart>
    <w:docPart>
      <w:docPartPr>
        <w:name w:val="EA4E425B8CEF459384B313A0F4010EF3"/>
        <w:category>
          <w:name w:val="General"/>
          <w:gallery w:val="placeholder"/>
        </w:category>
        <w:types>
          <w:type w:val="bbPlcHdr"/>
        </w:types>
        <w:behaviors>
          <w:behavior w:val="content"/>
        </w:behaviors>
        <w:guid w:val="{E387C824-8956-48E4-BD3D-8FC0B8557A64}"/>
      </w:docPartPr>
      <w:docPartBody>
        <w:p w:rsidR="00851D5F" w:rsidRDefault="00A927C0" w:rsidP="00A927C0">
          <w:pPr>
            <w:pStyle w:val="EA4E425B8CEF459384B313A0F4010EF3"/>
          </w:pPr>
          <w:r w:rsidRPr="003F55B6">
            <w:rPr>
              <w:rStyle w:val="Textodelmarcadordeposicin"/>
            </w:rPr>
            <w:t>[Subject]</w:t>
          </w:r>
        </w:p>
      </w:docPartBody>
    </w:docPart>
    <w:docPart>
      <w:docPartPr>
        <w:name w:val="DF5C1E3B722545A0923E5A6AA9678AF3"/>
        <w:category>
          <w:name w:val="General"/>
          <w:gallery w:val="placeholder"/>
        </w:category>
        <w:types>
          <w:type w:val="bbPlcHdr"/>
        </w:types>
        <w:behaviors>
          <w:behavior w:val="content"/>
        </w:behaviors>
        <w:guid w:val="{16167E32-EED4-4E62-81CC-54B7E5D48BDB}"/>
      </w:docPartPr>
      <w:docPartBody>
        <w:p w:rsidR="00851D5F" w:rsidRDefault="00A927C0" w:rsidP="00A927C0">
          <w:pPr>
            <w:pStyle w:val="DF5C1E3B722545A0923E5A6AA9678AF3"/>
          </w:pPr>
          <w:r>
            <w:rPr>
              <w:rStyle w:val="Textodelmarcadordeposicin"/>
            </w:rPr>
            <w:t>[Issue Date]</w:t>
          </w:r>
        </w:p>
      </w:docPartBody>
    </w:docPart>
    <w:docPart>
      <w:docPartPr>
        <w:name w:val="97AFF807269042E99D0388F7BBE83661"/>
        <w:category>
          <w:name w:val="General"/>
          <w:gallery w:val="placeholder"/>
        </w:category>
        <w:types>
          <w:type w:val="bbPlcHdr"/>
        </w:types>
        <w:behaviors>
          <w:behavior w:val="content"/>
        </w:behaviors>
        <w:guid w:val="{325CDC05-D128-4419-B597-38F2059B09DA}"/>
      </w:docPartPr>
      <w:docPartBody>
        <w:p w:rsidR="00851D5F" w:rsidRDefault="00A927C0" w:rsidP="00A927C0">
          <w:pPr>
            <w:pStyle w:val="97AFF807269042E99D0388F7BBE83661"/>
          </w:pPr>
          <w:r>
            <w:rPr>
              <w:rStyle w:val="Textodelmarcadordeposicin"/>
            </w:rPr>
            <w:t>[Status]</w:t>
          </w:r>
        </w:p>
      </w:docPartBody>
    </w:docPart>
    <w:docPart>
      <w:docPartPr>
        <w:name w:val="5C5013FC9F624306BD422A28CE04A372"/>
        <w:category>
          <w:name w:val="General"/>
          <w:gallery w:val="placeholder"/>
        </w:category>
        <w:types>
          <w:type w:val="bbPlcHdr"/>
        </w:types>
        <w:behaviors>
          <w:behavior w:val="content"/>
        </w:behaviors>
        <w:guid w:val="{339E87DC-7BEA-42D5-9BD7-A87D782F87D3}"/>
      </w:docPartPr>
      <w:docPartBody>
        <w:p w:rsidR="00851D5F" w:rsidRDefault="00851D5F" w:rsidP="00851D5F">
          <w:pPr>
            <w:pStyle w:val="5C5013FC9F624306BD422A28CE04A372"/>
          </w:pPr>
          <w:r w:rsidRPr="008651A3">
            <w:rPr>
              <w:rStyle w:val="Textodelmarcadordeposicin"/>
            </w:rPr>
            <w:t>Choose an item.</w:t>
          </w:r>
        </w:p>
      </w:docPartBody>
    </w:docPart>
    <w:docPart>
      <w:docPartPr>
        <w:name w:val="696513B2D13D454182AA606DDC1E3DAB"/>
        <w:category>
          <w:name w:val="General"/>
          <w:gallery w:val="placeholder"/>
        </w:category>
        <w:types>
          <w:type w:val="bbPlcHdr"/>
        </w:types>
        <w:behaviors>
          <w:behavior w:val="content"/>
        </w:behaviors>
        <w:guid w:val="{382E39CE-39B1-48B7-ACCA-0349A34ABB85}"/>
      </w:docPartPr>
      <w:docPartBody>
        <w:p w:rsidR="00851D5F" w:rsidRDefault="00851D5F" w:rsidP="00851D5F">
          <w:pPr>
            <w:pStyle w:val="696513B2D13D454182AA606DDC1E3DAB"/>
          </w:pPr>
          <w:r w:rsidRPr="008651A3">
            <w:rPr>
              <w:rStyle w:val="Textodelmarcadordeposicin"/>
            </w:rPr>
            <w:t>Choose an item.</w:t>
          </w:r>
        </w:p>
      </w:docPartBody>
    </w:docPart>
    <w:docPart>
      <w:docPartPr>
        <w:name w:val="1F42126E6F2E42D79525727ECE2BB5B1"/>
        <w:category>
          <w:name w:val="General"/>
          <w:gallery w:val="placeholder"/>
        </w:category>
        <w:types>
          <w:type w:val="bbPlcHdr"/>
        </w:types>
        <w:behaviors>
          <w:behavior w:val="content"/>
        </w:behaviors>
        <w:guid w:val="{AB7317AC-BE5A-414D-8296-A30275C0BDEA}"/>
      </w:docPartPr>
      <w:docPartBody>
        <w:p w:rsidR="00851D5F" w:rsidRDefault="00851D5F" w:rsidP="00851D5F">
          <w:pPr>
            <w:pStyle w:val="1F42126E6F2E42D79525727ECE2BB5B1"/>
          </w:pPr>
          <w:r w:rsidRPr="008651A3">
            <w:rPr>
              <w:rStyle w:val="Textodelmarcadordeposicin"/>
            </w:rPr>
            <w:t>Choose an item.</w:t>
          </w:r>
        </w:p>
      </w:docPartBody>
    </w:docPart>
    <w:docPart>
      <w:docPartPr>
        <w:name w:val="9D39DBE820904BC89CFBB662B47AD52D"/>
        <w:category>
          <w:name w:val="General"/>
          <w:gallery w:val="placeholder"/>
        </w:category>
        <w:types>
          <w:type w:val="bbPlcHdr"/>
        </w:types>
        <w:behaviors>
          <w:behavior w:val="content"/>
        </w:behaviors>
        <w:guid w:val="{7EF4BEA3-7BAF-4EB5-B45D-9D257FCB312E}"/>
      </w:docPartPr>
      <w:docPartBody>
        <w:p w:rsidR="00851D5F" w:rsidRDefault="00851D5F" w:rsidP="00851D5F">
          <w:pPr>
            <w:pStyle w:val="9D39DBE820904BC89CFBB662B47AD52D"/>
          </w:pPr>
          <w:r w:rsidRPr="008651A3">
            <w:rPr>
              <w:rStyle w:val="Textodelmarcadordeposicin"/>
            </w:rPr>
            <w:t>Choose an item.</w:t>
          </w:r>
        </w:p>
      </w:docPartBody>
    </w:docPart>
    <w:docPart>
      <w:docPartPr>
        <w:name w:val="DC748EE6609A477A84A612910964EE86"/>
        <w:category>
          <w:name w:val="General"/>
          <w:gallery w:val="placeholder"/>
        </w:category>
        <w:types>
          <w:type w:val="bbPlcHdr"/>
        </w:types>
        <w:behaviors>
          <w:behavior w:val="content"/>
        </w:behaviors>
        <w:guid w:val="{81EEEF4B-5A49-45D1-B41E-D0CD1E703F2B}"/>
      </w:docPartPr>
      <w:docPartBody>
        <w:p w:rsidR="00851D5F" w:rsidRDefault="00851D5F" w:rsidP="00851D5F">
          <w:pPr>
            <w:pStyle w:val="DC748EE6609A477A84A612910964EE86"/>
          </w:pPr>
          <w:r w:rsidRPr="008651A3">
            <w:rPr>
              <w:rStyle w:val="Textodelmarcadordeposicin"/>
            </w:rPr>
            <w:t>Choose an item.</w:t>
          </w:r>
        </w:p>
      </w:docPartBody>
    </w:docPart>
    <w:docPart>
      <w:docPartPr>
        <w:name w:val="9FBFA07EFC8944C8B71AAF01D25610D2"/>
        <w:category>
          <w:name w:val="General"/>
          <w:gallery w:val="placeholder"/>
        </w:category>
        <w:types>
          <w:type w:val="bbPlcHdr"/>
        </w:types>
        <w:behaviors>
          <w:behavior w:val="content"/>
        </w:behaviors>
        <w:guid w:val="{9D613460-9D8D-4820-9A08-FC1443421A46}"/>
      </w:docPartPr>
      <w:docPartBody>
        <w:p w:rsidR="00851D5F" w:rsidRDefault="00851D5F" w:rsidP="00851D5F">
          <w:pPr>
            <w:pStyle w:val="9FBFA07EFC8944C8B71AAF01D25610D2"/>
          </w:pPr>
          <w:r w:rsidRPr="008651A3">
            <w:rPr>
              <w:rStyle w:val="Textodelmarcadordeposicin"/>
            </w:rPr>
            <w:t>Choose an item.</w:t>
          </w:r>
        </w:p>
      </w:docPartBody>
    </w:docPart>
    <w:docPart>
      <w:docPartPr>
        <w:name w:val="009415130BDE4513A3B42E82CAA3F16F"/>
        <w:category>
          <w:name w:val="General"/>
          <w:gallery w:val="placeholder"/>
        </w:category>
        <w:types>
          <w:type w:val="bbPlcHdr"/>
        </w:types>
        <w:behaviors>
          <w:behavior w:val="content"/>
        </w:behaviors>
        <w:guid w:val="{543AB8D4-8800-4FB4-A527-017D797655EC}"/>
      </w:docPartPr>
      <w:docPartBody>
        <w:p w:rsidR="00851D5F" w:rsidRDefault="00851D5F" w:rsidP="00851D5F">
          <w:pPr>
            <w:pStyle w:val="009415130BDE4513A3B42E82CAA3F16F"/>
          </w:pPr>
          <w:r w:rsidRPr="008651A3">
            <w:rPr>
              <w:rStyle w:val="Textodelmarcadordeposicin"/>
            </w:rPr>
            <w:t>Choose an item.</w:t>
          </w:r>
        </w:p>
      </w:docPartBody>
    </w:docPart>
    <w:docPart>
      <w:docPartPr>
        <w:name w:val="72E7B048949742C1A4CD554829DE5010"/>
        <w:category>
          <w:name w:val="General"/>
          <w:gallery w:val="placeholder"/>
        </w:category>
        <w:types>
          <w:type w:val="bbPlcHdr"/>
        </w:types>
        <w:behaviors>
          <w:behavior w:val="content"/>
        </w:behaviors>
        <w:guid w:val="{3462134B-C546-41BA-845C-5610CF37E44F}"/>
      </w:docPartPr>
      <w:docPartBody>
        <w:p w:rsidR="00851D5F" w:rsidRDefault="00851D5F" w:rsidP="00851D5F">
          <w:pPr>
            <w:pStyle w:val="72E7B048949742C1A4CD554829DE5010"/>
          </w:pPr>
          <w:r w:rsidRPr="008651A3">
            <w:rPr>
              <w:rStyle w:val="Textodelmarcadordeposicin"/>
            </w:rPr>
            <w:t>Choose an item.</w:t>
          </w:r>
        </w:p>
      </w:docPartBody>
    </w:docPart>
    <w:docPart>
      <w:docPartPr>
        <w:name w:val="0B5D6A03CF7242D0AADACA96AB8749AB"/>
        <w:category>
          <w:name w:val="General"/>
          <w:gallery w:val="placeholder"/>
        </w:category>
        <w:types>
          <w:type w:val="bbPlcHdr"/>
        </w:types>
        <w:behaviors>
          <w:behavior w:val="content"/>
        </w:behaviors>
        <w:guid w:val="{747FAD0A-AD1E-4CDA-B879-D5D5C624A1F7}"/>
      </w:docPartPr>
      <w:docPartBody>
        <w:p w:rsidR="00851D5F" w:rsidRDefault="00851D5F" w:rsidP="00851D5F">
          <w:pPr>
            <w:pStyle w:val="0B5D6A03CF7242D0AADACA96AB8749AB"/>
          </w:pPr>
          <w:r w:rsidRPr="008651A3">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G Times (W1)">
    <w:altName w:val="Times New Roman"/>
    <w:charset w:val="00"/>
    <w:family w:val="roman"/>
    <w:pitch w:val="variable"/>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Realtime-ligh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imes-Italic+2">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EA3"/>
    <w:rsid w:val="00053532"/>
    <w:rsid w:val="00070DF0"/>
    <w:rsid w:val="000B00A9"/>
    <w:rsid w:val="001247AF"/>
    <w:rsid w:val="001450E8"/>
    <w:rsid w:val="0017231D"/>
    <w:rsid w:val="00176BD8"/>
    <w:rsid w:val="001A0F91"/>
    <w:rsid w:val="001F4F7D"/>
    <w:rsid w:val="00231588"/>
    <w:rsid w:val="002474A3"/>
    <w:rsid w:val="00266586"/>
    <w:rsid w:val="002777FB"/>
    <w:rsid w:val="00297895"/>
    <w:rsid w:val="002A152F"/>
    <w:rsid w:val="002F65B8"/>
    <w:rsid w:val="0031423D"/>
    <w:rsid w:val="00395518"/>
    <w:rsid w:val="003B7A73"/>
    <w:rsid w:val="003D195C"/>
    <w:rsid w:val="00421EA3"/>
    <w:rsid w:val="00427E8A"/>
    <w:rsid w:val="00460143"/>
    <w:rsid w:val="00483703"/>
    <w:rsid w:val="004960E2"/>
    <w:rsid w:val="004A00DE"/>
    <w:rsid w:val="00591082"/>
    <w:rsid w:val="00595FA9"/>
    <w:rsid w:val="005D4E4E"/>
    <w:rsid w:val="005F6452"/>
    <w:rsid w:val="00657F42"/>
    <w:rsid w:val="0067452A"/>
    <w:rsid w:val="006E205F"/>
    <w:rsid w:val="00753244"/>
    <w:rsid w:val="0077266F"/>
    <w:rsid w:val="007877D4"/>
    <w:rsid w:val="008153D8"/>
    <w:rsid w:val="00826862"/>
    <w:rsid w:val="00851D5F"/>
    <w:rsid w:val="00940D5E"/>
    <w:rsid w:val="00956585"/>
    <w:rsid w:val="00986CC4"/>
    <w:rsid w:val="009D799B"/>
    <w:rsid w:val="00A217D2"/>
    <w:rsid w:val="00A21CEA"/>
    <w:rsid w:val="00A90C84"/>
    <w:rsid w:val="00A911D5"/>
    <w:rsid w:val="00A927C0"/>
    <w:rsid w:val="00AD4478"/>
    <w:rsid w:val="00B03EDB"/>
    <w:rsid w:val="00B05395"/>
    <w:rsid w:val="00B207D4"/>
    <w:rsid w:val="00B31B81"/>
    <w:rsid w:val="00B323C5"/>
    <w:rsid w:val="00B51FB2"/>
    <w:rsid w:val="00BE2E10"/>
    <w:rsid w:val="00BF183A"/>
    <w:rsid w:val="00C13D1A"/>
    <w:rsid w:val="00C2109C"/>
    <w:rsid w:val="00C94F8F"/>
    <w:rsid w:val="00CB3BAD"/>
    <w:rsid w:val="00CF4EBC"/>
    <w:rsid w:val="00D01000"/>
    <w:rsid w:val="00D554E0"/>
    <w:rsid w:val="00D76694"/>
    <w:rsid w:val="00D9411A"/>
    <w:rsid w:val="00DB21B3"/>
    <w:rsid w:val="00DC084E"/>
    <w:rsid w:val="00DD1DAF"/>
    <w:rsid w:val="00E11D22"/>
    <w:rsid w:val="00E3697F"/>
    <w:rsid w:val="00F2253C"/>
    <w:rsid w:val="00F90E48"/>
    <w:rsid w:val="00F96C6E"/>
    <w:rsid w:val="00FD059A"/>
    <w:rsid w:val="00FF70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51D5F"/>
    <w:rPr>
      <w:color w:val="808080"/>
    </w:rPr>
  </w:style>
  <w:style w:type="paragraph" w:customStyle="1" w:styleId="1998DE4F9AEA47EBB9F0E1DD7A79FABB">
    <w:name w:val="1998DE4F9AEA47EBB9F0E1DD7A79FABB"/>
    <w:rsid w:val="00421EA3"/>
  </w:style>
  <w:style w:type="paragraph" w:customStyle="1" w:styleId="5A93024C8E824AC9B026ED3F703A858E">
    <w:name w:val="5A93024C8E824AC9B026ED3F703A858E"/>
    <w:rsid w:val="00421EA3"/>
  </w:style>
  <w:style w:type="paragraph" w:customStyle="1" w:styleId="917DBF71BD0C4A27967D85685E5118CC">
    <w:name w:val="917DBF71BD0C4A27967D85685E5118CC"/>
    <w:rsid w:val="00421EA3"/>
  </w:style>
  <w:style w:type="paragraph" w:customStyle="1" w:styleId="E25AAF3F77BE405F9713BA48991BC431">
    <w:name w:val="E25AAF3F77BE405F9713BA48991BC431"/>
    <w:rsid w:val="00421EA3"/>
  </w:style>
  <w:style w:type="paragraph" w:customStyle="1" w:styleId="24ADDEC62E7E424EB27E5B9BBB0BD2C5">
    <w:name w:val="24ADDEC62E7E424EB27E5B9BBB0BD2C5"/>
    <w:rsid w:val="00421EA3"/>
  </w:style>
  <w:style w:type="paragraph" w:customStyle="1" w:styleId="EE06588E4DCC484A9D67AFF01088F783">
    <w:name w:val="EE06588E4DCC484A9D67AFF01088F783"/>
    <w:rsid w:val="00421EA3"/>
  </w:style>
  <w:style w:type="paragraph" w:customStyle="1" w:styleId="015DBB2C678D4CEA8FC70DD1FD256DDC">
    <w:name w:val="015DBB2C678D4CEA8FC70DD1FD256DDC"/>
    <w:rsid w:val="00421EA3"/>
  </w:style>
  <w:style w:type="paragraph" w:customStyle="1" w:styleId="2D95528859FB4C9197464288D1CC3E1B">
    <w:name w:val="2D95528859FB4C9197464288D1CC3E1B"/>
    <w:rsid w:val="00421EA3"/>
  </w:style>
  <w:style w:type="paragraph" w:customStyle="1" w:styleId="78222964B6D74BB6B5936834C665FD5D">
    <w:name w:val="78222964B6D74BB6B5936834C665FD5D"/>
    <w:rsid w:val="00421EA3"/>
  </w:style>
  <w:style w:type="paragraph" w:customStyle="1" w:styleId="8B5E7C97D3D548FEB2C3C283E48F7AE1">
    <w:name w:val="8B5E7C97D3D548FEB2C3C283E48F7AE1"/>
    <w:rsid w:val="00421EA3"/>
  </w:style>
  <w:style w:type="paragraph" w:customStyle="1" w:styleId="E19BB1F1F27F4DC488DB7828D81CB959">
    <w:name w:val="E19BB1F1F27F4DC488DB7828D81CB959"/>
    <w:rsid w:val="00421EA3"/>
  </w:style>
  <w:style w:type="paragraph" w:customStyle="1" w:styleId="9ADF69B54D49490A9F2074E5EA0CAF65">
    <w:name w:val="9ADF69B54D49490A9F2074E5EA0CAF65"/>
    <w:rsid w:val="00421EA3"/>
  </w:style>
  <w:style w:type="paragraph" w:customStyle="1" w:styleId="99D723436DFF4B73A0FF31295654F642">
    <w:name w:val="99D723436DFF4B73A0FF31295654F642"/>
    <w:rsid w:val="00421EA3"/>
  </w:style>
  <w:style w:type="paragraph" w:customStyle="1" w:styleId="93C502ECE64F45D6B7D95FDFD61680CA">
    <w:name w:val="93C502ECE64F45D6B7D95FDFD61680CA"/>
    <w:rsid w:val="00421EA3"/>
  </w:style>
  <w:style w:type="paragraph" w:customStyle="1" w:styleId="DA996CDD3B804A0899731D787E4931B9">
    <w:name w:val="DA996CDD3B804A0899731D787E4931B9"/>
    <w:rsid w:val="00421EA3"/>
  </w:style>
  <w:style w:type="paragraph" w:customStyle="1" w:styleId="CDE0AE59EBB24D7090ED89667CE4DCA1">
    <w:name w:val="CDE0AE59EBB24D7090ED89667CE4DCA1"/>
    <w:rsid w:val="00421EA3"/>
  </w:style>
  <w:style w:type="paragraph" w:customStyle="1" w:styleId="BC6617E9372C4E709CBB7AA47E4A91E7">
    <w:name w:val="BC6617E9372C4E709CBB7AA47E4A91E7"/>
    <w:rsid w:val="00421EA3"/>
  </w:style>
  <w:style w:type="paragraph" w:customStyle="1" w:styleId="6EF92938C04C4FFD91B4A47B7ED69FED">
    <w:name w:val="6EF92938C04C4FFD91B4A47B7ED69FED"/>
    <w:rsid w:val="002777FB"/>
  </w:style>
  <w:style w:type="paragraph" w:customStyle="1" w:styleId="F8AB337C6AE74F50BB7CF545282F0D40">
    <w:name w:val="F8AB337C6AE74F50BB7CF545282F0D40"/>
    <w:rsid w:val="002777FB"/>
  </w:style>
  <w:style w:type="paragraph" w:customStyle="1" w:styleId="C480EDE739CF4A60AB99D0F20E665BE8">
    <w:name w:val="C480EDE739CF4A60AB99D0F20E665BE8"/>
    <w:rsid w:val="00657F42"/>
  </w:style>
  <w:style w:type="paragraph" w:customStyle="1" w:styleId="553D69B59D6340C9BF021B7BE6D8A1A5">
    <w:name w:val="553D69B59D6340C9BF021B7BE6D8A1A5"/>
    <w:rsid w:val="00D76694"/>
  </w:style>
  <w:style w:type="paragraph" w:customStyle="1" w:styleId="AD7E4F6FC026475A9C1BEA746EDDB522">
    <w:name w:val="AD7E4F6FC026475A9C1BEA746EDDB522"/>
    <w:rsid w:val="00D9411A"/>
  </w:style>
  <w:style w:type="paragraph" w:customStyle="1" w:styleId="7C31836AF5E44E2E8674C7E7D810230F">
    <w:name w:val="7C31836AF5E44E2E8674C7E7D810230F"/>
    <w:rsid w:val="00460143"/>
    <w:pPr>
      <w:spacing w:after="160" w:line="259" w:lineRule="auto"/>
    </w:pPr>
  </w:style>
  <w:style w:type="paragraph" w:customStyle="1" w:styleId="B743A0C30AEA483597F1029741478ED7">
    <w:name w:val="B743A0C30AEA483597F1029741478ED7"/>
    <w:rsid w:val="00460143"/>
    <w:pPr>
      <w:spacing w:after="160" w:line="259" w:lineRule="auto"/>
    </w:pPr>
  </w:style>
  <w:style w:type="paragraph" w:customStyle="1" w:styleId="E5AB58D5864C40EBA8794DC08F2355AF">
    <w:name w:val="E5AB58D5864C40EBA8794DC08F2355AF"/>
    <w:rsid w:val="00460143"/>
    <w:pPr>
      <w:spacing w:after="160" w:line="259" w:lineRule="auto"/>
    </w:pPr>
  </w:style>
  <w:style w:type="paragraph" w:customStyle="1" w:styleId="007407551F3F4608884FCFBE89C282FF">
    <w:name w:val="007407551F3F4608884FCFBE89C282FF"/>
    <w:rsid w:val="00A927C0"/>
    <w:pPr>
      <w:spacing w:after="160" w:line="259" w:lineRule="auto"/>
    </w:pPr>
    <w:rPr>
      <w:lang w:val="es-ES" w:eastAsia="es-ES"/>
    </w:rPr>
  </w:style>
  <w:style w:type="paragraph" w:customStyle="1" w:styleId="86ED6F8CB5A640318C0C9A71834D572E">
    <w:name w:val="86ED6F8CB5A640318C0C9A71834D572E"/>
    <w:rsid w:val="00A927C0"/>
    <w:pPr>
      <w:spacing w:after="160" w:line="259" w:lineRule="auto"/>
    </w:pPr>
    <w:rPr>
      <w:lang w:val="es-ES" w:eastAsia="es-ES"/>
    </w:rPr>
  </w:style>
  <w:style w:type="paragraph" w:customStyle="1" w:styleId="3E609D617E5F4723A2B44EB622798DF0">
    <w:name w:val="3E609D617E5F4723A2B44EB622798DF0"/>
    <w:rsid w:val="00A927C0"/>
    <w:pPr>
      <w:spacing w:after="160" w:line="259" w:lineRule="auto"/>
    </w:pPr>
    <w:rPr>
      <w:lang w:val="es-ES" w:eastAsia="es-ES"/>
    </w:rPr>
  </w:style>
  <w:style w:type="paragraph" w:customStyle="1" w:styleId="B629FB97134346FBB6C89B212BE18FFD">
    <w:name w:val="B629FB97134346FBB6C89B212BE18FFD"/>
    <w:rsid w:val="00A927C0"/>
    <w:pPr>
      <w:spacing w:after="160" w:line="259" w:lineRule="auto"/>
    </w:pPr>
    <w:rPr>
      <w:lang w:val="es-ES" w:eastAsia="es-ES"/>
    </w:rPr>
  </w:style>
  <w:style w:type="paragraph" w:customStyle="1" w:styleId="8F03DA820D1F4969A26F38BFBF9C6139">
    <w:name w:val="8F03DA820D1F4969A26F38BFBF9C6139"/>
    <w:rsid w:val="00A927C0"/>
    <w:pPr>
      <w:spacing w:after="160" w:line="259" w:lineRule="auto"/>
    </w:pPr>
    <w:rPr>
      <w:lang w:val="es-ES" w:eastAsia="es-ES"/>
    </w:rPr>
  </w:style>
  <w:style w:type="paragraph" w:customStyle="1" w:styleId="1BC95791BA984735B3CF95BE4626086B">
    <w:name w:val="1BC95791BA984735B3CF95BE4626086B"/>
    <w:rsid w:val="00A927C0"/>
    <w:pPr>
      <w:spacing w:after="160" w:line="259" w:lineRule="auto"/>
    </w:pPr>
    <w:rPr>
      <w:lang w:val="es-ES" w:eastAsia="es-ES"/>
    </w:rPr>
  </w:style>
  <w:style w:type="paragraph" w:customStyle="1" w:styleId="B4300AC5575E46EE8C4E2793491108FF">
    <w:name w:val="B4300AC5575E46EE8C4E2793491108FF"/>
    <w:rsid w:val="00A927C0"/>
    <w:pPr>
      <w:spacing w:after="160" w:line="259" w:lineRule="auto"/>
    </w:pPr>
    <w:rPr>
      <w:lang w:val="es-ES" w:eastAsia="es-ES"/>
    </w:rPr>
  </w:style>
  <w:style w:type="paragraph" w:customStyle="1" w:styleId="2A62FB420899463B825AE43220D23441">
    <w:name w:val="2A62FB420899463B825AE43220D23441"/>
    <w:rsid w:val="00A927C0"/>
    <w:pPr>
      <w:spacing w:after="160" w:line="259" w:lineRule="auto"/>
    </w:pPr>
    <w:rPr>
      <w:lang w:val="es-ES" w:eastAsia="es-ES"/>
    </w:rPr>
  </w:style>
  <w:style w:type="paragraph" w:customStyle="1" w:styleId="3B7126021617424F8C4AA49C0DD5ED86">
    <w:name w:val="3B7126021617424F8C4AA49C0DD5ED86"/>
    <w:rsid w:val="00A927C0"/>
    <w:pPr>
      <w:spacing w:after="160" w:line="259" w:lineRule="auto"/>
    </w:pPr>
    <w:rPr>
      <w:lang w:val="es-ES" w:eastAsia="es-ES"/>
    </w:rPr>
  </w:style>
  <w:style w:type="paragraph" w:customStyle="1" w:styleId="1B72633ABCB6477C8ADE3E5C2581B4E1">
    <w:name w:val="1B72633ABCB6477C8ADE3E5C2581B4E1"/>
    <w:rsid w:val="00A927C0"/>
    <w:pPr>
      <w:spacing w:after="160" w:line="259" w:lineRule="auto"/>
    </w:pPr>
    <w:rPr>
      <w:lang w:val="es-ES" w:eastAsia="es-ES"/>
    </w:rPr>
  </w:style>
  <w:style w:type="paragraph" w:customStyle="1" w:styleId="346B26899A3749FE85384A1A5D7F1E6F">
    <w:name w:val="346B26899A3749FE85384A1A5D7F1E6F"/>
    <w:rsid w:val="00A927C0"/>
    <w:pPr>
      <w:spacing w:after="160" w:line="259" w:lineRule="auto"/>
    </w:pPr>
    <w:rPr>
      <w:lang w:val="es-ES" w:eastAsia="es-ES"/>
    </w:rPr>
  </w:style>
  <w:style w:type="paragraph" w:customStyle="1" w:styleId="EA4E425B8CEF459384B313A0F4010EF3">
    <w:name w:val="EA4E425B8CEF459384B313A0F4010EF3"/>
    <w:rsid w:val="00A927C0"/>
    <w:pPr>
      <w:spacing w:after="160" w:line="259" w:lineRule="auto"/>
    </w:pPr>
    <w:rPr>
      <w:lang w:val="es-ES" w:eastAsia="es-ES"/>
    </w:rPr>
  </w:style>
  <w:style w:type="paragraph" w:customStyle="1" w:styleId="2A62FB420899463B825AE43220D234411">
    <w:name w:val="2A62FB420899463B825AE43220D234411"/>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2A62FB420899463B825AE43220D234412">
    <w:name w:val="2A62FB420899463B825AE43220D234412"/>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2A62FB420899463B825AE43220D234413">
    <w:name w:val="2A62FB420899463B825AE43220D234413"/>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2A62FB420899463B825AE43220D234414">
    <w:name w:val="2A62FB420899463B825AE43220D234414"/>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2C1647883738482AAC5192CEA5A550B1">
    <w:name w:val="2C1647883738482AAC5192CEA5A550B1"/>
    <w:rsid w:val="00A927C0"/>
    <w:pPr>
      <w:spacing w:after="160" w:line="259" w:lineRule="auto"/>
    </w:pPr>
    <w:rPr>
      <w:lang w:val="es-ES" w:eastAsia="es-ES"/>
    </w:rPr>
  </w:style>
  <w:style w:type="paragraph" w:customStyle="1" w:styleId="1596E20D2E8B416A9156109D4F2CBFC5">
    <w:name w:val="1596E20D2E8B416A9156109D4F2CBFC5"/>
    <w:rsid w:val="00A927C0"/>
    <w:pPr>
      <w:spacing w:after="160" w:line="259" w:lineRule="auto"/>
    </w:pPr>
    <w:rPr>
      <w:lang w:val="es-ES" w:eastAsia="es-ES"/>
    </w:rPr>
  </w:style>
  <w:style w:type="paragraph" w:customStyle="1" w:styleId="2A62FB420899463B825AE43220D234415">
    <w:name w:val="2A62FB420899463B825AE43220D234415"/>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910840E735B14158B67CDA707385569B">
    <w:name w:val="910840E735B14158B67CDA707385569B"/>
    <w:rsid w:val="00A927C0"/>
    <w:pPr>
      <w:spacing w:after="160" w:line="259" w:lineRule="auto"/>
    </w:pPr>
    <w:rPr>
      <w:lang w:val="es-ES" w:eastAsia="es-ES"/>
    </w:rPr>
  </w:style>
  <w:style w:type="paragraph" w:customStyle="1" w:styleId="0A4E9DE077374F27B153B9E98ABC665C">
    <w:name w:val="0A4E9DE077374F27B153B9E98ABC665C"/>
    <w:rsid w:val="00A927C0"/>
    <w:pPr>
      <w:spacing w:after="160" w:line="259" w:lineRule="auto"/>
    </w:pPr>
    <w:rPr>
      <w:lang w:val="es-ES" w:eastAsia="es-ES"/>
    </w:rPr>
  </w:style>
  <w:style w:type="paragraph" w:customStyle="1" w:styleId="512493A44A354F709E53D17503D2B5F9">
    <w:name w:val="512493A44A354F709E53D17503D2B5F9"/>
    <w:rsid w:val="00A927C0"/>
    <w:pPr>
      <w:spacing w:after="160" w:line="259" w:lineRule="auto"/>
    </w:pPr>
    <w:rPr>
      <w:lang w:val="es-ES" w:eastAsia="es-ES"/>
    </w:rPr>
  </w:style>
  <w:style w:type="paragraph" w:customStyle="1" w:styleId="2A62FB420899463B825AE43220D234416">
    <w:name w:val="2A62FB420899463B825AE43220D234416"/>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DF5C1E3B722545A0923E5A6AA9678AF3">
    <w:name w:val="DF5C1E3B722545A0923E5A6AA9678AF3"/>
    <w:rsid w:val="00A927C0"/>
    <w:pPr>
      <w:spacing w:after="160" w:line="259" w:lineRule="auto"/>
    </w:pPr>
    <w:rPr>
      <w:lang w:val="es-ES" w:eastAsia="es-ES"/>
    </w:rPr>
  </w:style>
  <w:style w:type="paragraph" w:customStyle="1" w:styleId="678804D84F9B458DA2D7F8CB1939420D">
    <w:name w:val="678804D84F9B458DA2D7F8CB1939420D"/>
    <w:rsid w:val="00A927C0"/>
    <w:pPr>
      <w:spacing w:after="160" w:line="259" w:lineRule="auto"/>
    </w:pPr>
    <w:rPr>
      <w:lang w:val="es-ES" w:eastAsia="es-ES"/>
    </w:rPr>
  </w:style>
  <w:style w:type="paragraph" w:customStyle="1" w:styleId="97AFF807269042E99D0388F7BBE83661">
    <w:name w:val="97AFF807269042E99D0388F7BBE83661"/>
    <w:rsid w:val="00A927C0"/>
    <w:pPr>
      <w:spacing w:after="160" w:line="259" w:lineRule="auto"/>
    </w:pPr>
    <w:rPr>
      <w:lang w:val="es-ES" w:eastAsia="es-ES"/>
    </w:rPr>
  </w:style>
  <w:style w:type="paragraph" w:customStyle="1" w:styleId="FF4ADA0B0B144FFA8612D61ACF457158">
    <w:name w:val="FF4ADA0B0B144FFA8612D61ACF457158"/>
    <w:rsid w:val="00A927C0"/>
    <w:pPr>
      <w:spacing w:after="160" w:line="259" w:lineRule="auto"/>
    </w:pPr>
    <w:rPr>
      <w:lang w:val="es-ES" w:eastAsia="es-ES"/>
    </w:rPr>
  </w:style>
  <w:style w:type="paragraph" w:customStyle="1" w:styleId="3C62C36F44A645239A2D258AEDF650C6">
    <w:name w:val="3C62C36F44A645239A2D258AEDF650C6"/>
    <w:rsid w:val="00A927C0"/>
    <w:pPr>
      <w:spacing w:after="160" w:line="259" w:lineRule="auto"/>
    </w:pPr>
    <w:rPr>
      <w:lang w:val="es-ES" w:eastAsia="es-ES"/>
    </w:rPr>
  </w:style>
  <w:style w:type="paragraph" w:customStyle="1" w:styleId="F80F5A718BCA4AC1BF956BCE32B92534">
    <w:name w:val="F80F5A718BCA4AC1BF956BCE32B92534"/>
    <w:rsid w:val="00A927C0"/>
    <w:pPr>
      <w:spacing w:after="160" w:line="259" w:lineRule="auto"/>
    </w:pPr>
    <w:rPr>
      <w:lang w:val="es-ES" w:eastAsia="es-ES"/>
    </w:rPr>
  </w:style>
  <w:style w:type="paragraph" w:customStyle="1" w:styleId="5C5013FC9F624306BD422A28CE04A372">
    <w:name w:val="5C5013FC9F624306BD422A28CE04A372"/>
    <w:rsid w:val="00851D5F"/>
    <w:pPr>
      <w:spacing w:after="160" w:line="259" w:lineRule="auto"/>
    </w:pPr>
    <w:rPr>
      <w:lang w:val="es-ES" w:eastAsia="es-ES"/>
    </w:rPr>
  </w:style>
  <w:style w:type="paragraph" w:customStyle="1" w:styleId="696513B2D13D454182AA606DDC1E3DAB">
    <w:name w:val="696513B2D13D454182AA606DDC1E3DAB"/>
    <w:rsid w:val="00851D5F"/>
    <w:pPr>
      <w:spacing w:after="160" w:line="259" w:lineRule="auto"/>
    </w:pPr>
    <w:rPr>
      <w:lang w:val="es-ES" w:eastAsia="es-ES"/>
    </w:rPr>
  </w:style>
  <w:style w:type="paragraph" w:customStyle="1" w:styleId="1F42126E6F2E42D79525727ECE2BB5B1">
    <w:name w:val="1F42126E6F2E42D79525727ECE2BB5B1"/>
    <w:rsid w:val="00851D5F"/>
    <w:pPr>
      <w:spacing w:after="160" w:line="259" w:lineRule="auto"/>
    </w:pPr>
    <w:rPr>
      <w:lang w:val="es-ES" w:eastAsia="es-ES"/>
    </w:rPr>
  </w:style>
  <w:style w:type="paragraph" w:customStyle="1" w:styleId="9D39DBE820904BC89CFBB662B47AD52D">
    <w:name w:val="9D39DBE820904BC89CFBB662B47AD52D"/>
    <w:rsid w:val="00851D5F"/>
    <w:pPr>
      <w:spacing w:after="160" w:line="259" w:lineRule="auto"/>
    </w:pPr>
    <w:rPr>
      <w:lang w:val="es-ES" w:eastAsia="es-ES"/>
    </w:rPr>
  </w:style>
  <w:style w:type="paragraph" w:customStyle="1" w:styleId="DC748EE6609A477A84A612910964EE86">
    <w:name w:val="DC748EE6609A477A84A612910964EE86"/>
    <w:rsid w:val="00851D5F"/>
    <w:pPr>
      <w:spacing w:after="160" w:line="259" w:lineRule="auto"/>
    </w:pPr>
    <w:rPr>
      <w:lang w:val="es-ES" w:eastAsia="es-ES"/>
    </w:rPr>
  </w:style>
  <w:style w:type="paragraph" w:customStyle="1" w:styleId="9FBFA07EFC8944C8B71AAF01D25610D2">
    <w:name w:val="9FBFA07EFC8944C8B71AAF01D25610D2"/>
    <w:rsid w:val="00851D5F"/>
    <w:pPr>
      <w:spacing w:after="160" w:line="259" w:lineRule="auto"/>
    </w:pPr>
    <w:rPr>
      <w:lang w:val="es-ES" w:eastAsia="es-ES"/>
    </w:rPr>
  </w:style>
  <w:style w:type="paragraph" w:customStyle="1" w:styleId="009415130BDE4513A3B42E82CAA3F16F">
    <w:name w:val="009415130BDE4513A3B42E82CAA3F16F"/>
    <w:rsid w:val="00851D5F"/>
    <w:pPr>
      <w:spacing w:after="160" w:line="259" w:lineRule="auto"/>
    </w:pPr>
    <w:rPr>
      <w:lang w:val="es-ES" w:eastAsia="es-ES"/>
    </w:rPr>
  </w:style>
  <w:style w:type="paragraph" w:customStyle="1" w:styleId="72E7B048949742C1A4CD554829DE5010">
    <w:name w:val="72E7B048949742C1A4CD554829DE5010"/>
    <w:rsid w:val="00851D5F"/>
    <w:pPr>
      <w:spacing w:after="160" w:line="259" w:lineRule="auto"/>
    </w:pPr>
    <w:rPr>
      <w:lang w:val="es-ES" w:eastAsia="es-ES"/>
    </w:rPr>
  </w:style>
  <w:style w:type="paragraph" w:customStyle="1" w:styleId="0B5D6A03CF7242D0AADACA96AB8749AB">
    <w:name w:val="0B5D6A03CF7242D0AADACA96AB8749AB"/>
    <w:rsid w:val="00851D5F"/>
    <w:pPr>
      <w:spacing w:after="160" w:line="259" w:lineRule="auto"/>
    </w:pPr>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2019-03-15T00:00:00</PublishDate>
  <Abstract>PM² Template v2.5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DAD5D1-66E4-4442-8C73-1A373776F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3409</TotalTime>
  <Pages>57</Pages>
  <Words>12311</Words>
  <Characters>67715</Characters>
  <Application>Microsoft Office Word</Application>
  <DocSecurity>0</DocSecurity>
  <Lines>564</Lines>
  <Paragraphs>159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Minutes of Meeting</vt:lpstr>
      <vt:lpstr>Minutes of Meeting</vt:lpstr>
    </vt:vector>
  </TitlesOfParts>
  <Company>European Commission</Company>
  <LinksUpToDate>false</LinksUpToDate>
  <CharactersWithSpaces>79867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dc:title>
  <dc:subject>Reportnet 3.0 Design and Development</dc:subject>
  <dc:creator>Author</dc:creator>
  <cp:lastModifiedBy>Jose Luis Anton Bueso</cp:lastModifiedBy>
  <cp:revision>90</cp:revision>
  <cp:lastPrinted>2019-02-04T15:37:00Z</cp:lastPrinted>
  <dcterms:created xsi:type="dcterms:W3CDTF">2019-04-08T09:53:00Z</dcterms:created>
  <dcterms:modified xsi:type="dcterms:W3CDTF">2020-06-29T14:47:00Z</dcterms:modified>
  <cp:category>Limited</cp:category>
  <cp:contentStatus>v0.1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VP60">
    <vt:lpwstr>OK</vt:lpwstr>
  </property>
</Properties>
</file>